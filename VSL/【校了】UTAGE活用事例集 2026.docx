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6teevy4l77dm" w:id="0"/>
      <w:bookmarkEnd w:id="0"/>
      <w:r w:rsidDel="00000000" w:rsidR="00000000" w:rsidRPr="00000000">
        <w:rPr>
          <w:rtl w:val="0"/>
        </w:rPr>
      </w:r>
    </w:p>
    <w:p w:rsidR="00000000" w:rsidDel="00000000" w:rsidP="00000000" w:rsidRDefault="00000000" w:rsidRPr="00000000" w14:paraId="00000002">
      <w:pPr>
        <w:pStyle w:val="Title"/>
        <w:jc w:val="center"/>
        <w:rPr/>
      </w:pPr>
      <w:bookmarkStart w:colFirst="0" w:colLast="0" w:name="_k4hjuy5m1j2i" w:id="1"/>
      <w:bookmarkEnd w:id="1"/>
      <w:r w:rsidDel="00000000" w:rsidR="00000000" w:rsidRPr="00000000">
        <w:rPr>
          <w:rtl w:val="0"/>
        </w:rPr>
      </w:r>
    </w:p>
    <w:p w:rsidR="00000000" w:rsidDel="00000000" w:rsidP="00000000" w:rsidRDefault="00000000" w:rsidRPr="00000000" w14:paraId="00000003">
      <w:pPr>
        <w:pStyle w:val="Title"/>
        <w:jc w:val="center"/>
        <w:rPr/>
      </w:pPr>
      <w:bookmarkStart w:colFirst="0" w:colLast="0" w:name="_ifnelrdsiln3" w:id="2"/>
      <w:bookmarkEnd w:id="2"/>
      <w:r w:rsidDel="00000000" w:rsidR="00000000" w:rsidRPr="00000000">
        <w:rPr>
          <w:rtl w:val="0"/>
        </w:rPr>
      </w:r>
    </w:p>
    <w:p w:rsidR="00000000" w:rsidDel="00000000" w:rsidP="00000000" w:rsidRDefault="00000000" w:rsidRPr="00000000" w14:paraId="00000004">
      <w:pPr>
        <w:pStyle w:val="Title"/>
        <w:jc w:val="center"/>
        <w:rPr/>
      </w:pPr>
      <w:bookmarkStart w:colFirst="0" w:colLast="0" w:name="_zh7ko9vouxsy" w:id="3"/>
      <w:bookmarkEnd w:id="3"/>
      <w:r w:rsidDel="00000000" w:rsidR="00000000" w:rsidRPr="00000000">
        <w:rPr>
          <w:rtl w:val="0"/>
        </w:rPr>
      </w:r>
    </w:p>
    <w:p w:rsidR="00000000" w:rsidDel="00000000" w:rsidP="00000000" w:rsidRDefault="00000000" w:rsidRPr="00000000" w14:paraId="00000005">
      <w:pPr>
        <w:pStyle w:val="Title"/>
        <w:jc w:val="center"/>
        <w:rPr/>
      </w:pPr>
      <w:bookmarkStart w:colFirst="0" w:colLast="0" w:name="_tfc9rd3r6f1n" w:id="4"/>
      <w:bookmarkEnd w:id="4"/>
      <w:r w:rsidDel="00000000" w:rsidR="00000000" w:rsidRPr="00000000">
        <w:rPr>
          <w:rtl w:val="0"/>
        </w:rPr>
      </w:r>
    </w:p>
    <w:p w:rsidR="00000000" w:rsidDel="00000000" w:rsidP="00000000" w:rsidRDefault="00000000" w:rsidRPr="00000000" w14:paraId="00000006">
      <w:pPr>
        <w:pStyle w:val="Title"/>
        <w:jc w:val="center"/>
        <w:rPr/>
      </w:pPr>
      <w:bookmarkStart w:colFirst="0" w:colLast="0" w:name="_hv924hwtynt8" w:id="5"/>
      <w:bookmarkEnd w:id="5"/>
      <w:r w:rsidDel="00000000" w:rsidR="00000000" w:rsidRPr="00000000">
        <w:rPr>
          <w:rtl w:val="0"/>
        </w:rPr>
      </w:r>
    </w:p>
    <w:p w:rsidR="00000000" w:rsidDel="00000000" w:rsidP="00000000" w:rsidRDefault="00000000" w:rsidRPr="00000000" w14:paraId="00000007">
      <w:pPr>
        <w:pStyle w:val="Title"/>
        <w:jc w:val="center"/>
        <w:rPr/>
      </w:pPr>
      <w:bookmarkStart w:colFirst="0" w:colLast="0" w:name="_iqlrl85xdpr3" w:id="6"/>
      <w:bookmarkEnd w:id="6"/>
      <w:r w:rsidDel="00000000" w:rsidR="00000000" w:rsidRPr="00000000">
        <w:rPr>
          <w:rtl w:val="0"/>
        </w:rPr>
      </w:r>
    </w:p>
    <w:p w:rsidR="00000000" w:rsidDel="00000000" w:rsidP="00000000" w:rsidRDefault="00000000" w:rsidRPr="00000000" w14:paraId="00000008">
      <w:pPr>
        <w:pStyle w:val="Title"/>
        <w:jc w:val="center"/>
        <w:rPr/>
      </w:pPr>
      <w:bookmarkStart w:colFirst="0" w:colLast="0" w:name="_qsxu0ryp4xsq" w:id="7"/>
      <w:bookmarkEnd w:id="7"/>
      <w:r w:rsidDel="00000000" w:rsidR="00000000" w:rsidRPr="00000000">
        <w:rPr>
          <w:rFonts w:ascii="Arial Unicode MS" w:cs="Arial Unicode MS" w:eastAsia="Arial Unicode MS" w:hAnsi="Arial Unicode MS"/>
          <w:rtl w:val="0"/>
        </w:rPr>
        <w:t xml:space="preserve">UTAGE活用事例集 2026</w:t>
      </w:r>
      <w:r w:rsidDel="00000000" w:rsidR="00000000" w:rsidRPr="00000000">
        <w:br w:type="page"/>
      </w:r>
      <w:r w:rsidDel="00000000" w:rsidR="00000000" w:rsidRPr="00000000">
        <w:rPr>
          <w:rtl w:val="0"/>
        </w:rPr>
      </w:r>
    </w:p>
    <w:p w:rsidR="00000000" w:rsidDel="00000000" w:rsidP="00000000" w:rsidRDefault="00000000" w:rsidRPr="00000000" w14:paraId="00000009">
      <w:pPr>
        <w:jc w:val="center"/>
        <w:rPr>
          <w:sz w:val="40"/>
          <w:szCs w:val="40"/>
        </w:rPr>
      </w:pPr>
      <w:r w:rsidDel="00000000" w:rsidR="00000000" w:rsidRPr="00000000">
        <w:rPr>
          <w:rFonts w:ascii="Arial Unicode MS" w:cs="Arial Unicode MS" w:eastAsia="Arial Unicode MS" w:hAnsi="Arial Unicode MS"/>
          <w:sz w:val="40"/>
          <w:szCs w:val="40"/>
          <w:rtl w:val="0"/>
        </w:rPr>
        <w:t xml:space="preserve">目次</w:t>
      </w:r>
    </w:p>
    <w:sdt>
      <w:sdtPr>
        <w:id w:val="2003389716"/>
        <w:docPartObj>
          <w:docPartGallery w:val="Table of Contents"/>
          <w:docPartUnique w:val="1"/>
        </w:docPartObj>
      </w:sdtPr>
      <w:sdtContent>
        <w:p w:rsidR="00000000" w:rsidDel="00000000" w:rsidP="00000000" w:rsidRDefault="00000000" w:rsidRPr="00000000" w14:paraId="0000000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dn4ifu6elka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はじめに</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4vi4oeblv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本事例集作成の背景</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qzruhnks5g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本事例集の活用方法</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z0nvh86zr4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城山 恒予 様</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z9qgdlxn7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「リストなし・時間なし」から1ヶ月で120万円超え！</w:t>
              <w:br w:type="textWrapping"/>
              <w:t xml:space="preserve">UTAGEフル活用で実現した「高速0→1」達成術</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mzgtwhux7m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中川 瞬 様</w:t>
              <w:tab/>
              <w:t xml:space="preserve">14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814lgdlcb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事前教育の導入で経営者相手でも30分で成約！</w:t>
              <w:br w:type="textWrapping"/>
              <w:t xml:space="preserve">成約ゼロのBtoB転換を救った"自動ウェビナー活用術"</w:t>
              <w:tab/>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t4yaeazrow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秦野 真里 様</w:t>
              <w:tab/>
              <w:t xml:space="preserve">19</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e9pgn719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月30回のセミナー開催がゼロに！</w:t>
              <w:br w:type="textWrapping"/>
              <w:t xml:space="preserve">「自動ウェビナー × 無料体験レッスン」で</w:t>
              <w:br w:type="textWrapping"/>
              <w:t xml:space="preserve">ジャズ講師が年収10倍を達成した</w:t>
              <w:br w:type="textWrapping"/>
              <w:t xml:space="preserve">「体験型教育ファネル」構築術</w:t>
              <w:tab/>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0ere42g1rs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こんのりり 様</w:t>
              <w:tab/>
              <w:t xml:space="preserve">24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43ad7rzcd8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ブランド体験にこだわった導線設計で</w:t>
              <w:br w:type="textWrapping"/>
              <w:t xml:space="preserve">体験会からの講座成約率が7倍に！ </w:t>
              <w:br w:type="textWrapping"/>
              <w:t xml:space="preserve">「世界観を壊さない」自動化ファネル構築術</w:t>
              <w:tab/>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zsjcjgsvzu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水野 彩香 様</w:t>
              <w:tab/>
              <w:t xml:space="preserve">31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b855bzeh1t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「自分がいなくても事業が回る」仕組みを実現！</w:t>
              <w:br w:type="textWrapping"/>
              <w:t xml:space="preserve">UTAGEの真価は”裏方”にあり。3児のママによる</w:t>
              <w:br w:type="textWrapping"/>
              <w:t xml:space="preserve">「事業も人生も諦めない」バックオフィス構築術</w:t>
              <w:tab/>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0y5aqia7q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後藤 伸正 様</w:t>
              <w:tab/>
              <w:t xml:space="preserve">40</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vrqs1jzegd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新規集客を自動化し、1日3時間労働へ</w:t>
              <w:br w:type="textWrapping"/>
              <w:t xml:space="preserve">ROAS200%で広告費の即時回収を実現する</w:t>
              <w:br w:type="textWrapping"/>
              <w:t xml:space="preserve">「自動ウェビナー × トリップワイヤー」融合型ファネル構築術</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8yplob46bi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原田 牧恵 様</w:t>
              <w:tab/>
              <w:t xml:space="preserve">45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rt85x4ks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747件の成約を生み出した「紹介の仕組み化」</w:t>
              <w:br w:type="textWrapping"/>
              <w:t xml:space="preserve">自社集客を”受講生の実践教材"に変えるパートナー機能活用術</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197i4jvdo1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徳武 輝彦 様</w:t>
              <w:tab/>
              <w:t xml:space="preserve">51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y393sgh2i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「"ROAS1万%いく説”は本当です」</w:t>
              <w:br w:type="textWrapping"/>
              <w:t xml:space="preserve">ボトルネックの特定と改善を高速化！</w:t>
              <w:br w:type="textWrapping"/>
              <w:t xml:space="preserve">「数値分析」でファネルを強くする"億超えPDCA術"</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cfq1otb5w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まどか 様</w:t>
              <w:tab/>
              <w:t xml:space="preserve">58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71ogdlt2z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ローンチ疲れと実働サポートからの脱却！</w:t>
              <w:br w:type="textWrapping"/>
              <w:t xml:space="preserve">受講生の成果と満足度を高める”教育・サポート自動化術”</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fcbp54440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株式会社CC菅原様</w:t>
              <w:tab/>
              <w:t xml:space="preserve">63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t78b5g9dxd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「属人化」から「仕組み化」へ</w:t>
              <w:br w:type="textWrapping"/>
              <w:t xml:space="preserve">年商5億円越えの”人に依存しない”チームDX術</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8l3t3gnfau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山本 猛 様</w:t>
              <w:tab/>
              <w:t xml:space="preserve">67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goubn19bz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4つの機能を集約し、煩雑な海外ツールから脱却！</w:t>
              <w:br w:type="textWrapping"/>
              <w:t xml:space="preserve">業務効率化と固定費削減を両立した</w:t>
              <w:br w:type="textWrapping"/>
              <w:t xml:space="preserve">「ツール一本化」の成功事例</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8n6wha0isu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金城 有紀 様</w:t>
              <w:tab/>
              <w:t xml:space="preserve">72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wclg2isyis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個別相談の成約率100%・月商4,600万円を達成！</w:t>
              <w:br w:type="textWrapping"/>
              <w:t xml:space="preserve">冷やかし客を通さない「超・選別型ファネル」構築術</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jh0jt2wxeh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川崎 洋 様</w:t>
              <w:tab/>
              <w:t xml:space="preserve">76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gbaws9npko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「自分が稼働しないと売れない」を脱却</w:t>
              <w:br w:type="textWrapping"/>
              <w:t xml:space="preserve">予約・教育・決済・コンテンツ提供を自動化！</w:t>
              <w:br w:type="textWrapping"/>
              <w:t xml:space="preserve">事務作業をゼロにする"ワンストップ"ファネル運用術</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btqync71mg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渡邊 巧 様</w:t>
              <w:tab/>
              <w:t xml:space="preserve">80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we2whoyk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「労働集約型」から脱却し、月40時間の作業を削減</w:t>
              <w:br w:type="textWrapping"/>
              <w:t xml:space="preserve">"価値提供の自動化"で信頼を積み上げるトリップワイヤー戦略</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u2qzu3dnof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田中 陽子 様</w:t>
              <w:tab/>
              <w:t xml:space="preserve">85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n00ci6fv86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「ITが苦手」な顧客を救う、究極の一本化！</w:t>
              <w:br w:type="textWrapping"/>
              <w:t xml:space="preserve">HP・LINE・予約・決済・会員サイトまで。</w:t>
              <w:br w:type="textWrapping"/>
              <w:t xml:space="preserve">UTAGE1つで事業が回る"ワンストップ運用モデル"</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li9tmqe3et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辻井 公明 様</w:t>
              <w:tab/>
              <w:t xml:space="preserve">90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qqe5g4xast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「チャレンジ企画」の開催負担と集客プレッシャーから解放！</w:t>
              <w:br w:type="textWrapping"/>
              <w:t xml:space="preserve">ウェビナー連結で実現した”自動チャレンジローンチ”の仕組み</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1v2drv7ohz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前 大信 様</w:t>
              <w:tab/>
              <w:t xml:space="preserve">95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g5xi0sz9c5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「貯金ゼロ」のどん底からV字回復！</w:t>
              <w:br w:type="textWrapping"/>
              <w:t xml:space="preserve">週20時間労働でROAS4,300%超を実現した</w:t>
              <w:br w:type="textWrapping"/>
              <w:t xml:space="preserve">「超・シンプルファネル」構築術</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p1uaresbmq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アポロン陽子 様</w:t>
              <w:tab/>
              <w:t xml:space="preserve">100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sj54ya8si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4つのツールを1つにまとめ、月60時間を削減！</w:t>
              <w:br w:type="textWrapping"/>
              <w:t xml:space="preserve">「自動化とは、温かさの再現である」 </w:t>
              <w:br w:type="textWrapping"/>
              <w:t xml:space="preserve">AI×UTAGEで実現した「心が通う」仕組み化術</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99uaahoyd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toronto 様</w:t>
              <w:tab/>
              <w:t xml:space="preserve">105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86dv0x364m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Zoomセミナーを「自動化」して売上1.5倍！</w:t>
              <w:br w:type="textWrapping"/>
              <w:t xml:space="preserve">"10分毎開催"の自動ウェビナーで参加率を高める</w:t>
              <w:br w:type="textWrapping"/>
              <w:t xml:space="preserve">「個別相談」自動獲得ファネル構築術</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jbz8xi958t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飯塚 美香 様</w:t>
              <w:tab/>
              <w:t xml:space="preserve">109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oc9p1mkfj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立ち上げ初期のコミュニティでモニター22名を獲得！</w:t>
              <w:br w:type="textWrapping"/>
              <w:t xml:space="preserve">家事・育児・経営の"ワンオペ"だから顧客育成を効率化</w:t>
              <w:br w:type="textWrapping"/>
              <w:t xml:space="preserve">多角的アプローチで信頼を育む「2段階フォローアップ術」</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fwbytz6gxk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ジェフ 様</w:t>
              <w:tab/>
              <w:t xml:space="preserve">113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w236gxm8dt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「技術なし・知識なし」でも迷わず完成</w:t>
              <w:br w:type="textWrapping"/>
              <w:t xml:space="preserve">雛形LPで「インスタDMの個別対応」を手放す</w:t>
              <w:br w:type="textWrapping"/>
              <w:t xml:space="preserve"> “テンプレ活用型”ファネル構築メソッド</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1s5kqqv1b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西山 美穂 様</w:t>
              <w:tab/>
              <w:t xml:space="preserve">117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lm8d2uw1wk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手動リマインドのストレスから解放！</w:t>
              <w:br w:type="textWrapping"/>
              <w:t xml:space="preserve">「メールを送らなきゃ」のプレッシャーをなくす</w:t>
              <w:br w:type="textWrapping"/>
              <w:t xml:space="preserve">"予約管理自動化"のスモールスタート術</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btrrsw4e5h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鈴木 隆寛 様</w:t>
              <w:tab/>
              <w:t xml:space="preserve">121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xr4nk368rm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「資金不足」で夢を諦めさせない。</w:t>
              <w:br w:type="textWrapping"/>
              <w:t xml:space="preserve">半年で売上1,000万円増を実現した</w:t>
              <w:br w:type="textWrapping"/>
              <w:t xml:space="preserve">「個別相談 × 分割決済 × ダウンセル」</w:t>
              <w:br w:type="textWrapping"/>
              <w:t xml:space="preserve">の"取りこぼし防止"ファネル戦略</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e18ip16tau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インスタマーケ会社 様</w:t>
              <w:tab/>
              <w:t xml:space="preserve">126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90xp1xzbdw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「手動対応の限界」を突破し、個別相談の申込が2倍に！</w:t>
              <w:br w:type="textWrapping"/>
              <w:t xml:space="preserve">動画教育から納品までを自動でつなぐ”1人運営”の最適解</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ts0191mzaj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矢野 徹 様</w:t>
              <w:tab/>
              <w:t xml:space="preserve">130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1aanlvfl5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セールスレターだけの販売から脱却</w:t>
              <w:br w:type="textWrapping"/>
              <w:t xml:space="preserve">動画の"教育効果”で成約率を2倍に高めた</w:t>
              <w:br w:type="textWrapping"/>
              <w:t xml:space="preserve">「プロダクトローンチ」ファネル戦略</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y8zvwbvcbb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りんママ 様</w:t>
              <w:tab/>
              <w:t xml:space="preserve">134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aeq5tjxwm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LステップからUTAGEへの</w:t>
              <w:br w:type="textWrapping"/>
              <w:t xml:space="preserve">「完全移行」で固定費を⅕に削減！</w:t>
              <w:br w:type="textWrapping"/>
              <w:t xml:space="preserve">24時間稼働のプレゼント配布により</w:t>
              <w:br w:type="textWrapping"/>
              <w:t xml:space="preserve">4万リストを獲得した自動集客モデル</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sfpn7acc4l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三澤 勇一 様</w:t>
              <w:tab/>
              <w:t xml:space="preserve">139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xsmg6j2be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WordPressからの脱却で可能にしたスピード運営</w:t>
              <w:br w:type="textWrapping"/>
              <w:t xml:space="preserve">LTV3倍を実現した「ファネル×予約機能」活用術</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kcabrt1g9v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垣花 夏未 様</w:t>
              <w:tab/>
              <w:t xml:space="preserve">143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rm64zt7vza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「資料送付だけ」の機会損失をゼロに</w:t>
              <w:br w:type="textWrapping"/>
              <w:t xml:space="preserve">“体験型”自動ウェビナーでニッチジャンルの売上12倍！</w:t>
              <w:br w:type="textWrapping"/>
              <w:t xml:space="preserve">社員3名でも回る「スクール事業の自動化モデル」</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50mzpuzij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高見 英作 様</w:t>
              <w:tab/>
              <w:t xml:space="preserve">147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4lws58h0mx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「手動作業の限界」を突破し、半年で売上1.2億円！</w:t>
              <w:br w:type="textWrapping"/>
              <w:t xml:space="preserve">"ライブ感"の演出と"裏方の自動化"を両立する</w:t>
              <w:br w:type="textWrapping"/>
              <w:t xml:space="preserve">「リアル×自動化」のハイブリッド戦略</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swzmrl8dvv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渡辺 みゆ 様</w:t>
              <w:tab/>
              <w:t xml:space="preserve">153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f13vjfdrsa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「セミナー開催ゼロ」で年商1.2億円を達成！</w:t>
              <w:br w:type="textWrapping"/>
              <w:t xml:space="preserve">VSL自動集客でROAS9,000%を実現した</w:t>
              <w:br w:type="textWrapping"/>
              <w:t xml:space="preserve">「個別相談×サブスク」の"二段構え"ファネル戦略</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lpync1xgcc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灘本 敏 様</w:t>
              <w:tab/>
              <w:t xml:space="preserve">158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5fbriv5tkj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「一発屋施策」から「資産となる仕組み化」へ</w:t>
              <w:br w:type="textWrapping"/>
              <w:t xml:space="preserve">自動ウェビナーと緻密なデータ分析で反応率2倍を実現</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ym6w4po78r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りんちゃん 様</w:t>
              <w:tab/>
              <w:t xml:space="preserve">163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vfxlkvnfq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手動対応を手放して</w:t>
              <w:br w:type="textWrapping"/>
              <w:t xml:space="preserve">LINE経由の「予約率3倍」を実現</w:t>
              <w:br w:type="textWrapping"/>
              <w:t xml:space="preserve">"人の温度"を乗せる自動化で叶えた</w:t>
              <w:br w:type="textWrapping"/>
              <w:t xml:space="preserve">安定収益と家族時間の両立</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uj0v7jhmg0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金澤 則幸 様</w:t>
              <w:br w:type="textWrapping"/>
              <w:t xml:space="preserve">おでん 様</w:t>
              <w:tab/>
              <w:t xml:space="preserve">167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dmo5r8dxyl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セミナー開催の「労働集約」から脱却！</w:t>
              <w:br w:type="textWrapping"/>
              <w:t xml:space="preserve">成約率を維持しつつ"毎日開催"で売上2倍へ</w:t>
              <w:br w:type="textWrapping"/>
              <w:t xml:space="preserve">販売機会を最大化する「自動ウェビナー構築術」</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yrv7aakivs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手塚 正人 様</w:t>
              <w:tab/>
              <w:t xml:space="preserve">172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9iiz8be3nl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月間個別相談数が6倍に急増！</w:t>
              <w:br w:type="textWrapping"/>
              <w:t xml:space="preserve">「感覚」を捨て「データ」で判断</w:t>
              <w:br w:type="textWrapping"/>
              <w:t xml:space="preserve">迷走する"0→1"突破のための分析・改善術</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hjy12wtdgx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綾 様</w:t>
              <w:tab/>
              <w:t xml:space="preserve">178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uyzfhwcg7f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「リアルタイム講座」の限界を突破！</w:t>
              <w:br w:type="textWrapping"/>
              <w:t xml:space="preserve">育児中の受講生も"自分のペース"で学べる </w:t>
              <w:br w:type="textWrapping"/>
              <w:t xml:space="preserve">手動管理ゼロで「満足度」を高めるスクール運営</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j381hgfhf2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TK 様</w:t>
              <w:tab/>
              <w:t xml:space="preserve">183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nr7325prk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「メールが届かない」ストレスから解放！</w:t>
              <w:br w:type="textWrapping"/>
              <w:t xml:space="preserve">"LINE誘導×ラベル管理"でキャンセルを減らす導線設計</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mxj43tzi87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齋藤 たいき 様</w:t>
              <w:tab/>
              <w:t xml:space="preserve">187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ee1hlem46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「VSL×トリップワイヤー」で集客・販売を自動化し</w:t>
              <w:br w:type="textWrapping"/>
              <w:t xml:space="preserve">受講生の「サポート」に集中できる環境を整備！</w:t>
              <w:br w:type="textWrapping"/>
              <w:t xml:space="preserve">1年で600名を支える"大規模コミュニティ"運営術</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ryiz2u6tfk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いのうえ ゆうこ 様</w:t>
              <w:tab/>
              <w:t xml:space="preserve">192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mgmrfo9169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「7人×2ヶ月」の準備期間を「1人×1日」に短縮！</w:t>
              <w:br w:type="textWrapping"/>
              <w:t xml:space="preserve">外注依存を脱却する”ローンチ内製化”の仕組み</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pl68idaodq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エイゴフル 様</w:t>
              <w:tab/>
              <w:t xml:space="preserve">197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q8133dd5x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独立半年、仕組み化から1ヶ月で売上100万円！</w:t>
              <w:br w:type="textWrapping"/>
              <w:t xml:space="preserve">「一人で悩まない」サポート活用で</w:t>
              <w:br w:type="textWrapping"/>
              <w:t xml:space="preserve">個別面談獲得を自動化したファネル構築術</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1x0e8wuzry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清永 仁 様</w:t>
              <w:tab/>
              <w:t xml:space="preserve">201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dvhjbkfra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“お付き合いしたい顧客”だけを集めて成約率アップ！</w:t>
              <w:br w:type="textWrapping"/>
              <w:t xml:space="preserve">個別相談の質を高める「自動ウェビナー」活用術</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yr6img8ow6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おわりに</w:t>
              <w:tab/>
              <w:t xml:space="preserve">206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6nabm66n94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禁止事項及び免責事項</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pStyle w:val="Heading1"/>
        <w:jc w:val="center"/>
        <w:rPr/>
      </w:pPr>
      <w:bookmarkStart w:colFirst="0" w:colLast="0" w:name="_m5xwskawsdoh" w:id="8"/>
      <w:bookmarkEnd w:id="8"/>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jc w:val="center"/>
        <w:rPr/>
      </w:pPr>
      <w:bookmarkStart w:colFirst="0" w:colLast="0" w:name="_dn4ifu6elkaq" w:id="9"/>
      <w:bookmarkEnd w:id="9"/>
      <w:r w:rsidDel="00000000" w:rsidR="00000000" w:rsidRPr="00000000">
        <w:rPr>
          <w:rFonts w:ascii="Arial Unicode MS" w:cs="Arial Unicode MS" w:eastAsia="Arial Unicode MS" w:hAnsi="Arial Unicode MS"/>
          <w:rtl w:val="0"/>
        </w:rPr>
        <w:t xml:space="preserve">はじめに</w:t>
      </w:r>
    </w:p>
    <w:p w:rsidR="00000000" w:rsidDel="00000000" w:rsidP="00000000" w:rsidRDefault="00000000" w:rsidRPr="00000000" w14:paraId="00000061">
      <w:pPr>
        <w:pStyle w:val="Heading2"/>
        <w:rPr/>
      </w:pPr>
      <w:bookmarkStart w:colFirst="0" w:colLast="0" w:name="_f4vi4oeblvm9" w:id="10"/>
      <w:bookmarkEnd w:id="10"/>
      <w:r w:rsidDel="00000000" w:rsidR="00000000" w:rsidRPr="00000000">
        <w:rPr>
          <w:rFonts w:ascii="Arial Unicode MS" w:cs="Arial Unicode MS" w:eastAsia="Arial Unicode MS" w:hAnsi="Arial Unicode MS"/>
          <w:rtl w:val="0"/>
        </w:rPr>
        <w:t xml:space="preserve">本事例集作成の背景</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平素より、UTAGEをご利用いただき誠にありがとうございます。</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昨年度、大変ご好評をいただきました「UTAGE活用事例集」。本年度は、皆様のご協力のもとさらに内容を充実させ、パワーアップした『UTAGE活用事例集 2026』としてお届けできることを、心より嬉しく思います。</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一人で思いつく施策には限界がある」からこそ、コミュニティ全体で活用事例を共有し合い、皆様の日々の業務改善に役立つ「参考書」を作成したい。その想いで、今回も皆様から貴重な事例を募集いたしました。</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本書には、UTAGEユーザーの皆様にご投稿いただいた中から、次のような事例を厳選して掲載しております。</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numPr>
          <w:ilvl w:val="0"/>
          <w:numId w:val="114"/>
        </w:numPr>
        <w:ind w:left="720" w:hanging="360"/>
      </w:pPr>
      <w:r w:rsidDel="00000000" w:rsidR="00000000" w:rsidRPr="00000000">
        <w:rPr>
          <w:rFonts w:ascii="Arial Unicode MS" w:cs="Arial Unicode MS" w:eastAsia="Arial Unicode MS" w:hAnsi="Arial Unicode MS"/>
          <w:rtl w:val="0"/>
        </w:rPr>
        <w:t xml:space="preserve">劇的な売上向上や、ビジネスの急成長を実現された事例</w:t>
      </w:r>
    </w:p>
    <w:p w:rsidR="00000000" w:rsidDel="00000000" w:rsidP="00000000" w:rsidRDefault="00000000" w:rsidRPr="00000000" w14:paraId="0000006B">
      <w:pPr>
        <w:numPr>
          <w:ilvl w:val="0"/>
          <w:numId w:val="114"/>
        </w:numPr>
        <w:ind w:left="720" w:hanging="360"/>
      </w:pPr>
      <w:r w:rsidDel="00000000" w:rsidR="00000000" w:rsidRPr="00000000">
        <w:rPr>
          <w:rFonts w:ascii="Arial Unicode MS" w:cs="Arial Unicode MS" w:eastAsia="Arial Unicode MS" w:hAnsi="Arial Unicode MS"/>
          <w:rtl w:val="0"/>
        </w:rPr>
        <w:t xml:space="preserve">業務効率化により、大幅なコスト削減と時間短縮に成功された事例</w:t>
      </w:r>
    </w:p>
    <w:p w:rsidR="00000000" w:rsidDel="00000000" w:rsidP="00000000" w:rsidRDefault="00000000" w:rsidRPr="00000000" w14:paraId="0000006C">
      <w:pPr>
        <w:numPr>
          <w:ilvl w:val="0"/>
          <w:numId w:val="114"/>
        </w:numPr>
        <w:ind w:left="720" w:hanging="360"/>
      </w:pPr>
      <w:r w:rsidDel="00000000" w:rsidR="00000000" w:rsidRPr="00000000">
        <w:rPr>
          <w:rFonts w:ascii="Arial Unicode MS" w:cs="Arial Unicode MS" w:eastAsia="Arial Unicode MS" w:hAnsi="Arial Unicode MS"/>
          <w:rtl w:val="0"/>
        </w:rPr>
        <w:t xml:space="preserve">独自の機能活用で、ビジネスの課題を見事に解決された事例</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勉強会や作業会を開催する中で、「活用事例を紹介してほしい」というご要望を多数いただいておりました。UTAGEは多機能なオールインワンシステムであるため、どのように活用すればどのような成果につながるのか、イメージしにくいと感じられる方もいらっしゃるかと思います。</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そこで、UTAGEを活用して成果を上げられている方々が、具体的にどの機能をどのような意図で使うことでビジネス課題を解決し、売上向上やコスト削減、時間短縮といった成果につなげているのか。その戦略を深くご理解いただくために、本書を作成いたしました。</w:t>
      </w:r>
    </w:p>
    <w:p w:rsidR="00000000" w:rsidDel="00000000" w:rsidP="00000000" w:rsidRDefault="00000000" w:rsidRPr="00000000" w14:paraId="00000071">
      <w:pPr>
        <w:pStyle w:val="Heading2"/>
        <w:rPr/>
      </w:pPr>
      <w:bookmarkStart w:colFirst="0" w:colLast="0" w:name="_uqzruhnks5g6" w:id="11"/>
      <w:bookmarkEnd w:id="11"/>
      <w:r w:rsidDel="00000000" w:rsidR="00000000" w:rsidRPr="00000000">
        <w:rPr>
          <w:rFonts w:ascii="Arial Unicode MS" w:cs="Arial Unicode MS" w:eastAsia="Arial Unicode MS" w:hAnsi="Arial Unicode MS"/>
          <w:rtl w:val="0"/>
        </w:rPr>
        <w:t xml:space="preserve">本事例集の活用方法</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本書に掲載された事例には、ビジネスモデルそのものを一新するような大きな変革を遂げられた方もいれば、日々の小さな改善を積み重ねて着実に成果を上げられた方もいらっしゃいます。</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本書をご覧いただき、ぜひ次の3つの視点でご活用ください。</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numPr>
          <w:ilvl w:val="0"/>
          <w:numId w:val="71"/>
        </w:numPr>
        <w:ind w:left="720" w:hanging="360"/>
      </w:pPr>
      <w:r w:rsidDel="00000000" w:rsidR="00000000" w:rsidRPr="00000000">
        <w:rPr>
          <w:rFonts w:ascii="Arial Unicode MS" w:cs="Arial Unicode MS" w:eastAsia="Arial Unicode MS" w:hAnsi="Arial Unicode MS"/>
          <w:rtl w:val="0"/>
        </w:rPr>
        <w:t xml:space="preserve">ビジネス全体の変革を検討する</w:t>
      </w:r>
    </w:p>
    <w:p w:rsidR="00000000" w:rsidDel="00000000" w:rsidP="00000000" w:rsidRDefault="00000000" w:rsidRPr="00000000" w14:paraId="00000077">
      <w:pPr>
        <w:numPr>
          <w:ilvl w:val="0"/>
          <w:numId w:val="71"/>
        </w:numPr>
        <w:ind w:left="720" w:hanging="360"/>
      </w:pPr>
      <w:r w:rsidDel="00000000" w:rsidR="00000000" w:rsidRPr="00000000">
        <w:rPr>
          <w:rFonts w:ascii="Arial Unicode MS" w:cs="Arial Unicode MS" w:eastAsia="Arial Unicode MS" w:hAnsi="Arial Unicode MS"/>
          <w:rtl w:val="0"/>
        </w:rPr>
        <w:t xml:space="preserve">現在の課題を解決する糸口を見つける</w:t>
      </w:r>
    </w:p>
    <w:p w:rsidR="00000000" w:rsidDel="00000000" w:rsidP="00000000" w:rsidRDefault="00000000" w:rsidRPr="00000000" w14:paraId="00000078">
      <w:pPr>
        <w:numPr>
          <w:ilvl w:val="0"/>
          <w:numId w:val="71"/>
        </w:numPr>
        <w:ind w:left="720" w:hanging="360"/>
      </w:pPr>
      <w:r w:rsidDel="00000000" w:rsidR="00000000" w:rsidRPr="00000000">
        <w:rPr>
          <w:rFonts w:ascii="Arial Unicode MS" w:cs="Arial Unicode MS" w:eastAsia="Arial Unicode MS" w:hAnsi="Arial Unicode MS"/>
          <w:rtl w:val="0"/>
        </w:rPr>
        <w:t xml:space="preserve">記載された施策の中から一つでも取り入れてみる</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本書で見つけたヒントが、皆様のビジネスを加速させる『次の一手』となれば幸いです。</w:t>
      </w: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rPr/>
      </w:pPr>
      <w:bookmarkStart w:colFirst="0" w:colLast="0" w:name="_1z0nvh86zr4v" w:id="12"/>
      <w:bookmarkEnd w:id="12"/>
      <w:r w:rsidDel="00000000" w:rsidR="00000000" w:rsidRPr="00000000">
        <w:rPr>
          <w:rFonts w:ascii="Arial Unicode MS" w:cs="Arial Unicode MS" w:eastAsia="Arial Unicode MS" w:hAnsi="Arial Unicode MS"/>
          <w:rtl w:val="0"/>
        </w:rPr>
        <w:t xml:space="preserve">城山 恒予 様</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（UTAGEデザイナー養成講座 運営）</w:t>
      </w:r>
    </w:p>
    <w:p w:rsidR="00000000" w:rsidDel="00000000" w:rsidP="00000000" w:rsidRDefault="00000000" w:rsidRPr="00000000" w14:paraId="0000007D">
      <w:pPr>
        <w:pStyle w:val="Heading2"/>
        <w:rPr/>
      </w:pPr>
      <w:bookmarkStart w:colFirst="0" w:colLast="0" w:name="_xz9qgdlxn7zu" w:id="13"/>
      <w:bookmarkEnd w:id="13"/>
      <w:r w:rsidDel="00000000" w:rsidR="00000000" w:rsidRPr="00000000">
        <w:rPr>
          <w:rFonts w:ascii="Arial Unicode MS" w:cs="Arial Unicode MS" w:eastAsia="Arial Unicode MS" w:hAnsi="Arial Unicode MS"/>
          <w:rtl w:val="0"/>
        </w:rPr>
        <w:t xml:space="preserve">「リストなし・時間なし」から1ヶ月で120万円超え！</w:t>
        <w:br w:type="textWrapping"/>
        <w:t xml:space="preserve">UTAGEフル活用で実現した「高速0→1」達成術</w:t>
      </w:r>
    </w:p>
    <w:p w:rsidR="00000000" w:rsidDel="00000000" w:rsidP="00000000" w:rsidRDefault="00000000" w:rsidRPr="00000000" w14:paraId="0000007E">
      <w:pPr>
        <w:numPr>
          <w:ilvl w:val="0"/>
          <w:numId w:val="105"/>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リスト0・売上0円 → 売上120万円超え</w:t>
      </w:r>
    </w:p>
    <w:p w:rsidR="00000000" w:rsidDel="00000000" w:rsidP="00000000" w:rsidRDefault="00000000" w:rsidRPr="00000000" w14:paraId="0000007F">
      <w:pPr>
        <w:numPr>
          <w:ilvl w:val="0"/>
          <w:numId w:val="105"/>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広告CTR 0.4% → 1.75%に改善</w:t>
      </w:r>
    </w:p>
    <w:p w:rsidR="00000000" w:rsidDel="00000000" w:rsidP="00000000" w:rsidRDefault="00000000" w:rsidRPr="00000000" w14:paraId="00000080">
      <w:pPr>
        <w:numPr>
          <w:ilvl w:val="0"/>
          <w:numId w:val="105"/>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本業の合間に「1ヶ月」で講座販売を実現</w:t>
      </w:r>
    </w:p>
    <w:p w:rsidR="00000000" w:rsidDel="00000000" w:rsidP="00000000" w:rsidRDefault="00000000" w:rsidRPr="00000000" w14:paraId="00000081">
      <w:pPr>
        <w:pStyle w:val="Heading3"/>
        <w:rPr/>
      </w:pPr>
      <w:bookmarkStart w:colFirst="0" w:colLast="0" w:name="_dnpk547wrtz6" w:id="14"/>
      <w:bookmarkEnd w:id="14"/>
      <w:r w:rsidDel="00000000" w:rsidR="00000000" w:rsidRPr="00000000">
        <w:rPr>
          <w:rFonts w:ascii="Arial Unicode MS" w:cs="Arial Unicode MS" w:eastAsia="Arial Unicode MS" w:hAnsi="Arial Unicode MS"/>
          <w:rtl w:val="0"/>
        </w:rPr>
        <w:t xml:space="preserve">この事例のポイント</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rFonts w:ascii="Arial Unicode MS" w:cs="Arial Unicode MS" w:eastAsia="Arial Unicode MS" w:hAnsi="Arial Unicode MS"/>
          <w:b w:val="1"/>
          <w:bCs w:val="1"/>
          <w:rtl w:val="0"/>
        </w:rPr>
        <w:t xml:space="preserve">「時間がない・リストがない」で諦める必要はありません</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「自動化で時間を生み出せば、制約があっても0→1は突破できる」ことを証明した事例です。</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城山様は「リストなし、時間なし」。まさにゼロの状態から自社講座を立ち上げられました。</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本業の構築代行で多忙を極める中、UTAGEのファネル機能から会員サイト、パートナー機能までを「フル活用」することで、集客・販売・運営の工数を徹底的に削減。</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わずか1ヶ月で売上120万円超えの「0→1」を達成した、具体的な活用事例をご紹介します。</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「これから自分の商品を売っていきたい」という立ち上げフェーズの方。「クライアントワークが忙しく、いつまでも自分の商品をローンチできない」とお悩みの方。</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そんな、「0→1」を達成するためにUTAGEのどの機能をどう使えばよいか、網羅的に知りたい方に必見の内容です。</w:t>
      </w:r>
    </w:p>
    <w:p w:rsidR="00000000" w:rsidDel="00000000" w:rsidP="00000000" w:rsidRDefault="00000000" w:rsidRPr="00000000" w14:paraId="00000090">
      <w:pPr>
        <w:pStyle w:val="Heading3"/>
        <w:rPr/>
      </w:pPr>
      <w:bookmarkStart w:colFirst="0" w:colLast="0" w:name="_gxet1uzdwh13" w:id="15"/>
      <w:bookmarkEnd w:id="15"/>
      <w:r w:rsidDel="00000000" w:rsidR="00000000" w:rsidRPr="00000000">
        <w:rPr>
          <w:rFonts w:ascii="Arial Unicode MS" w:cs="Arial Unicode MS" w:eastAsia="Arial Unicode MS" w:hAnsi="Arial Unicode MS"/>
          <w:rtl w:val="0"/>
        </w:rPr>
        <w:t xml:space="preserve">事業概要</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デザイン＆UTAGE構築代行を教える『UTAGEデザイナー養成講座』を運営。ご自身も現役のUTAGEデザイナーとして、LP制作からUTAGEの構築代行までを一貫して受注している。</w:t>
      </w:r>
    </w:p>
    <w:p w:rsidR="00000000" w:rsidDel="00000000" w:rsidP="00000000" w:rsidRDefault="00000000" w:rsidRPr="00000000" w14:paraId="00000092">
      <w:pPr>
        <w:pStyle w:val="Heading3"/>
        <w:rPr/>
      </w:pPr>
      <w:bookmarkStart w:colFirst="0" w:colLast="0" w:name="_7yaqncrvehap" w:id="16"/>
      <w:bookmarkEnd w:id="16"/>
      <w:r w:rsidDel="00000000" w:rsidR="00000000" w:rsidRPr="00000000">
        <w:rPr>
          <w:rFonts w:ascii="Arial Unicode MS" w:cs="Arial Unicode MS" w:eastAsia="Arial Unicode MS" w:hAnsi="Arial Unicode MS"/>
          <w:rtl w:val="0"/>
        </w:rPr>
        <w:t xml:space="preserve">導入前のビジネス課題</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はじめての講座運営でリスト0からのスタートでした。さらに、本業であるUTAGE構築代行やLP制作を受注していたため、とにかく時間がなかった点が最大の課題でした。</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集客のためにSNSの発信もしないといけない、動画もたくさん撮らないといけない、広告費も必要…と、まさに「金なしコネなしスキルなし＋時間なし」状態でした。</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セミナーを開催した経験も無かったので、申込者へその後にどうアタックすれば良いか見当もつかず、分からないことだらけでした。</w:t>
      </w:r>
    </w:p>
    <w:p w:rsidR="00000000" w:rsidDel="00000000" w:rsidP="00000000" w:rsidRDefault="00000000" w:rsidRPr="00000000" w14:paraId="00000098">
      <w:pPr>
        <w:pStyle w:val="Heading3"/>
        <w:rPr/>
      </w:pPr>
      <w:bookmarkStart w:colFirst="0" w:colLast="0" w:name="_264lhj4husk" w:id="17"/>
      <w:bookmarkEnd w:id="17"/>
      <w:r w:rsidDel="00000000" w:rsidR="00000000" w:rsidRPr="00000000">
        <w:rPr>
          <w:rFonts w:ascii="Arial Unicode MS" w:cs="Arial Unicode MS" w:eastAsia="Arial Unicode MS" w:hAnsi="Arial Unicode MS"/>
          <w:rtl w:val="0"/>
        </w:rPr>
        <w:t xml:space="preserve">課題解決のUTAGE活用法</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「リストなし、時間なし」という課題を解決するため、UTAGEの機能をフル活用しました。</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具体的には、「ファネル機能」「メール・LINE配信機能」「イベント・予約機能」「決済機能」「会員サイト機能」「パートナー機能」を連携させて、集客から販売、運営、顧客サポートまでの自動化・効率化を実践しました。</w:t>
      </w:r>
    </w:p>
    <w:p w:rsidR="00000000" w:rsidDel="00000000" w:rsidP="00000000" w:rsidRDefault="00000000" w:rsidRPr="00000000" w14:paraId="0000009C">
      <w:pPr>
        <w:pStyle w:val="Heading4"/>
        <w:rPr/>
      </w:pPr>
      <w:bookmarkStart w:colFirst="0" w:colLast="0" w:name="_d5y2yjw4gzia" w:id="18"/>
      <w:bookmarkEnd w:id="18"/>
      <w:r w:rsidDel="00000000" w:rsidR="00000000" w:rsidRPr="00000000">
        <w:rPr>
          <w:rFonts w:ascii="Arial Unicode MS" w:cs="Arial Unicode MS" w:eastAsia="Arial Unicode MS" w:hAnsi="Arial Unicode MS"/>
          <w:rtl w:val="0"/>
        </w:rPr>
        <w:t xml:space="preserve">成果につながったファネル全体像</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①Meta広告・SNS投稿</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② LP： LINE登録</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③LINEステップ配信</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④セミナー → セミナー参加者ラベル付与 → セミナー不参加者に個別相談の案内</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⑤個別相談</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⑥フロントエンド商品オファー（オンライン講座・スクール）→未購入者に3日間限定の「特待生割引」をオファー</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⑦バックエンド商品オファー（オンライン講座・スクール） </w:t>
      </w:r>
    </w:p>
    <w:p w:rsidR="00000000" w:rsidDel="00000000" w:rsidP="00000000" w:rsidRDefault="00000000" w:rsidRPr="00000000" w14:paraId="000000AA">
      <w:pPr>
        <w:pStyle w:val="Heading4"/>
        <w:rPr/>
      </w:pPr>
      <w:bookmarkStart w:colFirst="0" w:colLast="0" w:name="_29rhfwckoysm" w:id="19"/>
      <w:bookmarkEnd w:id="19"/>
      <w:r w:rsidDel="00000000" w:rsidR="00000000" w:rsidRPr="00000000">
        <w:rPr>
          <w:rFonts w:ascii="Arial Unicode MS" w:cs="Arial Unicode MS" w:eastAsia="Arial Unicode MS" w:hAnsi="Arial Unicode MS"/>
          <w:rtl w:val="0"/>
        </w:rPr>
        <w:t xml:space="preserve">活用した機能と具体的な施策内容</w:t>
      </w:r>
    </w:p>
    <w:p w:rsidR="00000000" w:rsidDel="00000000" w:rsidP="00000000" w:rsidRDefault="00000000" w:rsidRPr="00000000" w14:paraId="000000AB">
      <w:pPr>
        <w:rPr>
          <w:b w:val="1"/>
          <w:bCs w:val="1"/>
        </w:rPr>
      </w:pPr>
      <w:r w:rsidDel="00000000" w:rsidR="00000000" w:rsidRPr="00000000">
        <w:rPr>
          <w:rFonts w:ascii="Arial Unicode MS" w:cs="Arial Unicode MS" w:eastAsia="Arial Unicode MS" w:hAnsi="Arial Unicode MS"/>
          <w:b w:val="1"/>
          <w:bCs w:val="1"/>
          <w:rtl w:val="0"/>
        </w:rPr>
        <w:t xml:space="preserve">【ファネル機能】広告費の無駄を削減</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まず、ファネル機能を使ってセミナー申込ページやLINE登録ページを作成しました。</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この時、様々な媒体で広告やSNS集客を試していたので、どの経路が自分に合っているか判断するため、「ファネル登録経路機能」を活用して、どこから登録されているのか流入経路が分かるように設定しました。</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rFonts w:ascii="Arial Unicode MS" w:cs="Arial Unicode MS" w:eastAsia="Arial Unicode MS" w:hAnsi="Arial Unicode MS"/>
          <w:b w:val="1"/>
          <w:bCs w:val="1"/>
          <w:rtl w:val="0"/>
        </w:rPr>
        <w:t xml:space="preserve">【メール・LINE配信】配信・オファーの自動化</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次に、メール・LINE配信機能は、私の「時間がない」という課題解決に必須でした。</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特に「配信基準日時」を活用し、月替わりのメッセージやセミナー募集期間のリッチメニュー切り替えを自動設定することで、手動で月末の「夜23:59」に登録直後メッセージを切り替える…という手間がなくなりました。</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また「ラベル機能」では、”セミナー参加者”や”個別相談未参加”などの条件で配信を分岐させ、「特待生割引」オファーを自動化しました。この割引ページには、3日間のカウントダウンタイマーを付けて限定感を訴求しています。</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rFonts w:ascii="Arial Unicode MS" w:cs="Arial Unicode MS" w:eastAsia="Arial Unicode MS" w:hAnsi="Arial Unicode MS"/>
          <w:b w:val="1"/>
          <w:bCs w:val="1"/>
          <w:rtl w:val="0"/>
        </w:rPr>
        <w:t xml:space="preserve">【決済連携設定】振込確認の作業を自動化</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「決済連携設定」でクレジットカード決済や銀行振込決済を導入したことも、運営の自動化に大きく貢献してくれています。</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通常の決済と特待生割引の決済ページをファネルで分離し、購入後は自動で会員サイトに登録されるようにしました。</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私の講座は銀行振込で買ってくださる方も多いのですが、UTAGEの「入金反映」ボタンから日付を選ぶだけで、会員登録からログイン情報の配信まで完了するように設定しました。</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rFonts w:ascii="Arial Unicode MS" w:cs="Arial Unicode MS" w:eastAsia="Arial Unicode MS" w:hAnsi="Arial Unicode MS"/>
          <w:b w:val="1"/>
          <w:bCs w:val="1"/>
          <w:rtl w:val="0"/>
        </w:rPr>
        <w:t xml:space="preserve">【会員サイト機能】受講生の学習と案内を効率化</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「会員サイト機能」も細かく活用しています。マンツーマンレッスンの申込リンクを各レッスン内に設置し、会員だけが申し込めるようにしました。</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また、レッスン自体も会員登録から「2日ずつ開放」するように設定し、受講生がしっかり理解して次へ進めるように工夫しました。</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さらに、ヘッダーメニューを活用して、目につきやすい場所に紹介制度（パートナー機能）の案内を固定で設置したり、お知らせ機能でコンテンツ追加が一目で伝わるようにしたりしました。</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rFonts w:ascii="Arial Unicode MS" w:cs="Arial Unicode MS" w:eastAsia="Arial Unicode MS" w:hAnsi="Arial Unicode MS"/>
          <w:b w:val="1"/>
          <w:bCs w:val="1"/>
          <w:rtl w:val="0"/>
        </w:rPr>
        <w:t xml:space="preserve">【パートナー機能】「リスト0」を補う集客手段</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最後に「パートナー機能」です。私は「リスト0」から始めたので、紹介や口コミからも集客したいと考え、この機能を活用しました。</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紹介時に支払う報酬金額を高めに設定したことで、受講生が自主的にSNSで良い感想（口コミ）を発信してくれるようになり、JV（ジョイントベンチャー）で登録してくれたユーザーもいたので、とてもありがたい機能です。</w:t>
      </w:r>
    </w:p>
    <w:p w:rsidR="00000000" w:rsidDel="00000000" w:rsidP="00000000" w:rsidRDefault="00000000" w:rsidRPr="00000000" w14:paraId="000000C9">
      <w:pPr>
        <w:pStyle w:val="Heading4"/>
        <w:rPr/>
      </w:pPr>
      <w:bookmarkStart w:colFirst="0" w:colLast="0" w:name="_zfrssg7zagvz" w:id="20"/>
      <w:bookmarkEnd w:id="20"/>
      <w:r w:rsidDel="00000000" w:rsidR="00000000" w:rsidRPr="00000000">
        <w:rPr>
          <w:rFonts w:ascii="Arial Unicode MS" w:cs="Arial Unicode MS" w:eastAsia="Arial Unicode MS" w:hAnsi="Arial Unicode MS"/>
          <w:rtl w:val="0"/>
        </w:rPr>
        <w:t xml:space="preserve">施策の背景にある戦略・意図</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施策の背景には、やはり「とにかく時間が無く、リストも0だった」という大きな制約がありました。</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そのため、まずはUTAGEの「登録経路」を見ながら広告の調整を行い、コスト的な無駄を減らそうと考えたのです。その結果、早い段階で効果の薄い媒体の配信を減らし、集客効果の高い媒体に費用や労力をかけることができました。</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また、不定期のセミナー運営においても、毎日何度もUTAGEをチェックしたり設定したりする時間を不要にするため、募集期間の登録直後配信の自動切り替えから、その後の個別相談の割引のお知らせまでをノンストップで自動化しました。</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これは、深夜の手動作業をなくしたい私にとって必須の施策だったのです。</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このようにして自動化で生み出した自分の時間を、講座のコンテンツ追加や受講生のマンツーマンレッスン、SNSの発信など、本当に「価値の高い業務」に使うことができたのが、0→1達成の要因だと考えています。</w:t>
      </w:r>
    </w:p>
    <w:p w:rsidR="00000000" w:rsidDel="00000000" w:rsidP="00000000" w:rsidRDefault="00000000" w:rsidRPr="00000000" w14:paraId="000000D3">
      <w:pPr>
        <w:pStyle w:val="Heading4"/>
        <w:rPr/>
      </w:pPr>
      <w:bookmarkStart w:colFirst="0" w:colLast="0" w:name="_8obk7gxygtvw" w:id="21"/>
      <w:bookmarkEnd w:id="21"/>
      <w:r w:rsidDel="00000000" w:rsidR="00000000" w:rsidRPr="00000000">
        <w:rPr>
          <w:rFonts w:ascii="Arial Unicode MS" w:cs="Arial Unicode MS" w:eastAsia="Arial Unicode MS" w:hAnsi="Arial Unicode MS"/>
          <w:rtl w:val="0"/>
        </w:rPr>
        <w:t xml:space="preserve">施策を成功させるための「コツ・工夫」</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私が「0→1」を達成するために、特に工夫したのは「安心感」と「人間味」を伝えることです。</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まず、メッセージ配信では、AIっぽい文章や固い文章ではなく、絵文字を入れたり、置き換え文字を活用したりして、「○○さんのご参加お待ちしております🥰」のように、1：1で送っているような温かみのあるメッセージを心がけました。</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デザインにもこだわりました。無形商材なので「怪しさを感じさせない」よう、広告から入るLINE登録ページでは、権威性やどんな内容なのかが一目で分かるようにファーストビューを作成しました。</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また、UTAGEではボタン画像も設定できるので、体験レッスンや個別相談への誘導も、ボタンで画像を使用して「やってみようかな」という気持ちを後押しできるように工夫しています。</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LPではなるべく私の写真を活用し、どんな講師なのか分かるようにして安心感を高めました。</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ファネルページの色味も、スキルを学ぶ講座なので、ブルーで統一して「信頼感」を出せるようにしました。</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最後に、カウントダウンタイマーで割引ページの限定感を出すだけでなく、LINE配信で送る割引ページのリンクにもしっかりと期限をつけて、「本当に今だけ」という限定感を演出し、ユーザー心理を動かすように工夫しています。</w:t>
      </w:r>
    </w:p>
    <w:p w:rsidR="00000000" w:rsidDel="00000000" w:rsidP="00000000" w:rsidRDefault="00000000" w:rsidRPr="00000000" w14:paraId="000000E1">
      <w:pPr>
        <w:pStyle w:val="Heading3"/>
        <w:rPr/>
      </w:pPr>
      <w:bookmarkStart w:colFirst="0" w:colLast="0" w:name="_c87hmnr9uau" w:id="22"/>
      <w:bookmarkEnd w:id="22"/>
      <w:r w:rsidDel="00000000" w:rsidR="00000000" w:rsidRPr="00000000">
        <w:rPr>
          <w:rFonts w:ascii="Arial Unicode MS" w:cs="Arial Unicode MS" w:eastAsia="Arial Unicode MS" w:hAnsi="Arial Unicode MS"/>
          <w:rtl w:val="0"/>
        </w:rPr>
        <w:t xml:space="preserve">導入後の成果と変化</w:t>
      </w:r>
    </w:p>
    <w:p w:rsidR="00000000" w:rsidDel="00000000" w:rsidP="00000000" w:rsidRDefault="00000000" w:rsidRPr="00000000" w14:paraId="000000E2">
      <w:pPr>
        <w:pStyle w:val="Heading4"/>
        <w:rPr/>
      </w:pPr>
      <w:bookmarkStart w:colFirst="0" w:colLast="0" w:name="_jv17qcg5jq2g" w:id="23"/>
      <w:bookmarkEnd w:id="23"/>
      <w:r w:rsidDel="00000000" w:rsidR="00000000" w:rsidRPr="00000000">
        <w:rPr>
          <w:rFonts w:ascii="Arial Unicode MS" w:cs="Arial Unicode MS" w:eastAsia="Arial Unicode MS" w:hAnsi="Arial Unicode MS"/>
          <w:rtl w:val="0"/>
        </w:rPr>
        <w:t xml:space="preserve">具体的な成果</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講座運営も、自分の商品を販売すること自体も未経験だったので、最初の売上はもちろん0円からのスタートでした。</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ですが、6月末からモニター生を募集したところ、なんと1か月で120万円を超える売上を達成できました。</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本業のUTAGE構築代行やLP制作をしながらだったので、自分でも想像以上に早く0→1を達成できたと驚いています。</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また、広告の経費についても、UTAGEの「登録経路」を設定していたおかげで、早い段階で効果の高いMeta広告だけに絞り込む判断ができました。</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Meta広告は知識0から始めたため、途中CTR（クリック率）が0.4%台まで落ち込んだこともありましたが、テストと改善を繰り返した結果、本番用の広告では1.75%まで向上し、私にしては良い状態に持っていくことができました。</w:t>
      </w:r>
    </w:p>
    <w:p w:rsidR="00000000" w:rsidDel="00000000" w:rsidP="00000000" w:rsidRDefault="00000000" w:rsidRPr="00000000" w14:paraId="000000EC">
      <w:pPr>
        <w:pStyle w:val="Heading4"/>
        <w:rPr/>
      </w:pPr>
      <w:bookmarkStart w:colFirst="0" w:colLast="0" w:name="_45g4ygm7ohbz" w:id="24"/>
      <w:bookmarkEnd w:id="24"/>
      <w:r w:rsidDel="00000000" w:rsidR="00000000" w:rsidRPr="00000000">
        <w:rPr>
          <w:rFonts w:ascii="Arial Unicode MS" w:cs="Arial Unicode MS" w:eastAsia="Arial Unicode MS" w:hAnsi="Arial Unicode MS"/>
          <w:rtl w:val="0"/>
        </w:rPr>
        <w:t xml:space="preserve">実感できた変化</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私はWeb業界に10年いながらも自信が持てずにいましたが、UTAGE構築代行でお客様に「城山さんのおかげです」と感謝されたことをキッカケに、自分の仕事に誇りと自信を持てるようになりました。</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前回の大忘年会で表彰されている方々を見て「UTAGEを活用して、私も表彰されたい」と感じ、元々目立たずに仕事がしたいと思っていた私の考えが180度変わりました。</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今回0→1を達成できたことで、「何も積み上がっていかない作業ばかり…」とネガティブに考えていた今までの10年が報われた気がします。</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また、自動化で浮いた時間で、クライアントからの連絡に即レスできたり、受講生のメッセージにもすぐに対応できています。おかげで、構築代行したクライアントからは感謝され、受講生からも「他の講座ではここまで教えてくれない気がします」と喜んでもらえています。</w:t>
      </w:r>
    </w:p>
    <w:p w:rsidR="00000000" w:rsidDel="00000000" w:rsidP="00000000" w:rsidRDefault="00000000" w:rsidRPr="00000000" w14:paraId="000000F4">
      <w:pPr>
        <w:pStyle w:val="Heading4"/>
        <w:rPr/>
      </w:pPr>
      <w:bookmarkStart w:colFirst="0" w:colLast="0" w:name="_8zbiwjsi9brd" w:id="25"/>
      <w:bookmarkEnd w:id="25"/>
      <w:r w:rsidDel="00000000" w:rsidR="00000000" w:rsidRPr="00000000">
        <w:rPr>
          <w:rFonts w:ascii="Arial Unicode MS" w:cs="Arial Unicode MS" w:eastAsia="Arial Unicode MS" w:hAnsi="Arial Unicode MS"/>
          <w:rtl w:val="0"/>
        </w:rPr>
        <w:t xml:space="preserve">今後の事業展望</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UTAGE構築代行・LP制作・講座運営と複数の事業を一人でやれているのは、UTAGEの自動化のおかげです。</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最近、LP制作の受注を「UTAGE実装のみ」に絞ったので、さらに時間に余裕ができました。</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2026年は、広告をもっと改善して集客数を2倍にして、リアルでやっていたセミナーをウェビナーにして、さらに自動化をする予定です。</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自動化で時間に余裕を持たせることで、受講生対応がもっと手厚くできると考えています。今は受講生の人数を少なくしていますが、2026年は講座受講生100人を目指します。</w:t>
      </w:r>
    </w:p>
    <w:p w:rsidR="00000000" w:rsidDel="00000000" w:rsidP="00000000" w:rsidRDefault="00000000" w:rsidRPr="00000000" w14:paraId="000000FC">
      <w:pPr>
        <w:pStyle w:val="Heading3"/>
        <w:rPr/>
      </w:pPr>
      <w:bookmarkStart w:colFirst="0" w:colLast="0" w:name="_bqz3s02oxpa1" w:id="26"/>
      <w:bookmarkEnd w:id="26"/>
      <w:r w:rsidDel="00000000" w:rsidR="00000000" w:rsidRPr="00000000">
        <w:rPr>
          <w:rFonts w:ascii="Arial Unicode MS" w:cs="Arial Unicode MS" w:eastAsia="Arial Unicode MS" w:hAnsi="Arial Unicode MS"/>
          <w:rtl w:val="0"/>
        </w:rPr>
        <w:t xml:space="preserve">UTAGEユーザーへのメッセージ</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UTAGEを使ってみると、機能が多くて慣れるまでは大変だと思います。</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しかし、設定方法が分かるようになると自動化が簡単にできるようになり、自分の商品をスムーズに販売できるようになります。</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私はリスト0の状態から、初めて自分の商品（講座）を販売してみて、まさかこんなに早く0→1達成できるとは思っていませんでした。</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今、「UTAGEで商品を販売したいけど自信が無い…」とネガティブになっている人がいたら、「見切り発車でもいいから、チャレンジしてみよう！」と、アドバイスしたいです。</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これは、過去の自分にも伝えたいことです。今では、もっと早くチャレンジしてみれば良かった、と思っています。</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思い切って一歩踏み出すことで、販売者側へ行けて、クライアントさんの気持ちが分かるようになりました。</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ブレイクスルーの瞬間は、人に教えるようになった時です。「教える」というアウトプットをするために、自分も頭を整理しながら話しているので、いつの間にかUTAGEの知識がついていました。</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私の信念は、「人の役に立つことをする」です。</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講座を販売した頃、嫌な気持ちになることを数回言われました。「やっぱり私は売れないのかも」「私じゃ結果出ないのかも…」と、暗い気持ちになってしまいましたが、「役に立つことをしている」という気持ちだけで走ってきました。</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皆さんも、自分で商品を販売する時に嫌な思いをするかもしれませんが、「役に立つことをしている」と、自信をもって突き抜けてほしいと思います。</w:t>
      </w:r>
    </w:p>
    <w:p w:rsidR="00000000" w:rsidDel="00000000" w:rsidP="00000000" w:rsidRDefault="00000000" w:rsidRPr="00000000" w14:paraId="00000110">
      <w:pPr>
        <w:pStyle w:val="Heading3"/>
        <w:rPr/>
      </w:pPr>
      <w:bookmarkStart w:colFirst="0" w:colLast="0" w:name="_2fp2ixeb1ywc" w:id="27"/>
      <w:bookmarkEnd w:id="27"/>
      <w:r w:rsidDel="00000000" w:rsidR="00000000" w:rsidRPr="00000000">
        <w:rPr>
          <w:rFonts w:ascii="Arial Unicode MS" w:cs="Arial Unicode MS" w:eastAsia="Arial Unicode MS" w:hAnsi="Arial Unicode MS"/>
          <w:rtl w:val="0"/>
        </w:rPr>
        <w:t xml:space="preserve">UTAGE運営者コメント</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「リストなし、時間なし」という、多くの起業家が事業の立ち上げ時に直面する最も困難な課題を、UTAGEで見事に解決された、まさに「0→1達成」のお手本です。</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城山様はUTAGEの機能を網羅的に使いこなされていますが、特に「0→1」を目指す方にとって参考になるのが、「時間の創出」と「リスト0対策」の具体的なノウハウではないでしょうか。</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「時間の創出」については、参考にできる具体的な活用法が多く見られました。</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例えば、ステップ配信の配信条件を「配信基準日時」により分岐させ、深夜の手動作業をなくした点。また、予め「商品管理」にてシナリオを連携させ、「入金反映」ボタンをクリックするだけで「個別にログイン情報を送付する」という地味に手間のかかる作業をなくした銀行振込の対応。</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これら運営業務の自動化が、コンテンツ制作や受講生対応といった価値の高い業務に集中する時間を生み出す源泉になっていると思いました。</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「リスト0対策」についても、2つの活用法が非常に参考になります。</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一つは「パートナー機能」で、報酬を高めに設定し、受講生の口コミ（アフィリエイト）を促進した点。もう一つは「ファネル登録経路機能」で、広告効果を正確に分析し、Meta広告に絞り込むことで、広告費の無駄をなくし低コストでのリスト獲得を実現された点です。</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こうした高度な機能を使いこなせる背景には、城山様の「解決力の高さ」も見逃せません。</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城山様は、UTAGE主催の「Zoom勉強会」や「作業会・交流会」によくご参加いただいており、問題解決のために弊社サポートサービスをフル活用されておりました。</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分からないことがあれば一人で悩まず、その場で質問して即座に解決する。この姿勢があったからこそ、迷うことなく最短ルートで構築を進められたのだと思います。</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読者の皆様も、操作や設定で壁にぶつかった際は、お問い合わせだけでなく、是非こうした勉強会や作業会を活用してみてください。</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sz w:val="36"/>
          <w:szCs w:val="36"/>
        </w:rPr>
      </w:pPr>
      <w:r w:rsidDel="00000000" w:rsidR="00000000" w:rsidRPr="00000000">
        <w:rPr>
          <w:rFonts w:ascii="Arial Unicode MS" w:cs="Arial Unicode MS" w:eastAsia="Arial Unicode MS" w:hAnsi="Arial Unicode MS"/>
          <w:rtl w:val="0"/>
        </w:rPr>
        <w:t xml:space="preserve">「自信が持てなかった」過去を乗り越え、「見切り発車でもいいから、チャレンジしてみよう！」と語る城山様の姿は、すべての「0→1」を目指すユーザーの背中を押してくれていると感じました。</w:t>
      </w:r>
      <w:r w:rsidDel="00000000" w:rsidR="00000000" w:rsidRPr="00000000">
        <w:rPr>
          <w:rtl w:val="0"/>
        </w:rPr>
      </w:r>
    </w:p>
    <w:p w:rsidR="00000000" w:rsidDel="00000000" w:rsidP="00000000" w:rsidRDefault="00000000" w:rsidRPr="00000000" w14:paraId="00000128">
      <w:pPr>
        <w:pStyle w:val="Heading4"/>
        <w:spacing w:after="240" w:before="240" w:lineRule="auto"/>
        <w:rPr>
          <w:b w:val="1"/>
          <w:bCs w:val="1"/>
        </w:rPr>
      </w:pPr>
      <w:bookmarkStart w:colFirst="0" w:colLast="0" w:name="_k82fmako2o9t" w:id="28"/>
      <w:bookmarkEnd w:id="28"/>
      <w:r w:rsidDel="00000000" w:rsidR="00000000" w:rsidRPr="00000000">
        <w:rPr>
          <w:rFonts w:ascii="Arial Unicode MS" w:cs="Arial Unicode MS" w:eastAsia="Arial Unicode MS" w:hAnsi="Arial Unicode MS"/>
          <w:b w:val="1"/>
          <w:bCs w:val="1"/>
          <w:rtl w:val="0"/>
        </w:rPr>
        <w:t xml:space="preserve">明日からできる3つのアクション </w:t>
      </w:r>
    </w:p>
    <w:p w:rsidR="00000000" w:rsidDel="00000000" w:rsidP="00000000" w:rsidRDefault="00000000" w:rsidRPr="00000000" w14:paraId="00000129">
      <w:pPr>
        <w:spacing w:after="240" w:before="240" w:lineRule="auto"/>
        <w:rPr/>
      </w:pPr>
      <w:r w:rsidDel="00000000" w:rsidR="00000000" w:rsidRPr="00000000">
        <w:rPr>
          <w:rFonts w:ascii="Arial Unicode MS" w:cs="Arial Unicode MS" w:eastAsia="Arial Unicode MS" w:hAnsi="Arial Unicode MS"/>
          <w:rtl w:val="0"/>
        </w:rPr>
        <w:t xml:space="preserve">以下の3つの中から、今のあなたにできそうなものを1つ選んで実践してみてください。</w:t>
      </w:r>
    </w:p>
    <w:p w:rsidR="00000000" w:rsidDel="00000000" w:rsidP="00000000" w:rsidRDefault="00000000" w:rsidRPr="00000000" w14:paraId="0000012A">
      <w:pPr>
        <w:numPr>
          <w:ilvl w:val="0"/>
          <w:numId w:val="3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【まずは時間の確保】手動業務の洗い出しと自動化</w:t>
      </w:r>
      <w:r w:rsidDel="00000000" w:rsidR="00000000" w:rsidRPr="00000000">
        <w:rPr>
          <w:rFonts w:ascii="Arial Unicode MS" w:cs="Arial Unicode MS" w:eastAsia="Arial Unicode MS" w:hAnsi="Arial Unicode MS"/>
          <w:rtl w:val="0"/>
        </w:rPr>
        <w:br w:type="textWrapping"/>
        <w:t xml:space="preserve">振込確認やメール返信など、現在ルーチン化してしまっている手動作業を1つ特定し、UTAGEで自動化設定を行う。</w:t>
      </w:r>
    </w:p>
    <w:p w:rsidR="00000000" w:rsidDel="00000000" w:rsidP="00000000" w:rsidRDefault="00000000" w:rsidRPr="00000000" w14:paraId="0000012B">
      <w:pPr>
        <w:numPr>
          <w:ilvl w:val="0"/>
          <w:numId w:val="3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【無駄をなくす】「登録経路」の設定</w:t>
      </w:r>
      <w:r w:rsidDel="00000000" w:rsidR="00000000" w:rsidRPr="00000000">
        <w:rPr>
          <w:rFonts w:ascii="Arial Unicode MS" w:cs="Arial Unicode MS" w:eastAsia="Arial Unicode MS" w:hAnsi="Arial Unicode MS"/>
          <w:rtl w:val="0"/>
        </w:rPr>
        <w:br w:type="textWrapping"/>
        <w:t xml:space="preserve">自分のSNSや広告ごとに計測用の「登録経路」URLを発行し、どこからアクセスが来ているかを可視化する。</w:t>
      </w:r>
    </w:p>
    <w:p w:rsidR="00000000" w:rsidDel="00000000" w:rsidP="00000000" w:rsidRDefault="00000000" w:rsidRPr="00000000" w14:paraId="0000012C">
      <w:pPr>
        <w:numPr>
          <w:ilvl w:val="0"/>
          <w:numId w:val="3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【最短で売る】見切り発車でオファー作成</w:t>
      </w:r>
      <w:r w:rsidDel="00000000" w:rsidR="00000000" w:rsidRPr="00000000">
        <w:rPr>
          <w:rFonts w:ascii="Arial Unicode MS" w:cs="Arial Unicode MS" w:eastAsia="Arial Unicode MS" w:hAnsi="Arial Unicode MS"/>
          <w:rtl w:val="0"/>
        </w:rPr>
        <w:br w:type="textWrapping"/>
        <w:t xml:space="preserve">完璧なLPでなくとも、まずは商品を販売できる「決済ページ」を1つ作成し、LINE登録者やSNSフォロワーへ案内してみる。</w:t>
      </w:r>
    </w:p>
    <w:p w:rsidR="00000000" w:rsidDel="00000000" w:rsidP="00000000" w:rsidRDefault="00000000" w:rsidRPr="00000000" w14:paraId="0000012D">
      <w:pPr>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1"/>
        <w:rPr/>
      </w:pPr>
      <w:bookmarkStart w:colFirst="0" w:colLast="0" w:name="_nmzgtwhux7m6" w:id="29"/>
      <w:bookmarkEnd w:id="29"/>
      <w:r w:rsidDel="00000000" w:rsidR="00000000" w:rsidRPr="00000000">
        <w:rPr>
          <w:rFonts w:ascii="Arial Unicode MS" w:cs="Arial Unicode MS" w:eastAsia="Arial Unicode MS" w:hAnsi="Arial Unicode MS"/>
          <w:rtl w:val="0"/>
        </w:rPr>
        <w:t xml:space="preserve">中川 瞬 様</w:t>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マーケティング・システム会社経営 / UTAGE導入支援・構築代行）</w:t>
      </w:r>
    </w:p>
    <w:p w:rsidR="00000000" w:rsidDel="00000000" w:rsidP="00000000" w:rsidRDefault="00000000" w:rsidRPr="00000000" w14:paraId="00000130">
      <w:pPr>
        <w:pStyle w:val="Heading2"/>
        <w:rPr/>
      </w:pPr>
      <w:bookmarkStart w:colFirst="0" w:colLast="0" w:name="_u814lgdlcb85" w:id="30"/>
      <w:bookmarkEnd w:id="30"/>
      <w:r w:rsidDel="00000000" w:rsidR="00000000" w:rsidRPr="00000000">
        <w:rPr>
          <w:rFonts w:ascii="Arial Unicode MS" w:cs="Arial Unicode MS" w:eastAsia="Arial Unicode MS" w:hAnsi="Arial Unicode MS"/>
          <w:rtl w:val="0"/>
        </w:rPr>
        <w:t xml:space="preserve">事前教育の導入で経営者相手でも30分で成約！</w:t>
        <w:br w:type="textWrapping"/>
        <w:t xml:space="preserve">成約ゼロのBtoB転換を救った"自動ウェビナー活用術"</w:t>
      </w:r>
    </w:p>
    <w:p w:rsidR="00000000" w:rsidDel="00000000" w:rsidP="00000000" w:rsidRDefault="00000000" w:rsidRPr="00000000" w14:paraId="00000131">
      <w:pPr>
        <w:numPr>
          <w:ilvl w:val="0"/>
          <w:numId w:val="49"/>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売上：100万円の赤字 → 4,415万円</w:t>
      </w:r>
    </w:p>
    <w:p w:rsidR="00000000" w:rsidDel="00000000" w:rsidP="00000000" w:rsidRDefault="00000000" w:rsidRPr="00000000" w14:paraId="00000132">
      <w:pPr>
        <w:numPr>
          <w:ilvl w:val="0"/>
          <w:numId w:val="49"/>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ROAS：0% → 300%</w:t>
      </w:r>
    </w:p>
    <w:p w:rsidR="00000000" w:rsidDel="00000000" w:rsidP="00000000" w:rsidRDefault="00000000" w:rsidRPr="00000000" w14:paraId="00000133">
      <w:pPr>
        <w:numPr>
          <w:ilvl w:val="0"/>
          <w:numId w:val="49"/>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個別相談時間：1時間 → 30分</w:t>
      </w:r>
    </w:p>
    <w:p w:rsidR="00000000" w:rsidDel="00000000" w:rsidP="00000000" w:rsidRDefault="00000000" w:rsidRPr="00000000" w14:paraId="00000134">
      <w:pPr>
        <w:pStyle w:val="Heading3"/>
        <w:rPr/>
      </w:pPr>
      <w:bookmarkStart w:colFirst="0" w:colLast="0" w:name="_y57bax1k4ott" w:id="31"/>
      <w:bookmarkEnd w:id="31"/>
      <w:r w:rsidDel="00000000" w:rsidR="00000000" w:rsidRPr="00000000">
        <w:rPr>
          <w:rFonts w:ascii="Arial Unicode MS" w:cs="Arial Unicode MS" w:eastAsia="Arial Unicode MS" w:hAnsi="Arial Unicode MS"/>
          <w:rtl w:val="0"/>
        </w:rPr>
        <w:t xml:space="preserve">この事例のポイント</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b w:val="1"/>
          <w:bCs w:val="1"/>
        </w:rPr>
      </w:pPr>
      <w:r w:rsidDel="00000000" w:rsidR="00000000" w:rsidRPr="00000000">
        <w:rPr>
          <w:rFonts w:ascii="Arial Unicode MS" w:cs="Arial Unicode MS" w:eastAsia="Arial Unicode MS" w:hAnsi="Arial Unicode MS"/>
          <w:b w:val="1"/>
          <w:bCs w:val="1"/>
          <w:rtl w:val="0"/>
        </w:rPr>
        <w:t xml:space="preserve">自動ウェビナーによる「事前教育」で、個別相談の成約率を最大化</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個別相談の成約率が低い原因は、セールストークではなく「事前の教育不足」にあるかもしれません。</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ここでご紹介するのは、UTAGEの「自動ウェビナー」によって、個別相談の成約率の課題を解決した事例です。</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中川様は、個人向け（BtoC）から法人向け（BtoB）へとターゲットを変更した際、成約ゼロという大きな壁に直面されました。しかし、その危機的状況を、事前教育を徹底する自動ウェビナーの導入によって見事に解決。</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結果的に、個別相談は「クロージングの場」から「申込前提の確認の場」へと質的に変化しました。経営者相手であっても30分で成約できる体制が整い、事業のV字回復を実現されています。</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特に、法人向けビジネスを展開されている方や、個別相談の成約率を改善したい方にとって、この具体的な戦略と活用術は必見の内容です。</w:t>
      </w:r>
    </w:p>
    <w:p w:rsidR="00000000" w:rsidDel="00000000" w:rsidP="00000000" w:rsidRDefault="00000000" w:rsidRPr="00000000" w14:paraId="00000141">
      <w:pPr>
        <w:pStyle w:val="Heading3"/>
        <w:rPr/>
      </w:pPr>
      <w:bookmarkStart w:colFirst="0" w:colLast="0" w:name="_7q645apa1pto" w:id="32"/>
      <w:bookmarkEnd w:id="32"/>
      <w:r w:rsidDel="00000000" w:rsidR="00000000" w:rsidRPr="00000000">
        <w:rPr>
          <w:rFonts w:ascii="Arial Unicode MS" w:cs="Arial Unicode MS" w:eastAsia="Arial Unicode MS" w:hAnsi="Arial Unicode MS"/>
          <w:rtl w:val="0"/>
        </w:rPr>
        <w:t xml:space="preserve">事業概要</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マーケティング・システム会社を経営。UTAGEのIT導入支援事業者として、UTAGEの指導・構築代行・運用を手掛ける。また、特許を取得している通販システムを、フランチャイズ形式でBtoBにも展開。</w:t>
      </w:r>
    </w:p>
    <w:p w:rsidR="00000000" w:rsidDel="00000000" w:rsidP="00000000" w:rsidRDefault="00000000" w:rsidRPr="00000000" w14:paraId="00000143">
      <w:pPr>
        <w:pStyle w:val="Heading3"/>
        <w:rPr/>
      </w:pPr>
      <w:bookmarkStart w:colFirst="0" w:colLast="0" w:name="_2ehwgvz1q3n3" w:id="33"/>
      <w:bookmarkEnd w:id="33"/>
      <w:r w:rsidDel="00000000" w:rsidR="00000000" w:rsidRPr="00000000">
        <w:rPr>
          <w:rFonts w:ascii="Arial Unicode MS" w:cs="Arial Unicode MS" w:eastAsia="Arial Unicode MS" w:hAnsi="Arial Unicode MS"/>
          <w:rtl w:val="0"/>
        </w:rPr>
        <w:t xml:space="preserve">導入前のビジネス課題</w:t>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これまで副業希望者向けのBtoCで展開していた「特許取得済みの通販システム及びコンサルティング」のプロジェクトを、新たに新規事業を探している経営者向けのBtoBで実施するという、大きな戦略転換がありました。</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決裁者が経営者であることから、直接個別相談にてオファーする戦略をとったのです。</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しかし、時間をかけて11件の個別相談を実施したものの、成約はゼロ。結果として、広告費100万円が赤字の状態になってしまったのが最大の課題でした。</w:t>
      </w:r>
    </w:p>
    <w:p w:rsidR="00000000" w:rsidDel="00000000" w:rsidP="00000000" w:rsidRDefault="00000000" w:rsidRPr="00000000" w14:paraId="00000149">
      <w:pPr>
        <w:pStyle w:val="Heading3"/>
        <w:rPr/>
      </w:pPr>
      <w:bookmarkStart w:colFirst="0" w:colLast="0" w:name="_x2vv7juciv9q" w:id="34"/>
      <w:bookmarkEnd w:id="34"/>
      <w:r w:rsidDel="00000000" w:rsidR="00000000" w:rsidRPr="00000000">
        <w:rPr>
          <w:rFonts w:ascii="Arial Unicode MS" w:cs="Arial Unicode MS" w:eastAsia="Arial Unicode MS" w:hAnsi="Arial Unicode MS"/>
          <w:rtl w:val="0"/>
        </w:rPr>
        <w:t xml:space="preserve">課題解決のUTAGE活用法</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「いきなり個別相談」という従来のファネルを変更し、個別相談の前にUTAGEの「自動ウェビナー」を設置しました。</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さらに、「登録」「ウェビナー申込」「ウェビナー視聴完了者」「個別相談申込者」といった各ポイントで、「スプレッドシート連携機能」を活用。これにより、リアルタイムでの数値計測と問題点の分析が可能になったのです。</w:t>
      </w:r>
    </w:p>
    <w:p w:rsidR="00000000" w:rsidDel="00000000" w:rsidP="00000000" w:rsidRDefault="00000000" w:rsidRPr="00000000" w14:paraId="0000014D">
      <w:pPr>
        <w:pStyle w:val="Heading4"/>
        <w:rPr/>
      </w:pPr>
      <w:bookmarkStart w:colFirst="0" w:colLast="0" w:name="_l9n9jvx4ya9v" w:id="35"/>
      <w:bookmarkEnd w:id="35"/>
      <w:r w:rsidDel="00000000" w:rsidR="00000000" w:rsidRPr="00000000">
        <w:rPr>
          <w:rFonts w:ascii="Arial Unicode MS" w:cs="Arial Unicode MS" w:eastAsia="Arial Unicode MS" w:hAnsi="Arial Unicode MS"/>
          <w:rtl w:val="0"/>
        </w:rPr>
        <w:t xml:space="preserve">成果につながったファネル全体像</w:t>
      </w:r>
    </w:p>
    <w:p w:rsidR="00000000" w:rsidDel="00000000" w:rsidP="00000000" w:rsidRDefault="00000000" w:rsidRPr="00000000" w14:paraId="0000014E">
      <w:pPr>
        <w:rPr>
          <w:strike w:val="1"/>
        </w:rPr>
      </w:pPr>
      <w:r w:rsidDel="00000000" w:rsidR="00000000" w:rsidRPr="00000000">
        <w:rPr>
          <w:rFonts w:ascii="Arial Unicode MS" w:cs="Arial Unicode MS" w:eastAsia="Arial Unicode MS" w:hAnsi="Arial Unicode MS"/>
          <w:rtl w:val="0"/>
        </w:rPr>
        <w:t xml:space="preserve">①広告</w:t>
      </w:r>
      <w:r w:rsidDel="00000000" w:rsidR="00000000" w:rsidRPr="00000000">
        <w:rPr>
          <w:rtl w:val="0"/>
        </w:rPr>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② LP：メールアドレス登録（オファー：自動ウェビナー）</w:t>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③サンクスページ：LINE登録案内</w:t>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④ステップメール・LINEステップ配信</w:t>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⑤記事LP</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⑥自動ウェビナー→自動ウェビナー不参加者に別シナリオで再アプローチ</w:t>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⑦個別相談→個別相談不参加者に別シナリオで再アプローチ</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⑧（※1）バックエンド商品オファー（コンサルティング） →商品未購入者に別シナリオで再アプローチ</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（※1）フロントエンド商品をオファーせず、</w:t>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　　 直接バックエンド（主要）商品を販売する流れ。</w:t>
      </w:r>
    </w:p>
    <w:p w:rsidR="00000000" w:rsidDel="00000000" w:rsidP="00000000" w:rsidRDefault="00000000" w:rsidRPr="00000000" w14:paraId="00000160">
      <w:pPr>
        <w:pStyle w:val="Heading4"/>
        <w:rPr/>
      </w:pPr>
      <w:bookmarkStart w:colFirst="0" w:colLast="0" w:name="_jacpclomh111" w:id="36"/>
      <w:bookmarkEnd w:id="36"/>
      <w:r w:rsidDel="00000000" w:rsidR="00000000" w:rsidRPr="00000000">
        <w:rPr>
          <w:rFonts w:ascii="Arial Unicode MS" w:cs="Arial Unicode MS" w:eastAsia="Arial Unicode MS" w:hAnsi="Arial Unicode MS"/>
          <w:rtl w:val="0"/>
        </w:rPr>
        <w:t xml:space="preserve">活用した機能と具体的な施策内容</w:t>
      </w:r>
    </w:p>
    <w:p w:rsidR="00000000" w:rsidDel="00000000" w:rsidP="00000000" w:rsidRDefault="00000000" w:rsidRPr="00000000" w14:paraId="00000161">
      <w:pPr>
        <w:rPr>
          <w:b w:val="1"/>
          <w:bCs w:val="1"/>
        </w:rPr>
      </w:pPr>
      <w:r w:rsidDel="00000000" w:rsidR="00000000" w:rsidRPr="00000000">
        <w:rPr>
          <w:rFonts w:ascii="Arial Unicode MS" w:cs="Arial Unicode MS" w:eastAsia="Arial Unicode MS" w:hAnsi="Arial Unicode MS"/>
          <w:b w:val="1"/>
          <w:bCs w:val="1"/>
          <w:rtl w:val="0"/>
        </w:rPr>
        <w:t xml:space="preserve">【ファネル機能（自動ウェビナー）】「事前教育」の導入</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従来の「いきなり個別相談」というフローを変更し、個別相談の前にUTAGEの「自動ウェビナー」を設置し、事前教育を行う流れにしました。</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b w:val="1"/>
          <w:bCs w:val="1"/>
        </w:rPr>
      </w:pPr>
      <w:r w:rsidDel="00000000" w:rsidR="00000000" w:rsidRPr="00000000">
        <w:rPr>
          <w:rFonts w:ascii="Arial Unicode MS" w:cs="Arial Unicode MS" w:eastAsia="Arial Unicode MS" w:hAnsi="Arial Unicode MS"/>
          <w:b w:val="1"/>
          <w:bCs w:val="1"/>
          <w:rtl w:val="0"/>
        </w:rPr>
        <w:t xml:space="preserve">【スプレッドシート連携機能】リアルタイムの数値計測</w:t>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登録、ウェビナー申込、視聴完了、個別相談申込など、見込み客の主要な行動データをリアルタイムでスプレッドシートに出力するように設定。これにより、数値計測と問題点の分析を可能にしています。</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b w:val="1"/>
          <w:bCs w:val="1"/>
        </w:rPr>
      </w:pPr>
      <w:r w:rsidDel="00000000" w:rsidR="00000000" w:rsidRPr="00000000">
        <w:rPr>
          <w:rFonts w:ascii="Arial Unicode MS" w:cs="Arial Unicode MS" w:eastAsia="Arial Unicode MS" w:hAnsi="Arial Unicode MS"/>
          <w:b w:val="1"/>
          <w:bCs w:val="1"/>
          <w:rtl w:val="0"/>
        </w:rPr>
        <w:t xml:space="preserve">【シナリオ分岐】不参加者・未購入者への再アプローチ</w:t>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「自動ウェビナーの不参加者」「個別相談の不参加者」「商品未購入者」に対して、それぞれ別のシナリオに分岐させて、再アプローチを行う流れを組んでいます。</w:t>
      </w:r>
    </w:p>
    <w:p w:rsidR="00000000" w:rsidDel="00000000" w:rsidP="00000000" w:rsidRDefault="00000000" w:rsidRPr="00000000" w14:paraId="00000169">
      <w:pPr>
        <w:pStyle w:val="Heading4"/>
        <w:rPr/>
      </w:pPr>
      <w:bookmarkStart w:colFirst="0" w:colLast="0" w:name="_so4a044puqef" w:id="37"/>
      <w:bookmarkEnd w:id="37"/>
      <w:r w:rsidDel="00000000" w:rsidR="00000000" w:rsidRPr="00000000">
        <w:rPr>
          <w:rFonts w:ascii="Arial Unicode MS" w:cs="Arial Unicode MS" w:eastAsia="Arial Unicode MS" w:hAnsi="Arial Unicode MS"/>
          <w:rtl w:val="0"/>
        </w:rPr>
        <w:t xml:space="preserve">施策の背景にある戦略・意図</w:t>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成約ゼロだった11名の個別相談（失注データ）を分析した結果、商品内容の優位性や、他社とのサービスの違いが、個別相談の段階でまったく伝わっていないことが判明しました。</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つまり「事前の教育が足りない」ことが個別相談で成約できない直接的な原因だと特定したのです。</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また、個別相談時のやり取りから、BtoCとBtoBとでは「判断に必要な要素が異なる」という決定的な違いも分かりました。</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そこで、これら「BtoBの判断材料」を踏まえた教育用の動画を用意し、自動ウェビナーを運用することにしたのです。</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従来の「説明会ファネル」から「自動ウェビナーファネル」へと、ファネル構造を大きく変更することになりました。</w:t>
      </w:r>
    </w:p>
    <w:p w:rsidR="00000000" w:rsidDel="00000000" w:rsidP="00000000" w:rsidRDefault="00000000" w:rsidRPr="00000000" w14:paraId="00000173">
      <w:pPr>
        <w:pStyle w:val="Heading4"/>
        <w:rPr/>
      </w:pPr>
      <w:bookmarkStart w:colFirst="0" w:colLast="0" w:name="_ir36lwpde15q" w:id="38"/>
      <w:bookmarkEnd w:id="38"/>
      <w:r w:rsidDel="00000000" w:rsidR="00000000" w:rsidRPr="00000000">
        <w:rPr>
          <w:rFonts w:ascii="Arial Unicode MS" w:cs="Arial Unicode MS" w:eastAsia="Arial Unicode MS" w:hAnsi="Arial Unicode MS"/>
          <w:rtl w:val="0"/>
        </w:rPr>
        <w:t xml:space="preserve">施策を成功させるための「コツ・工夫」</w:t>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成約に至らなかった11件の個別相談を単なる失敗と捉えず、「対象者の状況を把握する」ための貴重なデータとして活用しました。</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そこから、「何がずれているのか？」「何が足りないのか？」「BtoCでずっと売れているにも関わらず、なぜBtoBで売れないのか？」という根本的な理由を徹底的に分析したのです。</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コツというよりは、リアルタイムに数字と向き合いながら、愚直に「対象の理解」に努めました。</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BtoCとの「ズレ」がどこにあるのかを把握し、それを一つひとつ修正していったことが、成功につながったのだと考えています。</w:t>
      </w:r>
    </w:p>
    <w:p w:rsidR="00000000" w:rsidDel="00000000" w:rsidP="00000000" w:rsidRDefault="00000000" w:rsidRPr="00000000" w14:paraId="0000017B">
      <w:pPr>
        <w:pStyle w:val="Heading3"/>
        <w:rPr/>
      </w:pPr>
      <w:bookmarkStart w:colFirst="0" w:colLast="0" w:name="_8br1ss632r2y" w:id="39"/>
      <w:bookmarkEnd w:id="39"/>
      <w:r w:rsidDel="00000000" w:rsidR="00000000" w:rsidRPr="00000000">
        <w:rPr>
          <w:rFonts w:ascii="Arial Unicode MS" w:cs="Arial Unicode MS" w:eastAsia="Arial Unicode MS" w:hAnsi="Arial Unicode MS"/>
          <w:rtl w:val="0"/>
        </w:rPr>
        <w:t xml:space="preserve">導入後の成果と変化</w:t>
      </w:r>
    </w:p>
    <w:p w:rsidR="00000000" w:rsidDel="00000000" w:rsidP="00000000" w:rsidRDefault="00000000" w:rsidRPr="00000000" w14:paraId="0000017C">
      <w:pPr>
        <w:pStyle w:val="Heading4"/>
        <w:rPr/>
      </w:pPr>
      <w:bookmarkStart w:colFirst="0" w:colLast="0" w:name="_vgjo9riv0etd" w:id="40"/>
      <w:bookmarkEnd w:id="40"/>
      <w:r w:rsidDel="00000000" w:rsidR="00000000" w:rsidRPr="00000000">
        <w:rPr>
          <w:rFonts w:ascii="Arial Unicode MS" w:cs="Arial Unicode MS" w:eastAsia="Arial Unicode MS" w:hAnsi="Arial Unicode MS"/>
          <w:rtl w:val="0"/>
        </w:rPr>
        <w:t xml:space="preserve">具体的な成果</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施策の改善を行った結果、成約ゼロ・赤字100万円という危機的状況から、以下のようなV字回復を達成することができました。</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numPr>
          <w:ilvl w:val="0"/>
          <w:numId w:val="29"/>
        </w:numPr>
        <w:ind w:left="720" w:hanging="360"/>
      </w:pPr>
      <w:r w:rsidDel="00000000" w:rsidR="00000000" w:rsidRPr="00000000">
        <w:rPr>
          <w:rFonts w:ascii="Arial Unicode MS" w:cs="Arial Unicode MS" w:eastAsia="Arial Unicode MS" w:hAnsi="Arial Unicode MS"/>
          <w:rtl w:val="0"/>
        </w:rPr>
        <w:t xml:space="preserve">売上：100万円の赤字 → 4,415万円</w:t>
      </w:r>
    </w:p>
    <w:p w:rsidR="00000000" w:rsidDel="00000000" w:rsidP="00000000" w:rsidRDefault="00000000" w:rsidRPr="00000000" w14:paraId="00000180">
      <w:pPr>
        <w:numPr>
          <w:ilvl w:val="0"/>
          <w:numId w:val="29"/>
        </w:numPr>
        <w:ind w:left="720" w:hanging="360"/>
      </w:pPr>
      <w:r w:rsidDel="00000000" w:rsidR="00000000" w:rsidRPr="00000000">
        <w:rPr>
          <w:rFonts w:ascii="Arial Unicode MS" w:cs="Arial Unicode MS" w:eastAsia="Arial Unicode MS" w:hAnsi="Arial Unicode MS"/>
          <w:rtl w:val="0"/>
        </w:rPr>
        <w:t xml:space="preserve">ROAS：0% → 300%</w:t>
      </w:r>
    </w:p>
    <w:p w:rsidR="00000000" w:rsidDel="00000000" w:rsidP="00000000" w:rsidRDefault="00000000" w:rsidRPr="00000000" w14:paraId="00000181">
      <w:pPr>
        <w:numPr>
          <w:ilvl w:val="0"/>
          <w:numId w:val="29"/>
        </w:numPr>
        <w:ind w:left="720" w:hanging="360"/>
      </w:pPr>
      <w:r w:rsidDel="00000000" w:rsidR="00000000" w:rsidRPr="00000000">
        <w:rPr>
          <w:rFonts w:ascii="Arial Unicode MS" w:cs="Arial Unicode MS" w:eastAsia="Arial Unicode MS" w:hAnsi="Arial Unicode MS"/>
          <w:rtl w:val="0"/>
        </w:rPr>
        <w:t xml:space="preserve">個別相談時間：1時間 → 30分ほどに短縮</w:t>
      </w:r>
    </w:p>
    <w:p w:rsidR="00000000" w:rsidDel="00000000" w:rsidP="00000000" w:rsidRDefault="00000000" w:rsidRPr="00000000" w14:paraId="00000182">
      <w:pPr>
        <w:pStyle w:val="Heading4"/>
        <w:rPr/>
      </w:pPr>
      <w:bookmarkStart w:colFirst="0" w:colLast="0" w:name="_hvot4be9l411" w:id="41"/>
      <w:bookmarkEnd w:id="41"/>
      <w:r w:rsidDel="00000000" w:rsidR="00000000" w:rsidRPr="00000000">
        <w:rPr>
          <w:rFonts w:ascii="Arial Unicode MS" w:cs="Arial Unicode MS" w:eastAsia="Arial Unicode MS" w:hAnsi="Arial Unicode MS"/>
          <w:rtl w:val="0"/>
        </w:rPr>
        <w:t xml:space="preserve">実感できた変化</w:t>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このプロジェクトは、当社がJV（ジョイントベンチャー）を組み、講師の方が実施している案件になります。</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その講師の方からは、次のような嬉しいお声をいただいています。</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集客した後の動線、つまり自動ウェビナーから個別ZoomまでがUTAGEで自動化されている仕組みのおかげで、私はZoomの個別相談でクロージングすることだけに集中できます。このプロジェクトで継続的に売上が上がり続けていて、とても助かっています」</w:t>
      </w:r>
    </w:p>
    <w:p w:rsidR="00000000" w:rsidDel="00000000" w:rsidP="00000000" w:rsidRDefault="00000000" w:rsidRPr="00000000" w14:paraId="00000188">
      <w:pPr>
        <w:pStyle w:val="Heading4"/>
        <w:rPr/>
      </w:pPr>
      <w:bookmarkStart w:colFirst="0" w:colLast="0" w:name="_8kqtqei44tup" w:id="42"/>
      <w:bookmarkEnd w:id="42"/>
      <w:r w:rsidDel="00000000" w:rsidR="00000000" w:rsidRPr="00000000">
        <w:rPr>
          <w:rFonts w:ascii="Arial Unicode MS" w:cs="Arial Unicode MS" w:eastAsia="Arial Unicode MS" w:hAnsi="Arial Unicode MS"/>
          <w:rtl w:val="0"/>
        </w:rPr>
        <w:t xml:space="preserve">今後の事業展望</w:t>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まず最初に素晴らしいシステムを提供していただき、本当にありがとうございます。</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UTAGEを自社で使わせていただき、業務改善ができ、さらには売上も増やすことができ、感謝しかございません。</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今年からUTAGEの使い方をお伝えする活動をさせていただき、10月29日現在で約650件のご相談をお受けしている状況です。</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また、UTAGEの構築チームは現在25名ほどになりました。これからも、しっかりとビジネスに向き合い、UTAGEの構築を通して、依頼者様に貢献していきたいと思います。</w:t>
      </w:r>
    </w:p>
    <w:p w:rsidR="00000000" w:rsidDel="00000000" w:rsidP="00000000" w:rsidRDefault="00000000" w:rsidRPr="00000000" w14:paraId="00000190">
      <w:pPr>
        <w:pStyle w:val="Heading3"/>
        <w:rPr/>
      </w:pPr>
      <w:bookmarkStart w:colFirst="0" w:colLast="0" w:name="_b4s0ph10uzko" w:id="43"/>
      <w:bookmarkEnd w:id="43"/>
      <w:r w:rsidDel="00000000" w:rsidR="00000000" w:rsidRPr="00000000">
        <w:rPr>
          <w:rFonts w:ascii="Arial Unicode MS" w:cs="Arial Unicode MS" w:eastAsia="Arial Unicode MS" w:hAnsi="Arial Unicode MS"/>
          <w:rtl w:val="0"/>
        </w:rPr>
        <w:t xml:space="preserve">UTAGEユーザーへのメッセージ</w:t>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これから導入される方は、UTAGEという素晴らしいシステムをぜひ活用していただきたいです。</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すでに活用している方は、ぜひ一緒にUTAGEを盛り上げていけたら嬉しいです！</w:t>
      </w:r>
    </w:p>
    <w:p w:rsidR="00000000" w:rsidDel="00000000" w:rsidP="00000000" w:rsidRDefault="00000000" w:rsidRPr="00000000" w14:paraId="00000194">
      <w:pPr>
        <w:pStyle w:val="Heading3"/>
        <w:rPr/>
      </w:pPr>
      <w:bookmarkStart w:colFirst="0" w:colLast="0" w:name="_ywsp5iktk6hz" w:id="44"/>
      <w:bookmarkEnd w:id="44"/>
      <w:r w:rsidDel="00000000" w:rsidR="00000000" w:rsidRPr="00000000">
        <w:rPr>
          <w:rFonts w:ascii="Arial Unicode MS" w:cs="Arial Unicode MS" w:eastAsia="Arial Unicode MS" w:hAnsi="Arial Unicode MS"/>
          <w:rtl w:val="0"/>
        </w:rPr>
        <w:t xml:space="preserve">UTAGE運営者コメント</w:t>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高単価なBtoB商材を「いきなり個別相談」で販売する難しさを、「自動ウェビナー」で見事に解決された好事例です。</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中川様の勝因は、赤字100万円を出した「11件の失注データ」を徹底的に分析し、BtoB攻略に不可欠な「事前の教育」を自動ウェビナーとして導入した点にあります。</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個別相談の成約率が芳しくない場合は、その手前に「教育」ステップとして自動ウェビナーを設置するというのは、多くの分野で真似できる施策ですので、ぜひ取り入れていただきたいと思います。</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自動ウェビナーは、ファネルページに自動ウェビナー要素（動画など）を挿入することで、すべてのUTAGEユーザー様がご利用になれる機能です。</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また、さらに注目すべきは「スプレッドシート連携機能」の戦略的な活用です。</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中川様は「LPの登録」「ウェビナー申込」「視聴完了」「個別相談申込」といった顧客の行動データをリアルタイムでスプレッドシートに出力し、数値計測と分析を行いました。</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sz w:val="36"/>
          <w:szCs w:val="36"/>
        </w:rPr>
      </w:pPr>
      <w:r w:rsidDel="00000000" w:rsidR="00000000" w:rsidRPr="00000000">
        <w:rPr>
          <w:rFonts w:ascii="Arial Unicode MS" w:cs="Arial Unicode MS" w:eastAsia="Arial Unicode MS" w:hAnsi="Arial Unicode MS"/>
          <w:rtl w:val="0"/>
        </w:rPr>
        <w:t xml:space="preserve">ご本人が語るように、感覚に頼らず「愚直に数字と対象理解に努める」という姿勢こそが、高単価なBtoB攻略の鍵であることを示してくれた、素晴らしいお手本だと思います。</w:t>
      </w:r>
      <w:r w:rsidDel="00000000" w:rsidR="00000000" w:rsidRPr="00000000">
        <w:rPr>
          <w:rtl w:val="0"/>
        </w:rPr>
      </w:r>
    </w:p>
    <w:p w:rsidR="00000000" w:rsidDel="00000000" w:rsidP="00000000" w:rsidRDefault="00000000" w:rsidRPr="00000000" w14:paraId="000001A2">
      <w:pPr>
        <w:pStyle w:val="Heading4"/>
        <w:spacing w:after="240" w:before="240" w:lineRule="auto"/>
        <w:rPr>
          <w:b w:val="1"/>
          <w:bCs w:val="1"/>
        </w:rPr>
      </w:pPr>
      <w:bookmarkStart w:colFirst="0" w:colLast="0" w:name="_ybtrgnvv2895" w:id="45"/>
      <w:bookmarkEnd w:id="45"/>
      <w:r w:rsidDel="00000000" w:rsidR="00000000" w:rsidRPr="00000000">
        <w:rPr>
          <w:rFonts w:ascii="Arial Unicode MS" w:cs="Arial Unicode MS" w:eastAsia="Arial Unicode MS" w:hAnsi="Arial Unicode MS"/>
          <w:b w:val="1"/>
          <w:bCs w:val="1"/>
          <w:rtl w:val="0"/>
        </w:rPr>
        <w:t xml:space="preserve">明日からできる3つのアクション </w:t>
      </w:r>
    </w:p>
    <w:p w:rsidR="00000000" w:rsidDel="00000000" w:rsidP="00000000" w:rsidRDefault="00000000" w:rsidRPr="00000000" w14:paraId="000001A3">
      <w:pPr>
        <w:spacing w:after="240" w:before="240" w:lineRule="auto"/>
        <w:rPr/>
      </w:pPr>
      <w:r w:rsidDel="00000000" w:rsidR="00000000" w:rsidRPr="00000000">
        <w:rPr>
          <w:rFonts w:ascii="Arial Unicode MS" w:cs="Arial Unicode MS" w:eastAsia="Arial Unicode MS" w:hAnsi="Arial Unicode MS"/>
          <w:rtl w:val="0"/>
        </w:rPr>
        <w:t xml:space="preserve">以下の3つの中から、今のあなたにできそうなものを1つ選んで実践してみてください。</w:t>
      </w:r>
    </w:p>
    <w:p w:rsidR="00000000" w:rsidDel="00000000" w:rsidP="00000000" w:rsidRDefault="00000000" w:rsidRPr="00000000" w14:paraId="000001A4">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【教育の仕組み化】自動ウェビナーの設置</w:t>
      </w:r>
      <w:r w:rsidDel="00000000" w:rsidR="00000000" w:rsidRPr="00000000">
        <w:rPr>
          <w:rFonts w:ascii="Arial Unicode MS" w:cs="Arial Unicode MS" w:eastAsia="Arial Unicode MS" w:hAnsi="Arial Unicode MS"/>
          <w:rtl w:val="0"/>
        </w:rPr>
        <w:br w:type="textWrapping"/>
        <w:t xml:space="preserve">「いきなり個別相談」になっている導線を見直し、手前に動画による教育ステップ（自動ウェビナー要素や動画要素など）を追加する。</w:t>
      </w:r>
    </w:p>
    <w:p w:rsidR="00000000" w:rsidDel="00000000" w:rsidP="00000000" w:rsidRDefault="00000000" w:rsidRPr="00000000" w14:paraId="000001A5">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【数字の更なる可視化】スプレッドシート連携の設定</w:t>
      </w:r>
      <w:r w:rsidDel="00000000" w:rsidR="00000000" w:rsidRPr="00000000">
        <w:rPr>
          <w:rFonts w:ascii="Arial Unicode MS" w:cs="Arial Unicode MS" w:eastAsia="Arial Unicode MS" w:hAnsi="Arial Unicode MS"/>
          <w:rtl w:val="0"/>
        </w:rPr>
        <w:br w:type="textWrapping"/>
        <w:t xml:space="preserve">「登録・申込・視聴」などの顧客アクションが発生した際、自動でスプレッドシートに行が追加されるよう設定し、現状の数字を把握する。</w:t>
      </w:r>
    </w:p>
    <w:p w:rsidR="00000000" w:rsidDel="00000000" w:rsidP="00000000" w:rsidRDefault="00000000" w:rsidRPr="00000000" w14:paraId="000001A6">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【取りこぼし防止】分岐シナリオの作成</w:t>
        <w:br w:type="textWrapping"/>
      </w:r>
      <w:r w:rsidDel="00000000" w:rsidR="00000000" w:rsidRPr="00000000">
        <w:rPr>
          <w:rFonts w:ascii="Arial Unicode MS" w:cs="Arial Unicode MS" w:eastAsia="Arial Unicode MS" w:hAnsi="Arial Unicode MS"/>
          <w:rtl w:val="0"/>
        </w:rPr>
        <w:t xml:space="preserve">「ウェビナーを見たけど申し込まなかった人」など、離脱者専用のシナリオ分岐を作成し、再アプローチのメールを設定する。</w:t>
      </w:r>
      <w:r w:rsidDel="00000000" w:rsidR="00000000" w:rsidRPr="00000000">
        <w:rPr>
          <w:rtl w:val="0"/>
        </w:rPr>
      </w:r>
    </w:p>
    <w:p w:rsidR="00000000" w:rsidDel="00000000" w:rsidP="00000000" w:rsidRDefault="00000000" w:rsidRPr="00000000" w14:paraId="000001A7">
      <w:pPr>
        <w:rPr/>
      </w:pPr>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1"/>
        <w:rPr>
          <w:sz w:val="36"/>
          <w:szCs w:val="36"/>
        </w:rPr>
      </w:pPr>
      <w:bookmarkStart w:colFirst="0" w:colLast="0" w:name="_lt4yaeazrow1" w:id="46"/>
      <w:bookmarkEnd w:id="46"/>
      <w:r w:rsidDel="00000000" w:rsidR="00000000" w:rsidRPr="00000000">
        <w:rPr>
          <w:rFonts w:ascii="Arial Unicode MS" w:cs="Arial Unicode MS" w:eastAsia="Arial Unicode MS" w:hAnsi="Arial Unicode MS"/>
          <w:rtl w:val="0"/>
        </w:rPr>
        <w:t xml:space="preserve">秦野 真里 様</w:t>
      </w:r>
      <w:r w:rsidDel="00000000" w:rsidR="00000000" w:rsidRPr="00000000">
        <w:rPr>
          <w:rtl w:val="0"/>
        </w:rPr>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ジャズレッスン講師 / オンライン教室開講講座 運営）</w:t>
      </w:r>
    </w:p>
    <w:p w:rsidR="00000000" w:rsidDel="00000000" w:rsidP="00000000" w:rsidRDefault="00000000" w:rsidRPr="00000000" w14:paraId="000001AA">
      <w:pPr>
        <w:pStyle w:val="Heading2"/>
        <w:rPr/>
      </w:pPr>
      <w:bookmarkStart w:colFirst="0" w:colLast="0" w:name="_aee9pgn7195c" w:id="47"/>
      <w:bookmarkEnd w:id="47"/>
      <w:r w:rsidDel="00000000" w:rsidR="00000000" w:rsidRPr="00000000">
        <w:rPr>
          <w:rFonts w:ascii="Arial Unicode MS" w:cs="Arial Unicode MS" w:eastAsia="Arial Unicode MS" w:hAnsi="Arial Unicode MS"/>
          <w:rtl w:val="0"/>
        </w:rPr>
        <w:t xml:space="preserve">月30回のセミナー開催がゼロに！</w:t>
        <w:br w:type="textWrapping"/>
        <w:t xml:space="preserve">「自動ウェビナー × 無料体験レッスン」で</w:t>
        <w:br w:type="textWrapping"/>
        <w:t xml:space="preserve">ジャズ講師が年収10倍を達成した</w:t>
        <w:br w:type="textWrapping"/>
        <w:t xml:space="preserve">「体験型教育ファネル」構築術</w:t>
      </w:r>
    </w:p>
    <w:p w:rsidR="00000000" w:rsidDel="00000000" w:rsidP="00000000" w:rsidRDefault="00000000" w:rsidRPr="00000000" w14:paraId="000001AB">
      <w:pPr>
        <w:numPr>
          <w:ilvl w:val="0"/>
          <w:numId w:val="40"/>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年収：UTAGE導入前 → 10倍以上</w:t>
      </w:r>
    </w:p>
    <w:p w:rsidR="00000000" w:rsidDel="00000000" w:rsidP="00000000" w:rsidRDefault="00000000" w:rsidRPr="00000000" w14:paraId="000001AC">
      <w:pPr>
        <w:numPr>
          <w:ilvl w:val="0"/>
          <w:numId w:val="40"/>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セミナー登壇：月30回 → ほぼゼロ</w:t>
      </w:r>
    </w:p>
    <w:p w:rsidR="00000000" w:rsidDel="00000000" w:rsidP="00000000" w:rsidRDefault="00000000" w:rsidRPr="00000000" w14:paraId="000001AD">
      <w:pPr>
        <w:numPr>
          <w:ilvl w:val="0"/>
          <w:numId w:val="40"/>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バックエンド成約率：約50%</w:t>
      </w:r>
    </w:p>
    <w:p w:rsidR="00000000" w:rsidDel="00000000" w:rsidP="00000000" w:rsidRDefault="00000000" w:rsidRPr="00000000" w14:paraId="000001AE">
      <w:pPr>
        <w:numPr>
          <w:ilvl w:val="0"/>
          <w:numId w:val="40"/>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バックエンドセールス時間：約15分</w:t>
      </w:r>
    </w:p>
    <w:p w:rsidR="00000000" w:rsidDel="00000000" w:rsidP="00000000" w:rsidRDefault="00000000" w:rsidRPr="00000000" w14:paraId="000001AF">
      <w:pPr>
        <w:pStyle w:val="Heading3"/>
        <w:rPr/>
      </w:pPr>
      <w:bookmarkStart w:colFirst="0" w:colLast="0" w:name="_gqui6kfx44f9" w:id="48"/>
      <w:bookmarkEnd w:id="48"/>
      <w:r w:rsidDel="00000000" w:rsidR="00000000" w:rsidRPr="00000000">
        <w:rPr>
          <w:rFonts w:ascii="Arial Unicode MS" w:cs="Arial Unicode MS" w:eastAsia="Arial Unicode MS" w:hAnsi="Arial Unicode MS"/>
          <w:rtl w:val="0"/>
        </w:rPr>
        <w:t xml:space="preserve">この事例のポイント</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b w:val="1"/>
          <w:bCs w:val="1"/>
        </w:rPr>
      </w:pPr>
      <w:r w:rsidDel="00000000" w:rsidR="00000000" w:rsidRPr="00000000">
        <w:rPr>
          <w:rFonts w:ascii="Arial Unicode MS" w:cs="Arial Unicode MS" w:eastAsia="Arial Unicode MS" w:hAnsi="Arial Unicode MS"/>
          <w:b w:val="1"/>
          <w:bCs w:val="1"/>
          <w:rtl w:val="0"/>
        </w:rPr>
        <w:t xml:space="preserve">「趣味・習い事ジャンル」でも売れている商品は自動化で売上は桁違いに伸びる</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「趣味・習い事ジャンルでは大きな収益を上げにくい」といった課題や、「集客のためのセミナー開催に追われて時間がない」といった悩みを解決した、UTAGE活用法をご紹介します。</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秦野様は、ジャズレッスン事業で月30回も開催していたセミナーを、自動ウェビナーと無料体験レッスンを組み合わせたファネルで仕組み化し、教育プロセスを自動化しつつも、お客様との信頼関係を築くことに成功されました。</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その結果、セミナー登壇の時間がほぼゼロになり、生まれた時間で第二の事業である「講師向けオンライン教室開講講座」を立ち上げ、年収10倍以上を達成されています。</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「音楽・習い事・趣味の教室を運営している」「セミナー開催を減らしたい」「バックエンドの成約率を上げたい」…といった方に、必見の内容です。</w:t>
      </w:r>
    </w:p>
    <w:p w:rsidR="00000000" w:rsidDel="00000000" w:rsidP="00000000" w:rsidRDefault="00000000" w:rsidRPr="00000000" w14:paraId="000001BA">
      <w:pPr>
        <w:pStyle w:val="Heading3"/>
        <w:rPr/>
      </w:pPr>
      <w:bookmarkStart w:colFirst="0" w:colLast="0" w:name="_401n05x13k71" w:id="49"/>
      <w:bookmarkEnd w:id="49"/>
      <w:r w:rsidDel="00000000" w:rsidR="00000000" w:rsidRPr="00000000">
        <w:rPr>
          <w:rFonts w:ascii="Arial Unicode MS" w:cs="Arial Unicode MS" w:eastAsia="Arial Unicode MS" w:hAnsi="Arial Unicode MS"/>
          <w:rtl w:val="0"/>
        </w:rPr>
        <w:t xml:space="preserve">事業概要</w:t>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楽器愛好者向けに動画を使ったジャズレッスンを提供する「ジャズレッスン講座」及び、オンライン教室を開講したい習い事講師向けに、UTAGEを使用したレッスン展開の方法を教える「オンライン教室開講講座」を運営している。</w:t>
      </w:r>
    </w:p>
    <w:p w:rsidR="00000000" w:rsidDel="00000000" w:rsidP="00000000" w:rsidRDefault="00000000" w:rsidRPr="00000000" w14:paraId="000001BC">
      <w:pPr>
        <w:pStyle w:val="Heading3"/>
        <w:rPr/>
      </w:pPr>
      <w:bookmarkStart w:colFirst="0" w:colLast="0" w:name="_442gmqugdrws" w:id="50"/>
      <w:bookmarkEnd w:id="50"/>
      <w:r w:rsidDel="00000000" w:rsidR="00000000" w:rsidRPr="00000000">
        <w:rPr>
          <w:rFonts w:ascii="Arial Unicode MS" w:cs="Arial Unicode MS" w:eastAsia="Arial Unicode MS" w:hAnsi="Arial Unicode MS"/>
          <w:rtl w:val="0"/>
        </w:rPr>
        <w:t xml:space="preserve">導入前のビジネス課題</w:t>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最も大きな課題は、セミナーや勉強会の開催に追われていたことでした。</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特に「ジャズレッスン」の事業は、広告から1回のセミナーで販売するのが難しく、お客様との接触回数を増やすために、グループセミナーや個別相談を頻繁に行う必要がありました。</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自分の使える時間の半分は、集客のためのセミナーをやっていた感覚です。</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手動で開催していたセミナーでも成約率は悪くありませんでしたが、その対応に追われるあまり、売上をさらに拡大させるための施策や本来の業務に充てる時間が奪われてしまっていたのです。</w:t>
      </w:r>
    </w:p>
    <w:p w:rsidR="00000000" w:rsidDel="00000000" w:rsidP="00000000" w:rsidRDefault="00000000" w:rsidRPr="00000000" w14:paraId="000001C4">
      <w:pPr>
        <w:pStyle w:val="Heading3"/>
        <w:rPr/>
      </w:pPr>
      <w:bookmarkStart w:colFirst="0" w:colLast="0" w:name="_c80aee9yygeo" w:id="51"/>
      <w:bookmarkEnd w:id="51"/>
      <w:r w:rsidDel="00000000" w:rsidR="00000000" w:rsidRPr="00000000">
        <w:rPr>
          <w:rFonts w:ascii="Arial Unicode MS" w:cs="Arial Unicode MS" w:eastAsia="Arial Unicode MS" w:hAnsi="Arial Unicode MS"/>
          <w:rtl w:val="0"/>
        </w:rPr>
        <w:t xml:space="preserve">課題解決のUTAGE活用法</w:t>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主に「自動ウェビナー機能」と、無料プレゼント動画を格納する「会員サイト」を活用し、教育の自動化を行いました。</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ビジネス系とは違い、音楽業界のお客様はファネルの流れに乗ってこれるか心配でしたが、動画での教育が非常に効果的で、毎月安定して新規の受講生を獲得できています。</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この2つの機能は教育に大変役立っています。また、複数のツールを使うことなくUTAGEのみで仕組みが完結できる点も、本当にありがたいです。</w:t>
      </w:r>
    </w:p>
    <w:p w:rsidR="00000000" w:rsidDel="00000000" w:rsidP="00000000" w:rsidRDefault="00000000" w:rsidRPr="00000000" w14:paraId="000001CA">
      <w:pPr>
        <w:pStyle w:val="Heading4"/>
        <w:rPr/>
      </w:pPr>
      <w:bookmarkStart w:colFirst="0" w:colLast="0" w:name="_rpx4voe827f1" w:id="52"/>
      <w:bookmarkEnd w:id="52"/>
      <w:r w:rsidDel="00000000" w:rsidR="00000000" w:rsidRPr="00000000">
        <w:rPr>
          <w:rFonts w:ascii="Arial Unicode MS" w:cs="Arial Unicode MS" w:eastAsia="Arial Unicode MS" w:hAnsi="Arial Unicode MS"/>
          <w:rtl w:val="0"/>
        </w:rPr>
        <w:t xml:space="preserve">成果につながったファネル全体像 </w:t>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①Meta広告・YouTube広告・SNS投稿</w:t>
      </w:r>
    </w:p>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②LP：メールアドレス登録（オファー：7日間メール講座）→ステップメール配信→フロントエンド商品オファー（会員制コミュニティ：2週間の無料体験）</w:t>
      </w:r>
    </w:p>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③サンクスページ：自動ウェビナーの予約案内（LINE登録）</w:t>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④LINEステップ配信（リマインダ配信）</w:t>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⑤自動ウェビナー</w:t>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⑥フロントエンド商品オファー（会員制コミュニティ：2週間の無料体験）</w:t>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⑦個別相談（無料体験期間中）</w:t>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⑧バックエンド商品オファー（オンライン講座・スクール）</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※上記は「ジャズレッスン講座」のファネル全体像です。</w:t>
      </w:r>
    </w:p>
    <w:p w:rsidR="00000000" w:rsidDel="00000000" w:rsidP="00000000" w:rsidRDefault="00000000" w:rsidRPr="00000000" w14:paraId="000001DC">
      <w:pPr>
        <w:pStyle w:val="Heading4"/>
        <w:rPr/>
      </w:pPr>
      <w:bookmarkStart w:colFirst="0" w:colLast="0" w:name="_nxze5wg9j0jp" w:id="53"/>
      <w:bookmarkEnd w:id="53"/>
      <w:r w:rsidDel="00000000" w:rsidR="00000000" w:rsidRPr="00000000">
        <w:rPr>
          <w:rFonts w:ascii="Arial Unicode MS" w:cs="Arial Unicode MS" w:eastAsia="Arial Unicode MS" w:hAnsi="Arial Unicode MS"/>
          <w:rtl w:val="0"/>
        </w:rPr>
        <w:t xml:space="preserve">活用した機能と具体的な施策内容</w:t>
      </w:r>
    </w:p>
    <w:p w:rsidR="00000000" w:rsidDel="00000000" w:rsidP="00000000" w:rsidRDefault="00000000" w:rsidRPr="00000000" w14:paraId="000001DD">
      <w:pPr>
        <w:rPr>
          <w:b w:val="1"/>
          <w:bCs w:val="1"/>
        </w:rPr>
      </w:pPr>
      <w:r w:rsidDel="00000000" w:rsidR="00000000" w:rsidRPr="00000000">
        <w:rPr>
          <w:rFonts w:ascii="Arial Unicode MS" w:cs="Arial Unicode MS" w:eastAsia="Arial Unicode MS" w:hAnsi="Arial Unicode MS"/>
          <w:b w:val="1"/>
          <w:bCs w:val="1"/>
          <w:rtl w:val="0"/>
        </w:rPr>
        <w:t xml:space="preserve">【自動ウェビナー機能】セミナー登壇の自動化</w:t>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とにかく自分が登壇する回数・時間を減らしたかったため、それに代わる施策として、自分の「分身」が登壇する「自動ウェビナー機能」が必須でした。</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自動ウェビナーでも高い成約率を維持できているのは、いきなり自動化するのではなく、もともと手動開催で「成果が出ていたセミナー構成」をベースに自動化へ移行したためです。</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b w:val="1"/>
          <w:bCs w:val="1"/>
        </w:rPr>
      </w:pPr>
      <w:r w:rsidDel="00000000" w:rsidR="00000000" w:rsidRPr="00000000">
        <w:rPr>
          <w:rFonts w:ascii="Arial Unicode MS" w:cs="Arial Unicode MS" w:eastAsia="Arial Unicode MS" w:hAnsi="Arial Unicode MS"/>
          <w:b w:val="1"/>
          <w:bCs w:val="1"/>
          <w:rtl w:val="0"/>
        </w:rPr>
        <w:t xml:space="preserve">【会員サイト】動画プレゼントによる自動教育</w:t>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音楽の分野はやはり動画での教育が強力ですので、「会員サイト」を無料プレゼント動画の置き場所として活用し、教育の自動化に役立てています。</w:t>
      </w:r>
    </w:p>
    <w:p w:rsidR="00000000" w:rsidDel="00000000" w:rsidP="00000000" w:rsidRDefault="00000000" w:rsidRPr="00000000" w14:paraId="000001E4">
      <w:pPr>
        <w:pStyle w:val="Heading4"/>
        <w:rPr/>
      </w:pPr>
      <w:bookmarkStart w:colFirst="0" w:colLast="0" w:name="_rkx94ym0j3og" w:id="54"/>
      <w:bookmarkEnd w:id="54"/>
      <w:r w:rsidDel="00000000" w:rsidR="00000000" w:rsidRPr="00000000">
        <w:rPr>
          <w:rFonts w:ascii="Arial Unicode MS" w:cs="Arial Unicode MS" w:eastAsia="Arial Unicode MS" w:hAnsi="Arial Unicode MS"/>
          <w:rtl w:val="0"/>
        </w:rPr>
        <w:t xml:space="preserve">施策を成功させるための「コツ・工夫」</w:t>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自動ウェビナーは、自分が登壇するのとは違い、視聴している人の温度感がわからないため、セミナー内容をかなりの回数改訂しました。展開の早い構成にし、話すテンポも緩急をつけるように工夫しています。</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また、最大の工夫は「コメントの促進」です。</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冒頭で「ウェブセミナーっていうとZoomとかをイメージされると思うのですが、このシステムはみなさんのお顔が見えないんですよ。なのでコメントでリアクションしてくださいね」と、ウェブセミナーそのものがよくわからない方にも受講方法を説明しました。</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さらに、「共感したら８と入力してください」など、数字でコメントしてもらうようにしたことで、たくさんコメントを入れてもらうことができています。</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もう一つの工夫が、「無料体験レッスン」を活用したセールスフローです。</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メルマガ登録から自動ウェビナー視聴を経て、まずは会員制コミュニティ（サブスク）の「2週間無料体験」にご登録いただきます。</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そして、その体験期間中に個別面談を実施し、バックエンド（6か月～1年の短期集中レッスン）をオファーする流れを作りました。</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時間をかけて教育し、バックエンドが必要な人にのみ面談してセールスを行うため、セールスはほぼしなくても15分くらいお話しするだけで、約半数の方にバックエンドをお申込みいただけています。</w:t>
      </w:r>
    </w:p>
    <w:p w:rsidR="00000000" w:rsidDel="00000000" w:rsidP="00000000" w:rsidRDefault="00000000" w:rsidRPr="00000000" w14:paraId="000001F4">
      <w:pPr>
        <w:pStyle w:val="Heading3"/>
        <w:rPr/>
      </w:pPr>
      <w:bookmarkStart w:colFirst="0" w:colLast="0" w:name="_fc3wx9e76tb4" w:id="55"/>
      <w:bookmarkEnd w:id="55"/>
      <w:r w:rsidDel="00000000" w:rsidR="00000000" w:rsidRPr="00000000">
        <w:rPr>
          <w:rFonts w:ascii="Arial Unicode MS" w:cs="Arial Unicode MS" w:eastAsia="Arial Unicode MS" w:hAnsi="Arial Unicode MS"/>
          <w:rtl w:val="0"/>
        </w:rPr>
        <w:t xml:space="preserve">導入後の成果と変化</w:t>
      </w:r>
    </w:p>
    <w:p w:rsidR="00000000" w:rsidDel="00000000" w:rsidP="00000000" w:rsidRDefault="00000000" w:rsidRPr="00000000" w14:paraId="000001F5">
      <w:pPr>
        <w:pStyle w:val="Heading4"/>
        <w:rPr/>
      </w:pPr>
      <w:bookmarkStart w:colFirst="0" w:colLast="0" w:name="_33dml33fuykp" w:id="56"/>
      <w:bookmarkEnd w:id="56"/>
      <w:r w:rsidDel="00000000" w:rsidR="00000000" w:rsidRPr="00000000">
        <w:rPr>
          <w:rFonts w:ascii="Arial Unicode MS" w:cs="Arial Unicode MS" w:eastAsia="Arial Unicode MS" w:hAnsi="Arial Unicode MS"/>
          <w:rtl w:val="0"/>
        </w:rPr>
        <w:t xml:space="preserve">具体的な成果</w:t>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ジャズレッスン事業の教育を自動化した結果、次のような成果が出ました。</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numPr>
          <w:ilvl w:val="0"/>
          <w:numId w:val="4"/>
        </w:numPr>
        <w:ind w:left="720" w:hanging="360"/>
      </w:pPr>
      <w:r w:rsidDel="00000000" w:rsidR="00000000" w:rsidRPr="00000000">
        <w:rPr>
          <w:rFonts w:ascii="Arial Unicode MS" w:cs="Arial Unicode MS" w:eastAsia="Arial Unicode MS" w:hAnsi="Arial Unicode MS"/>
          <w:rtl w:val="0"/>
        </w:rPr>
        <w:t xml:space="preserve">年収：UTAGE導入前 → 10倍以上にアップ</w:t>
      </w:r>
    </w:p>
    <w:p w:rsidR="00000000" w:rsidDel="00000000" w:rsidP="00000000" w:rsidRDefault="00000000" w:rsidRPr="00000000" w14:paraId="000001F9">
      <w:pPr>
        <w:numPr>
          <w:ilvl w:val="0"/>
          <w:numId w:val="4"/>
        </w:numPr>
        <w:ind w:left="720" w:hanging="360"/>
      </w:pPr>
      <w:r w:rsidDel="00000000" w:rsidR="00000000" w:rsidRPr="00000000">
        <w:rPr>
          <w:rFonts w:ascii="Arial Unicode MS" w:cs="Arial Unicode MS" w:eastAsia="Arial Unicode MS" w:hAnsi="Arial Unicode MS"/>
          <w:rtl w:val="0"/>
        </w:rPr>
        <w:t xml:space="preserve">セミナー登壇：月30回 → ほぼゼロに</w:t>
      </w:r>
    </w:p>
    <w:p w:rsidR="00000000" w:rsidDel="00000000" w:rsidP="00000000" w:rsidRDefault="00000000" w:rsidRPr="00000000" w14:paraId="000001FA">
      <w:pPr>
        <w:numPr>
          <w:ilvl w:val="0"/>
          <w:numId w:val="4"/>
        </w:numPr>
        <w:ind w:left="720" w:hanging="360"/>
      </w:pPr>
      <w:r w:rsidDel="00000000" w:rsidR="00000000" w:rsidRPr="00000000">
        <w:rPr>
          <w:rFonts w:ascii="Arial Unicode MS" w:cs="Arial Unicode MS" w:eastAsia="Arial Unicode MS" w:hAnsi="Arial Unicode MS"/>
          <w:rtl w:val="0"/>
        </w:rPr>
        <w:t xml:space="preserve">バックエンド成約率：約50%まで向上</w:t>
      </w:r>
    </w:p>
    <w:p w:rsidR="00000000" w:rsidDel="00000000" w:rsidP="00000000" w:rsidRDefault="00000000" w:rsidRPr="00000000" w14:paraId="000001FB">
      <w:pPr>
        <w:numPr>
          <w:ilvl w:val="0"/>
          <w:numId w:val="4"/>
        </w:numPr>
        <w:ind w:left="720" w:hanging="360"/>
      </w:pPr>
      <w:r w:rsidDel="00000000" w:rsidR="00000000" w:rsidRPr="00000000">
        <w:rPr>
          <w:rFonts w:ascii="Arial Unicode MS" w:cs="Arial Unicode MS" w:eastAsia="Arial Unicode MS" w:hAnsi="Arial Unicode MS"/>
          <w:rtl w:val="0"/>
        </w:rPr>
        <w:t xml:space="preserve">バックエンドセールス時間： 約15分に短縮</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集客・セールスにかかる時間を大幅に削減できたことで、第二の事業（講師向けの講座）も並行してできるようになったことが、年収10倍以上につながった要因です。</w:t>
      </w:r>
    </w:p>
    <w:p w:rsidR="00000000" w:rsidDel="00000000" w:rsidP="00000000" w:rsidRDefault="00000000" w:rsidRPr="00000000" w14:paraId="000001FE">
      <w:pPr>
        <w:pStyle w:val="Heading4"/>
        <w:rPr/>
      </w:pPr>
      <w:bookmarkStart w:colFirst="0" w:colLast="0" w:name="_kda55djdfevv" w:id="57"/>
      <w:bookmarkEnd w:id="57"/>
      <w:r w:rsidDel="00000000" w:rsidR="00000000" w:rsidRPr="00000000">
        <w:rPr>
          <w:rFonts w:ascii="Arial Unicode MS" w:cs="Arial Unicode MS" w:eastAsia="Arial Unicode MS" w:hAnsi="Arial Unicode MS"/>
          <w:rtl w:val="0"/>
        </w:rPr>
        <w:t xml:space="preserve">実感できた変化</w:t>
      </w:r>
    </w:p>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一番大きな変化は、寝る時間ができたことです！ 以前は、セミナーを夜にも開催していましたし、不安で眠れないという感じでしたが、今は寝る時間の確保も安心感も得られています。</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また、ジャズレッスン講座の方では、一般的なレッスン料金の2～3倍の金額の商品を販売しているのですが、ファネルでしっかり教育できていることで、お客様が納得したうえで購入いただけているのがわかります。</w:t>
      </w:r>
    </w:p>
    <w:p w:rsidR="00000000" w:rsidDel="00000000" w:rsidP="00000000" w:rsidRDefault="00000000" w:rsidRPr="00000000" w14:paraId="00000202">
      <w:pPr>
        <w:pStyle w:val="Heading4"/>
        <w:rPr/>
      </w:pPr>
      <w:bookmarkStart w:colFirst="0" w:colLast="0" w:name="_r0v1uv5nj1wm" w:id="58"/>
      <w:bookmarkEnd w:id="58"/>
      <w:r w:rsidDel="00000000" w:rsidR="00000000" w:rsidRPr="00000000">
        <w:rPr>
          <w:rFonts w:ascii="Arial Unicode MS" w:cs="Arial Unicode MS" w:eastAsia="Arial Unicode MS" w:hAnsi="Arial Unicode MS"/>
          <w:rtl w:val="0"/>
        </w:rPr>
        <w:t xml:space="preserve">今後の事業展望</w:t>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現在、オンラインジャズレッスンのフランチャイズ化をはじめています。どの講師も同じ仕組み（ファネル）で販売することで、企業イメージを損なわない集客ができると考えています。</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また、それぞれの講師の個性を活かし、私ではできなかったようなテストを繰り返すことで、音楽業界での最適化を図っていきたいです！</w:t>
      </w:r>
    </w:p>
    <w:p w:rsidR="00000000" w:rsidDel="00000000" w:rsidP="00000000" w:rsidRDefault="00000000" w:rsidRPr="00000000" w14:paraId="00000206">
      <w:pPr>
        <w:pStyle w:val="Heading4"/>
        <w:rPr/>
      </w:pPr>
      <w:bookmarkStart w:colFirst="0" w:colLast="0" w:name="_ckulc1nhh7eb" w:id="59"/>
      <w:bookmarkEnd w:id="59"/>
      <w:r w:rsidDel="00000000" w:rsidR="00000000" w:rsidRPr="00000000">
        <w:rPr>
          <w:rFonts w:ascii="Arial Unicode MS" w:cs="Arial Unicode MS" w:eastAsia="Arial Unicode MS" w:hAnsi="Arial Unicode MS"/>
          <w:rtl w:val="0"/>
        </w:rPr>
        <w:t xml:space="preserve">UTAGEユーザーへのメッセージ</w:t>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私は現在2つの事業をしていますが、それができるのもUTAGEを使って時間を作ることができたからです。</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私のクライアント（習い事講師の先生方）は、マーケティングツールと聞くと、一歩引いてしまう方が多いのですが、実際に使いながらマーケティングを覚える気持ちで挑んでいただきたいです！</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私が実施してきた方法を講座でお伝えしたクライアントの中には、同じ方法で月100万円くらい成約し続けている人もいます。音楽以外のあらゆるジャンルの習い事講師さんにも実施していただいています。</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そして何より、初歩的な質問でも、丁寧にサポートしてくださる点にとても助けられました。UTAGEのスタッフの皆様には感謝しています。申し訳ないと思いながら、これからも頼りにしています。いつもありがとうございます！</w:t>
      </w:r>
    </w:p>
    <w:p w:rsidR="00000000" w:rsidDel="00000000" w:rsidP="00000000" w:rsidRDefault="00000000" w:rsidRPr="00000000" w14:paraId="0000020E">
      <w:pPr>
        <w:pStyle w:val="Heading3"/>
        <w:rPr/>
      </w:pPr>
      <w:bookmarkStart w:colFirst="0" w:colLast="0" w:name="_qoaejxsbnc2" w:id="60"/>
      <w:bookmarkEnd w:id="60"/>
      <w:r w:rsidDel="00000000" w:rsidR="00000000" w:rsidRPr="00000000">
        <w:rPr>
          <w:rFonts w:ascii="Arial Unicode MS" w:cs="Arial Unicode MS" w:eastAsia="Arial Unicode MS" w:hAnsi="Arial Unicode MS"/>
          <w:rtl w:val="0"/>
        </w:rPr>
        <w:t xml:space="preserve">UTAGE運営者コメント</w:t>
      </w:r>
    </w:p>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秦野様は「ジャズレッスン」という、ビジネス系以外の専門分野で大きな成功を収められており、ニッチ分野でレッスン講師などをされている方には、非常に勇気づけられる事例だと思いました。</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秦野様の施策には、多くのユーザー様が取り入れられる3つのポイントがあります。</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第一に、「ライブセミナー」で勝ちパターンを確立してから自動化した点です。</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これから自動化を目指す方にとって重要なのは、秦野様がいきなり全てを自動化しようとしたのではなく、まずライブ開催で「売れるセミナー」を作り、その後にUTAGEで「自動ウェビナー＋教育導線」で仕組み化したという事実です。</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リアルタイムでお客様の反応を見ながら検証し、反応が取れる構成が固まってから自動化へ移行する。この順序を守ったからこそ、自動化後も高い成約率を維持できているのだと思います。</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第二に、自動ウェビナーのエンゲージメントを高める工夫です。</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自動ウェビナーの参加者に対して、秦野様は「（顔が見えないので）コメントでリアクションしてください」「共感したら8と入力して」といった具体的な案内をし、視聴者を巻き込む工夫をされています。</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これにより、自動ウェビナーであっても参加者とのエンゲージメントが高まり、リアルタイムで実施しているようなライブ感を生み出すという、非常に上手な活用法だと感じました。</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なお、このコメント機能は、自動ウェビナー設定にて「チャット機能」を「利用する」と設定いただくだけで、すべてのユーザー様がご利用可能です。</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第三に、「体験型教育ファネル」の巧妙な設計です。</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秦野様は、自動ウェビナーで教育を自動化するだけでなく、その後の「2週間無料体験」の期間中に「個別面談」を組み込みました。</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これにより、お客様の熱量が高いままバックエンド（短期集中レッスン）の提案ができ、約半数の方が成約するという非常に効率的な仕組みを構築されています。</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月に30回実施していたセミナー集客をやめても、年収が10倍以上になったという圧巻の成果は、ビジネス系以外のジャンルであっても、教育を仕組み化することで達成できるという何よりの証明です。</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秦野様が語る「（UTAGEを）実際に使いながらマーケティングを覚える気持ちで挑んでいただきたい」というメッセージは、すべてのUTAGEユーザー様の背中を押してくれると感じました。</w:t>
      </w:r>
    </w:p>
    <w:p w:rsidR="00000000" w:rsidDel="00000000" w:rsidP="00000000" w:rsidRDefault="00000000" w:rsidRPr="00000000" w14:paraId="0000022A">
      <w:pPr>
        <w:pStyle w:val="Heading4"/>
        <w:spacing w:after="240" w:before="240" w:lineRule="auto"/>
        <w:rPr>
          <w:b w:val="1"/>
          <w:bCs w:val="1"/>
        </w:rPr>
      </w:pPr>
      <w:bookmarkStart w:colFirst="0" w:colLast="0" w:name="_nb58xj68pgio" w:id="61"/>
      <w:bookmarkEnd w:id="61"/>
      <w:r w:rsidDel="00000000" w:rsidR="00000000" w:rsidRPr="00000000">
        <w:rPr>
          <w:rFonts w:ascii="Arial Unicode MS" w:cs="Arial Unicode MS" w:eastAsia="Arial Unicode MS" w:hAnsi="Arial Unicode MS"/>
          <w:b w:val="1"/>
          <w:bCs w:val="1"/>
          <w:rtl w:val="0"/>
        </w:rPr>
        <w:t xml:space="preserve">明日からできる3つのアクション </w:t>
      </w:r>
    </w:p>
    <w:p w:rsidR="00000000" w:rsidDel="00000000" w:rsidP="00000000" w:rsidRDefault="00000000" w:rsidRPr="00000000" w14:paraId="0000022B">
      <w:pPr>
        <w:spacing w:after="240" w:before="240" w:lineRule="auto"/>
        <w:rPr/>
      </w:pPr>
      <w:r w:rsidDel="00000000" w:rsidR="00000000" w:rsidRPr="00000000">
        <w:rPr>
          <w:rFonts w:ascii="Arial Unicode MS" w:cs="Arial Unicode MS" w:eastAsia="Arial Unicode MS" w:hAnsi="Arial Unicode MS"/>
          <w:rtl w:val="0"/>
        </w:rPr>
        <w:t xml:space="preserve">以下の3つの中から、今のあなたにできそうなものを1つ選んで実践してみてください。</w:t>
      </w:r>
    </w:p>
    <w:p w:rsidR="00000000" w:rsidDel="00000000" w:rsidP="00000000" w:rsidRDefault="00000000" w:rsidRPr="00000000" w14:paraId="0000022C">
      <w:pPr>
        <w:numPr>
          <w:ilvl w:val="0"/>
          <w:numId w:val="10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【自動化の土台作成】ウェビナーファネルの追加</w:t>
      </w:r>
      <w:r w:rsidDel="00000000" w:rsidR="00000000" w:rsidRPr="00000000">
        <w:rPr>
          <w:rFonts w:ascii="Arial Unicode MS" w:cs="Arial Unicode MS" w:eastAsia="Arial Unicode MS" w:hAnsi="Arial Unicode MS"/>
          <w:rtl w:val="0"/>
        </w:rPr>
        <w:br w:type="textWrapping"/>
        <w:t xml:space="preserve">動画の中身は後から作るとして、まずはUTAGEの「自動ウェビナー」テンプレートを追加し、登録から視聴、販売までの全体の流れ（枠組み）だけを作成する。</w:t>
      </w:r>
    </w:p>
    <w:p w:rsidR="00000000" w:rsidDel="00000000" w:rsidP="00000000" w:rsidRDefault="00000000" w:rsidRPr="00000000" w14:paraId="0000022D">
      <w:pPr>
        <w:numPr>
          <w:ilvl w:val="0"/>
          <w:numId w:val="10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【ライブ感の演出】チャット機能の有効化</w:t>
      </w:r>
      <w:r w:rsidDel="00000000" w:rsidR="00000000" w:rsidRPr="00000000">
        <w:rPr>
          <w:rFonts w:ascii="Arial Unicode MS" w:cs="Arial Unicode MS" w:eastAsia="Arial Unicode MS" w:hAnsi="Arial Unicode MS"/>
          <w:rtl w:val="0"/>
        </w:rPr>
        <w:br w:type="textWrapping"/>
        <w:t xml:space="preserve">自動ウェビナー設定で「チャット機能」を「利用する」に切り替え、視聴者がコメントできる状態を作る。（エンゲージメントの土台を作る）</w:t>
      </w:r>
    </w:p>
    <w:p w:rsidR="00000000" w:rsidDel="00000000" w:rsidP="00000000" w:rsidRDefault="00000000" w:rsidRPr="00000000" w14:paraId="0000022E">
      <w:pPr>
        <w:numPr>
          <w:ilvl w:val="0"/>
          <w:numId w:val="10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【クロージングの設計】個別相談/体験会のフォーム作成</w:t>
        <w:br w:type="textWrapping"/>
      </w:r>
      <w:r w:rsidDel="00000000" w:rsidR="00000000" w:rsidRPr="00000000">
        <w:rPr>
          <w:rFonts w:ascii="Arial Unicode MS" w:cs="Arial Unicode MS" w:eastAsia="Arial Unicode MS" w:hAnsi="Arial Unicode MS"/>
          <w:rtl w:val="0"/>
        </w:rPr>
        <w:t xml:space="preserve">ウェビナー後の受け皿となる「イベント予約」フォームを作成し、ウェビナー終了後に案内されるようにファネルに連携させる。</w:t>
      </w:r>
    </w:p>
    <w:p w:rsidR="00000000" w:rsidDel="00000000" w:rsidP="00000000" w:rsidRDefault="00000000" w:rsidRPr="00000000" w14:paraId="0000022F">
      <w:pPr>
        <w:rPr/>
      </w:pPr>
      <w:r w:rsidDel="00000000" w:rsidR="00000000" w:rsidRPr="00000000">
        <w:br w:type="page"/>
      </w:r>
      <w:r w:rsidDel="00000000" w:rsidR="00000000" w:rsidRPr="00000000">
        <w:rPr>
          <w:rtl w:val="0"/>
        </w:rPr>
      </w:r>
    </w:p>
    <w:p w:rsidR="00000000" w:rsidDel="00000000" w:rsidP="00000000" w:rsidRDefault="00000000" w:rsidRPr="00000000" w14:paraId="00000230">
      <w:pPr>
        <w:pStyle w:val="Heading1"/>
        <w:rPr/>
      </w:pPr>
      <w:bookmarkStart w:colFirst="0" w:colLast="0" w:name="_a0ere42g1rsp" w:id="62"/>
      <w:bookmarkEnd w:id="62"/>
      <w:r w:rsidDel="00000000" w:rsidR="00000000" w:rsidRPr="00000000">
        <w:rPr>
          <w:rFonts w:ascii="Arial Unicode MS" w:cs="Arial Unicode MS" w:eastAsia="Arial Unicode MS" w:hAnsi="Arial Unicode MS"/>
          <w:rtl w:val="0"/>
        </w:rPr>
        <w:t xml:space="preserve">こんのりり 様</w:t>
      </w:r>
    </w:p>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オンラインアカデミー運営）</w:t>
      </w:r>
    </w:p>
    <w:p w:rsidR="00000000" w:rsidDel="00000000" w:rsidP="00000000" w:rsidRDefault="00000000" w:rsidRPr="00000000" w14:paraId="00000232">
      <w:pPr>
        <w:pStyle w:val="Heading2"/>
        <w:rPr/>
      </w:pPr>
      <w:bookmarkStart w:colFirst="0" w:colLast="0" w:name="_k43ad7rzcd8v" w:id="63"/>
      <w:bookmarkEnd w:id="63"/>
      <w:r w:rsidDel="00000000" w:rsidR="00000000" w:rsidRPr="00000000">
        <w:rPr>
          <w:rFonts w:ascii="Arial Unicode MS" w:cs="Arial Unicode MS" w:eastAsia="Arial Unicode MS" w:hAnsi="Arial Unicode MS"/>
          <w:rtl w:val="0"/>
        </w:rPr>
        <w:t xml:space="preserve">ブランド体験にこだわった導線設計で</w:t>
        <w:br w:type="textWrapping"/>
        <w:t xml:space="preserve">体験会からの講座成約率が7倍に！ </w:t>
        <w:br w:type="textWrapping"/>
        <w:t xml:space="preserve">「世界観を壊さない」自動化ファネル構築術</w:t>
      </w:r>
    </w:p>
    <w:p w:rsidR="00000000" w:rsidDel="00000000" w:rsidP="00000000" w:rsidRDefault="00000000" w:rsidRPr="00000000" w14:paraId="00000233">
      <w:pPr>
        <w:numPr>
          <w:ilvl w:val="0"/>
          <w:numId w:val="26"/>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体験会からの講座成約率：8% → 55%</w:t>
      </w:r>
    </w:p>
    <w:p w:rsidR="00000000" w:rsidDel="00000000" w:rsidP="00000000" w:rsidRDefault="00000000" w:rsidRPr="00000000" w14:paraId="00000234">
      <w:pPr>
        <w:numPr>
          <w:ilvl w:val="0"/>
          <w:numId w:val="26"/>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運営工数：80%削減（1回8時間 → 1.5時間）</w:t>
      </w:r>
    </w:p>
    <w:p w:rsidR="00000000" w:rsidDel="00000000" w:rsidP="00000000" w:rsidRDefault="00000000" w:rsidRPr="00000000" w14:paraId="00000235">
      <w:pPr>
        <w:numPr>
          <w:ilvl w:val="0"/>
          <w:numId w:val="26"/>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体験会参加率：65% → 91%</w:t>
      </w:r>
    </w:p>
    <w:p w:rsidR="00000000" w:rsidDel="00000000" w:rsidP="00000000" w:rsidRDefault="00000000" w:rsidRPr="00000000" w14:paraId="00000236">
      <w:pPr>
        <w:numPr>
          <w:ilvl w:val="0"/>
          <w:numId w:val="26"/>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LP経由の申込率：12% → 33%</w:t>
      </w:r>
    </w:p>
    <w:p w:rsidR="00000000" w:rsidDel="00000000" w:rsidP="00000000" w:rsidRDefault="00000000" w:rsidRPr="00000000" w14:paraId="00000237">
      <w:pPr>
        <w:pStyle w:val="Heading3"/>
        <w:rPr/>
      </w:pPr>
      <w:bookmarkStart w:colFirst="0" w:colLast="0" w:name="_90fvc99zkmu8" w:id="64"/>
      <w:bookmarkEnd w:id="64"/>
      <w:r w:rsidDel="00000000" w:rsidR="00000000" w:rsidRPr="00000000">
        <w:rPr>
          <w:rFonts w:ascii="Arial Unicode MS" w:cs="Arial Unicode MS" w:eastAsia="Arial Unicode MS" w:hAnsi="Arial Unicode MS"/>
          <w:rtl w:val="0"/>
        </w:rPr>
        <w:t xml:space="preserve">この事例のポイント</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b w:val="1"/>
          <w:bCs w:val="1"/>
        </w:rPr>
      </w:pPr>
      <w:r w:rsidDel="00000000" w:rsidR="00000000" w:rsidRPr="00000000">
        <w:rPr>
          <w:rFonts w:ascii="Arial Unicode MS" w:cs="Arial Unicode MS" w:eastAsia="Arial Unicode MS" w:hAnsi="Arial Unicode MS"/>
          <w:b w:val="1"/>
          <w:bCs w:val="1"/>
          <w:rtl w:val="0"/>
        </w:rPr>
        <w:t xml:space="preserve">「自動化 ＝ 機械的・冷たい」という思い込みを覆す</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「自動化」を進めると、お客様への対応は「事務的」で「機械的」になってしまう、と思っていませんか？</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ここでご紹介するのは、まさにその課題を「心の通った自動化」で解決した事例です。</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こんのりり様は、「自動化＝機械的」ではなく、「自動化＝ブランド体験を高める手段」としてUTAGEを活用されています。</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体験会「前」の教育と「後」のフォローを、世界観を壊さずに仕組み化し、講座成約率を約7倍に高めた具体的な「導線設計」をご紹介します。</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自動化によって、お客様への対応が機械的になることに抵抗がある」「ツールがバラバラで、一貫したブランド体験を届けられない」…と感じている方。また、「体験会からの成約率が上がらない」と悩んでいる方に、必見の内容です。</w:t>
      </w:r>
    </w:p>
    <w:p w:rsidR="00000000" w:rsidDel="00000000" w:rsidP="00000000" w:rsidRDefault="00000000" w:rsidRPr="00000000" w14:paraId="00000244">
      <w:pPr>
        <w:pStyle w:val="Heading3"/>
        <w:rPr/>
      </w:pPr>
      <w:bookmarkStart w:colFirst="0" w:colLast="0" w:name="_lil195w3sg12" w:id="65"/>
      <w:bookmarkEnd w:id="65"/>
      <w:r w:rsidDel="00000000" w:rsidR="00000000" w:rsidRPr="00000000">
        <w:rPr>
          <w:rFonts w:ascii="Arial Unicode MS" w:cs="Arial Unicode MS" w:eastAsia="Arial Unicode MS" w:hAnsi="Arial Unicode MS"/>
          <w:rtl w:val="0"/>
        </w:rPr>
        <w:t xml:space="preserve">事業概要</w:t>
      </w:r>
    </w:p>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「デザイン（Lili Design Academy）」「サブスク構築（Luxury Branding）」「AI×SNS活用（Lilyette AI Lady Academy）」といった、テーマの異なる3つの領域でオンラインアカデミーを運営。</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対象はハンドメイド作家、講師、コーチなど女性起業家が中心。Canva講座、ブランディング指導、サブスク構築支援、AI活用によるSNS自動化など、多岐にわたる講座やコンサルティングを提供。</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本事例では、その基盤となった「Lili Design Academy（リリデザインアカデミー）」のファネル設計に焦点を当てる。</w:t>
      </w:r>
    </w:p>
    <w:p w:rsidR="00000000" w:rsidDel="00000000" w:rsidP="00000000" w:rsidRDefault="00000000" w:rsidRPr="00000000" w14:paraId="0000024A">
      <w:pPr>
        <w:pStyle w:val="Heading3"/>
        <w:rPr/>
      </w:pPr>
      <w:bookmarkStart w:colFirst="0" w:colLast="0" w:name="_h5phdlo419kl" w:id="66"/>
      <w:bookmarkEnd w:id="66"/>
      <w:r w:rsidDel="00000000" w:rsidR="00000000" w:rsidRPr="00000000">
        <w:rPr>
          <w:rFonts w:ascii="Arial Unicode MS" w:cs="Arial Unicode MS" w:eastAsia="Arial Unicode MS" w:hAnsi="Arial Unicode MS"/>
          <w:rtl w:val="0"/>
        </w:rPr>
        <w:t xml:space="preserve">導入前のビジネス課題</w:t>
      </w:r>
    </w:p>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UTAGE導入前の最も大きな課題は、売上の柱を安定させながら、「複数講座・サブスク・特典」を管理できる仕組みがなかったことでした。</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ビジネスが「サブスク × 高額講座 × デジタル教材」という多層構造になっており、次のような悩みを抱えていました。</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numPr>
          <w:ilvl w:val="0"/>
          <w:numId w:val="75"/>
        </w:numPr>
        <w:ind w:left="720" w:hanging="360"/>
      </w:pPr>
      <w:r w:rsidDel="00000000" w:rsidR="00000000" w:rsidRPr="00000000">
        <w:rPr>
          <w:rFonts w:ascii="Arial Unicode MS" w:cs="Arial Unicode MS" w:eastAsia="Arial Unicode MS" w:hAnsi="Arial Unicode MS"/>
          <w:b w:val="1"/>
          <w:bCs w:val="1"/>
          <w:rtl w:val="0"/>
        </w:rPr>
        <w:t xml:space="preserve">導線の複雑化と管理工数の増大：</w:t>
      </w:r>
      <w:r w:rsidDel="00000000" w:rsidR="00000000" w:rsidRPr="00000000">
        <w:rPr>
          <w:rFonts w:ascii="Arial Unicode MS" w:cs="Arial Unicode MS" w:eastAsia="Arial Unicode MS" w:hAnsi="Arial Unicode MS"/>
          <w:rtl w:val="0"/>
        </w:rPr>
        <w:t xml:space="preserve">商品が複数あるのに導線が複雑化し、申込リンクや決済ページの管理に時間がかかる。</w:t>
      </w:r>
    </w:p>
    <w:p w:rsidR="00000000" w:rsidDel="00000000" w:rsidP="00000000" w:rsidRDefault="00000000" w:rsidRPr="00000000" w14:paraId="00000250">
      <w:pPr>
        <w:numPr>
          <w:ilvl w:val="0"/>
          <w:numId w:val="75"/>
        </w:numPr>
        <w:ind w:left="720" w:hanging="360"/>
      </w:pPr>
      <w:r w:rsidDel="00000000" w:rsidR="00000000" w:rsidRPr="00000000">
        <w:rPr>
          <w:rFonts w:ascii="Arial Unicode MS" w:cs="Arial Unicode MS" w:eastAsia="Arial Unicode MS" w:hAnsi="Arial Unicode MS"/>
          <w:b w:val="1"/>
          <w:bCs w:val="1"/>
          <w:rtl w:val="0"/>
        </w:rPr>
        <w:t xml:space="preserve">ツールの分散：</w:t>
      </w:r>
      <w:r w:rsidDel="00000000" w:rsidR="00000000" w:rsidRPr="00000000">
        <w:rPr>
          <w:rFonts w:ascii="Arial Unicode MS" w:cs="Arial Unicode MS" w:eastAsia="Arial Unicode MS" w:hAnsi="Arial Unicode MS"/>
          <w:rtl w:val="0"/>
        </w:rPr>
        <w:t xml:space="preserve">販売・特典配布・ステップメール・会員管理がバラバラで、どのツールで何を設定したか分からなくなることが多い。</w:t>
      </w:r>
    </w:p>
    <w:p w:rsidR="00000000" w:rsidDel="00000000" w:rsidP="00000000" w:rsidRDefault="00000000" w:rsidRPr="00000000" w14:paraId="00000251">
      <w:pPr>
        <w:numPr>
          <w:ilvl w:val="0"/>
          <w:numId w:val="75"/>
        </w:numPr>
        <w:ind w:left="720" w:hanging="360"/>
      </w:pPr>
      <w:r w:rsidDel="00000000" w:rsidR="00000000" w:rsidRPr="00000000">
        <w:rPr>
          <w:rFonts w:ascii="Arial Unicode MS" w:cs="Arial Unicode MS" w:eastAsia="Arial Unicode MS" w:hAnsi="Arial Unicode MS"/>
          <w:b w:val="1"/>
          <w:bCs w:val="1"/>
          <w:rtl w:val="0"/>
        </w:rPr>
        <w:t xml:space="preserve">手動対応による売上の波：</w:t>
      </w:r>
      <w:r w:rsidDel="00000000" w:rsidR="00000000" w:rsidRPr="00000000">
        <w:rPr>
          <w:rFonts w:ascii="Arial Unicode MS" w:cs="Arial Unicode MS" w:eastAsia="Arial Unicode MS" w:hAnsi="Arial Unicode MS"/>
          <w:rtl w:val="0"/>
        </w:rPr>
        <w:t xml:space="preserve">キャンペーンやリリースごとに毎回手動対応になってしまい、自動化が進まず、売上の波が激しい。</w:t>
      </w:r>
    </w:p>
    <w:p w:rsidR="00000000" w:rsidDel="00000000" w:rsidP="00000000" w:rsidRDefault="00000000" w:rsidRPr="00000000" w14:paraId="00000252">
      <w:pPr>
        <w:numPr>
          <w:ilvl w:val="0"/>
          <w:numId w:val="75"/>
        </w:numPr>
        <w:ind w:left="720" w:hanging="360"/>
      </w:pPr>
      <w:r w:rsidDel="00000000" w:rsidR="00000000" w:rsidRPr="00000000">
        <w:rPr>
          <w:rFonts w:ascii="Arial Unicode MS" w:cs="Arial Unicode MS" w:eastAsia="Arial Unicode MS" w:hAnsi="Arial Unicode MS"/>
          <w:b w:val="1"/>
          <w:bCs w:val="1"/>
          <w:rtl w:val="0"/>
        </w:rPr>
        <w:t xml:space="preserve">構築の技術的ハードル：</w:t>
      </w:r>
      <w:r w:rsidDel="00000000" w:rsidR="00000000" w:rsidRPr="00000000">
        <w:rPr>
          <w:rFonts w:ascii="Arial Unicode MS" w:cs="Arial Unicode MS" w:eastAsia="Arial Unicode MS" w:hAnsi="Arial Unicode MS"/>
          <w:rtl w:val="0"/>
        </w:rPr>
        <w:t xml:space="preserve">「仕組みで売れる」状態にしたいと思っても、複数ツールの連携設定が難しく、構築に時間がかかる。</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特に大きな課題だったのは、「セミナーや1day講座の参加者を、自然に次のステージ（高額講座やサブスク）へ導く導線」をどう設計するかという点です。</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売上向上だけでなく、「顧客の学びのステップを止めず、心地よく次のフェーズに進める設計」を実現するために、ファネル構築から顧客育成までを一気通貫できる仕組みを探していました。</w:t>
      </w:r>
    </w:p>
    <w:p w:rsidR="00000000" w:rsidDel="00000000" w:rsidP="00000000" w:rsidRDefault="00000000" w:rsidRPr="00000000" w14:paraId="00000257">
      <w:pPr>
        <w:pStyle w:val="Heading3"/>
        <w:rPr/>
      </w:pPr>
      <w:bookmarkStart w:colFirst="0" w:colLast="0" w:name="_ikglqnlvihut" w:id="67"/>
      <w:bookmarkEnd w:id="67"/>
      <w:r w:rsidDel="00000000" w:rsidR="00000000" w:rsidRPr="00000000">
        <w:rPr>
          <w:rFonts w:ascii="Arial Unicode MS" w:cs="Arial Unicode MS" w:eastAsia="Arial Unicode MS" w:hAnsi="Arial Unicode MS"/>
          <w:rtl w:val="0"/>
        </w:rPr>
        <w:t xml:space="preserve">課題解決のUTAGE活用法</w:t>
      </w:r>
    </w:p>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上記の課題を解決するため、「Liliデザインアカデミー体験会」の導線設計においてUTAGEをフル活用しました。</w:t>
      </w:r>
    </w:p>
    <w:p w:rsidR="00000000" w:rsidDel="00000000" w:rsidP="00000000" w:rsidRDefault="00000000" w:rsidRPr="00000000" w14:paraId="00000259">
      <w:pPr>
        <w:pStyle w:val="Heading4"/>
        <w:rPr/>
      </w:pPr>
      <w:bookmarkStart w:colFirst="0" w:colLast="0" w:name="_of9al4ftandf" w:id="68"/>
      <w:bookmarkEnd w:id="68"/>
      <w:r w:rsidDel="00000000" w:rsidR="00000000" w:rsidRPr="00000000">
        <w:rPr>
          <w:rFonts w:ascii="Arial Unicode MS" w:cs="Arial Unicode MS" w:eastAsia="Arial Unicode MS" w:hAnsi="Arial Unicode MS"/>
          <w:rtl w:val="0"/>
        </w:rPr>
        <w:t xml:space="preserve">成果につながったファネル全体像</w:t>
      </w:r>
    </w:p>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①Meta広告・SNS投稿</w:t>
      </w:r>
    </w:p>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②LP：メールアドレス登録 （オファー：体験会）→ ラベル付与・Googleスプレッドシート追記</w:t>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③-1：リダイレクトでLINE登録 → LINEステップ配信（教育コンテンツ）</w:t>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③-2：ステップメール配信（教育コンテンツ） → リマインダ配信 → Zoomリンク自動送付</w:t>
      </w:r>
    </w:p>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④体験会実施（Zoom） → ラベル付与（参加者・欠席者）</w:t>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⑤-1 参加者：フロントエンド商品オファー（オンライン講座・スクール）</w:t>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⑤-2 欠席者：振替案内メールを自動送信</w:t>
      </w:r>
    </w:p>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⑥バックエンド商品オファー（コンサルティング・コーチング）</w:t>
      </w:r>
    </w:p>
    <w:p w:rsidR="00000000" w:rsidDel="00000000" w:rsidP="00000000" w:rsidRDefault="00000000" w:rsidRPr="00000000" w14:paraId="00000267">
      <w:pPr>
        <w:pStyle w:val="Heading4"/>
        <w:rPr/>
      </w:pPr>
      <w:bookmarkStart w:colFirst="0" w:colLast="0" w:name="_6mkn6x7fgo24" w:id="69"/>
      <w:bookmarkEnd w:id="69"/>
      <w:r w:rsidDel="00000000" w:rsidR="00000000" w:rsidRPr="00000000">
        <w:rPr>
          <w:rFonts w:ascii="Arial Unicode MS" w:cs="Arial Unicode MS" w:eastAsia="Arial Unicode MS" w:hAnsi="Arial Unicode MS"/>
          <w:rtl w:val="0"/>
        </w:rPr>
        <w:t xml:space="preserve">活用した機能と具体的な施策内容</w:t>
      </w:r>
    </w:p>
    <w:p w:rsidR="00000000" w:rsidDel="00000000" w:rsidP="00000000" w:rsidRDefault="00000000" w:rsidRPr="00000000" w14:paraId="00000268">
      <w:pPr>
        <w:rPr>
          <w:b w:val="1"/>
          <w:bCs w:val="1"/>
        </w:rPr>
      </w:pPr>
      <w:r w:rsidDel="00000000" w:rsidR="00000000" w:rsidRPr="00000000">
        <w:rPr>
          <w:rFonts w:ascii="Arial Unicode MS" w:cs="Arial Unicode MS" w:eastAsia="Arial Unicode MS" w:hAnsi="Arial Unicode MS"/>
          <w:b w:val="1"/>
          <w:bCs w:val="1"/>
          <w:rtl w:val="0"/>
        </w:rPr>
        <w:t xml:space="preserve">【ファネル機能】 ノーコードLP作成・即日導線を構築</w:t>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まず、UTAGE内のファネル機能を使って「体験会募集LP」を作成しました。LP上で「Before→After」を明確にし、「世界観を整えることで売上が上がる」という価値を伝達し、さらにカウントダウンタイマー機能を使い限定感を訴求しています。</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 申込ボタンにイベント・予約申込フォームを連携させ、申込と同時に「ラベル付与」と「リスト化」が完了するように設定しました。</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お客様が入力後すぐに、LINEと自動返信メールで「予約完了＋当日案内」が送信される流れを構築したことで、外部ツールを使わずに「LP→申込→自動返信」が完結でき、ノーコードで即日導線を整えることができています。</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b w:val="1"/>
          <w:bCs w:val="1"/>
        </w:rPr>
      </w:pPr>
      <w:r w:rsidDel="00000000" w:rsidR="00000000" w:rsidRPr="00000000">
        <w:rPr>
          <w:rFonts w:ascii="Arial Unicode MS" w:cs="Arial Unicode MS" w:eastAsia="Arial Unicode MS" w:hAnsi="Arial Unicode MS"/>
          <w:b w:val="1"/>
          <w:bCs w:val="1"/>
          <w:rtl w:val="0"/>
        </w:rPr>
        <w:t xml:space="preserve">【ラベル機能 / アクション機能】 顧客管理の手間をゼロに</w:t>
      </w:r>
    </w:p>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rtl w:val="0"/>
        </w:rPr>
        <w:t xml:space="preserve">申し込み後の顧客データは、シナリオに自動登録させてリスト化しました。さらに、ラベル機能を使い、「1day体験会申込者」「リマインド送信対象」などのラベルを自動で付与するようにしています。</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これまで手動で行っていたスプレッドシート管理も廃止し、アクション機能で予約者の進行状況を自動的にスプレッドシートへ書き出すように設定しました。</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b w:val="1"/>
          <w:bCs w:val="1"/>
        </w:rPr>
      </w:pPr>
      <w:r w:rsidDel="00000000" w:rsidR="00000000" w:rsidRPr="00000000">
        <w:rPr>
          <w:rFonts w:ascii="Arial Unicode MS" w:cs="Arial Unicode MS" w:eastAsia="Arial Unicode MS" w:hAnsi="Arial Unicode MS"/>
          <w:b w:val="1"/>
          <w:bCs w:val="1"/>
          <w:rtl w:val="0"/>
        </w:rPr>
        <w:t xml:space="preserve">【メール・LINE配信】体験会前の信頼構築を自動化</w:t>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体験会までの間、メール・LINE配信機能（ステップ配信）を使い、教育（信頼構築）を自動化しました。</w:t>
      </w:r>
    </w:p>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rtl w:val="0"/>
        </w:rPr>
        <w:br w:type="textWrapping"/>
        <w:t xml:space="preserve">ステップ配信の内容例：</w:t>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Day1：Liliデザインアカデミーの世界観紹介</w:t>
      </w:r>
    </w:p>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Day2：卒業生のビフォーアフター事例</w:t>
      </w:r>
    </w:p>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Day3：体験会で得られる3つの変化</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これにより、体験会前に信頼関係を構築でき、当日の参加率が大幅にUPしました。</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b w:val="1"/>
          <w:bCs w:val="1"/>
        </w:rPr>
      </w:pPr>
      <w:r w:rsidDel="00000000" w:rsidR="00000000" w:rsidRPr="00000000">
        <w:rPr>
          <w:rFonts w:ascii="Arial Unicode MS" w:cs="Arial Unicode MS" w:eastAsia="Arial Unicode MS" w:hAnsi="Arial Unicode MS"/>
          <w:b w:val="1"/>
          <w:bCs w:val="1"/>
          <w:rtl w:val="0"/>
        </w:rPr>
        <w:t xml:space="preserve">【リマインダ配信機能】リマインドと当日の参加者管理を自動化</w:t>
      </w:r>
    </w:p>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rtl w:val="0"/>
        </w:rPr>
        <w:t xml:space="preserve">体験会前日・当日朝には、自動でリマインドメールを配信し、メール内で「Zoomリンク」を配布することで、準備から参加までの流れをスムーズにしました。</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また、ラベル機能を活用して「参加者」「欠席者」を当日中に分岐させ、対応の異なるアフターフォローも自動化しています。人手をかけずにリマインド、当日資料配布、フォローラベルの付与までを完結させています。</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b w:val="1"/>
          <w:bCs w:val="1"/>
        </w:rPr>
      </w:pPr>
      <w:r w:rsidDel="00000000" w:rsidR="00000000" w:rsidRPr="00000000">
        <w:rPr>
          <w:rFonts w:ascii="Arial Unicode MS" w:cs="Arial Unicode MS" w:eastAsia="Arial Unicode MS" w:hAnsi="Arial Unicode MS"/>
          <w:b w:val="1"/>
          <w:bCs w:val="1"/>
          <w:rtl w:val="0"/>
        </w:rPr>
        <w:t xml:space="preserve">【配信条件設定】ラベル分岐による個別フォローの自動化</w:t>
      </w:r>
    </w:p>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体験会後は、UTAGEのステップ配信とラベル機能を組み合わせ、「アフターフォローシナリオ」を分岐させて異なるメールを自動配信するようにしています。</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参加者： 本講座（Liliデザインアカデミー）のご案内と、特別価格が3日間有効な決済ページを配布。</w:t>
      </w:r>
    </w:p>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欠席者： 振替案内メールを自動送信。</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これにより、営業色を出さずに自然なクロージングを実現できるようになりました。</w:t>
      </w:r>
    </w:p>
    <w:p w:rsidR="00000000" w:rsidDel="00000000" w:rsidP="00000000" w:rsidRDefault="00000000" w:rsidRPr="00000000" w14:paraId="00000289">
      <w:pPr>
        <w:pStyle w:val="Heading4"/>
        <w:rPr/>
      </w:pPr>
      <w:bookmarkStart w:colFirst="0" w:colLast="0" w:name="_wlkt9azdlgak" w:id="70"/>
      <w:bookmarkEnd w:id="70"/>
      <w:r w:rsidDel="00000000" w:rsidR="00000000" w:rsidRPr="00000000">
        <w:rPr>
          <w:rFonts w:ascii="Arial Unicode MS" w:cs="Arial Unicode MS" w:eastAsia="Arial Unicode MS" w:hAnsi="Arial Unicode MS"/>
          <w:rtl w:val="0"/>
        </w:rPr>
        <w:t xml:space="preserve">施策の背景にある戦略・意図</w:t>
      </w:r>
    </w:p>
    <w:p w:rsidR="00000000" w:rsidDel="00000000" w:rsidP="00000000" w:rsidRDefault="00000000" w:rsidRPr="00000000" w14:paraId="0000028A">
      <w:pPr>
        <w:rPr>
          <w:b w:val="1"/>
          <w:bCs w:val="1"/>
        </w:rPr>
      </w:pPr>
      <w:r w:rsidDel="00000000" w:rsidR="00000000" w:rsidRPr="00000000">
        <w:rPr>
          <w:rFonts w:ascii="Arial Unicode MS" w:cs="Arial Unicode MS" w:eastAsia="Arial Unicode MS" w:hAnsi="Arial Unicode MS"/>
          <w:b w:val="1"/>
          <w:bCs w:val="1"/>
          <w:rtl w:val="0"/>
        </w:rPr>
        <w:t xml:space="preserve">「信頼構築なくして成約なし」“教育ファネル”の必要性</w:t>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体験会は「デザイン＝センスではなく、理論と心で整えるもの」という新しい価値観を伝える場です。そのため、単発の告知ではなく、体験会前の3日間で信頼を積み重ねる「教育ファネル」を構築しました。</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ステップメールとLINE配信を通じ、お客様の悩みの原因を再定義し、解決策を段階的に理解してもらうことで、当日には「この講座を受けたい」が自然に芽生える設計にしました。</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b w:val="1"/>
          <w:bCs w:val="1"/>
        </w:rPr>
      </w:pPr>
      <w:r w:rsidDel="00000000" w:rsidR="00000000" w:rsidRPr="00000000">
        <w:rPr>
          <w:rFonts w:ascii="Arial Unicode MS" w:cs="Arial Unicode MS" w:eastAsia="Arial Unicode MS" w:hAnsi="Arial Unicode MS"/>
          <w:b w:val="1"/>
          <w:bCs w:val="1"/>
          <w:rtl w:val="0"/>
        </w:rPr>
        <w:t xml:space="preserve">「信頼を積む時間」を自動化するための仕組み設計</w:t>
      </w:r>
    </w:p>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これまでの課題は、「良い体験会をしても次に繋がらない」ことでした。原因は、フォローを都度手動で行っていたため、一貫した印象や世界観が保てなかったことにあります。</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rtl w:val="0"/>
        </w:rPr>
        <w:t xml:space="preserve">UTAGEのステップ配信とラベル管理で、申込時点から顧客の行動に合わせたメッセージを自動配信し、「体験会前にワクワクが高まり」「体験会後に冷めずに次の行動に移れる」という、感情の流れに沿ったフォロー体験を実現したかったのです。</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b w:val="1"/>
          <w:bCs w:val="1"/>
        </w:rPr>
      </w:pPr>
      <w:r w:rsidDel="00000000" w:rsidR="00000000" w:rsidRPr="00000000">
        <w:rPr>
          <w:rFonts w:ascii="Arial Unicode MS" w:cs="Arial Unicode MS" w:eastAsia="Arial Unicode MS" w:hAnsi="Arial Unicode MS"/>
          <w:b w:val="1"/>
          <w:bCs w:val="1"/>
          <w:rtl w:val="0"/>
        </w:rPr>
        <w:t xml:space="preserve"> 【世界観を壊さない自動化】というブランディング戦略</w:t>
      </w:r>
    </w:p>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デザイン講座の主軸は「世界観」です。だからこそ、導線の中で「事務的な対応」や「売り込み感」を出すと、ブランド体験が台無しになります。</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UTAGEを選んだのは、LP・メール・特典配布を一貫したトーンで管理できるからです。</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1つのプラットフォーム内で完結させ、デザインのトーンと配信タイミングの整合性を保ち、顧客が混乱しないシンプルな導線を構築することで、自動化しても「心の通ったブランド体験」を届けたいと考えました。</w:t>
      </w:r>
    </w:p>
    <w:p w:rsidR="00000000" w:rsidDel="00000000" w:rsidP="00000000" w:rsidRDefault="00000000" w:rsidRPr="00000000" w14:paraId="0000029A">
      <w:pPr>
        <w:pStyle w:val="Heading4"/>
        <w:rPr/>
      </w:pPr>
      <w:bookmarkStart w:colFirst="0" w:colLast="0" w:name="_dg71giwezva3" w:id="71"/>
      <w:bookmarkEnd w:id="71"/>
      <w:r w:rsidDel="00000000" w:rsidR="00000000" w:rsidRPr="00000000">
        <w:rPr>
          <w:rFonts w:ascii="Arial Unicode MS" w:cs="Arial Unicode MS" w:eastAsia="Arial Unicode MS" w:hAnsi="Arial Unicode MS"/>
          <w:rtl w:val="0"/>
        </w:rPr>
        <w:t xml:space="preserve">施策を成功させるための「コツ・工夫」</w:t>
      </w:r>
    </w:p>
    <w:p w:rsidR="00000000" w:rsidDel="00000000" w:rsidP="00000000" w:rsidRDefault="00000000" w:rsidRPr="00000000" w14:paraId="0000029B">
      <w:pPr>
        <w:rPr>
          <w:b w:val="1"/>
          <w:bCs w:val="1"/>
        </w:rPr>
      </w:pPr>
      <w:r w:rsidDel="00000000" w:rsidR="00000000" w:rsidRPr="00000000">
        <w:rPr>
          <w:rFonts w:ascii="Arial Unicode MS" w:cs="Arial Unicode MS" w:eastAsia="Arial Unicode MS" w:hAnsi="Arial Unicode MS"/>
          <w:b w:val="1"/>
          <w:bCs w:val="1"/>
          <w:rtl w:val="0"/>
        </w:rPr>
        <w:t xml:space="preserve">【LP設計】“惹かれるLP”を意識</w:t>
      </w:r>
    </w:p>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rtl w:val="0"/>
        </w:rPr>
        <w:t xml:space="preserve">LPは講座説明ではなく、お客様自身の「Before→After」を体感できるストーリー構成にしました。</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rtl w:val="0"/>
        </w:rPr>
        <w:t xml:space="preserve">「悩み → 理解 → 希望 → 解決策」という感情曲線を描くように設計し、申込ボタンの前に“共感セクション”を入れ、「私のことだ」と感じてもらう導線を意識しました。</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b w:val="1"/>
          <w:bCs w:val="1"/>
        </w:rPr>
      </w:pPr>
      <w:r w:rsidDel="00000000" w:rsidR="00000000" w:rsidRPr="00000000">
        <w:rPr>
          <w:rFonts w:ascii="Arial Unicode MS" w:cs="Arial Unicode MS" w:eastAsia="Arial Unicode MS" w:hAnsi="Arial Unicode MS"/>
          <w:b w:val="1"/>
          <w:bCs w:val="1"/>
          <w:rtl w:val="0"/>
        </w:rPr>
        <w:t xml:space="preserve">【予約〜LINEステップ配信】ストーリー型ステップ配信メール</w:t>
      </w:r>
    </w:p>
    <w:p w:rsidR="00000000" w:rsidDel="00000000" w:rsidP="00000000" w:rsidRDefault="00000000" w:rsidRPr="00000000" w14:paraId="000002A1">
      <w:pPr>
        <w:rPr/>
      </w:pPr>
      <w:r w:rsidDel="00000000" w:rsidR="00000000" w:rsidRPr="00000000">
        <w:rPr>
          <w:rFonts w:ascii="Arial Unicode MS" w:cs="Arial Unicode MS" w:eastAsia="Arial Unicode MS" w:hAnsi="Arial Unicode MS"/>
          <w:rtl w:val="0"/>
        </w:rPr>
        <w:t xml:space="preserve">メールを「通知」ではなく、「小さな気づきの贈り物」として構成しました。</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ステップメールの例：</w:t>
      </w:r>
    </w:p>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Day1：デザインの悩みを「センスの問題」から「構造の問題」へ再定義</w:t>
      </w:r>
    </w:p>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rtl w:val="0"/>
        </w:rPr>
        <w:t xml:space="preserve">Day2：「変わった人の声」で共感＆希望を届ける</w:t>
      </w:r>
    </w:p>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Day3：「体験会に来たらどう変われるか」を未来視点で描写</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ただ送るのではなく、毎回1つ「心が動く要素（共感・事例・感謝）」を入れることを意識し、メールを「事務連絡」ではなく「小さな体験」にし、当日までの期待感を自然に高めました。</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b w:val="1"/>
          <w:bCs w:val="1"/>
        </w:rPr>
      </w:pPr>
      <w:r w:rsidDel="00000000" w:rsidR="00000000" w:rsidRPr="00000000">
        <w:rPr>
          <w:rFonts w:ascii="Arial Unicode MS" w:cs="Arial Unicode MS" w:eastAsia="Arial Unicode MS" w:hAnsi="Arial Unicode MS"/>
          <w:b w:val="1"/>
          <w:bCs w:val="1"/>
          <w:rtl w:val="0"/>
        </w:rPr>
        <w:t xml:space="preserve">【体験会当日〜アフターフォロー】「気づく場」のデザイン</w:t>
      </w:r>
    </w:p>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体験会を「売る場（プレゼン）」ではなく、「自己発見の場」としてデザインしました。お客様自身が“必要性に気づく”ことで、売り込みなしで申込が自然に生まれる流れになります。</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アフターメールでは、体験会の気づきを再確認させる質問を入れ、余韻の中での再決断をサポートしました。</w:t>
      </w:r>
    </w:p>
    <w:p w:rsidR="00000000" w:rsidDel="00000000" w:rsidP="00000000" w:rsidRDefault="00000000" w:rsidRPr="00000000" w14:paraId="000002AE">
      <w:pPr>
        <w:pStyle w:val="Heading3"/>
        <w:rPr/>
      </w:pPr>
      <w:bookmarkStart w:colFirst="0" w:colLast="0" w:name="_ms5jhc5bw3sw" w:id="72"/>
      <w:bookmarkEnd w:id="72"/>
      <w:r w:rsidDel="00000000" w:rsidR="00000000" w:rsidRPr="00000000">
        <w:rPr>
          <w:rFonts w:ascii="Arial Unicode MS" w:cs="Arial Unicode MS" w:eastAsia="Arial Unicode MS" w:hAnsi="Arial Unicode MS"/>
          <w:rtl w:val="0"/>
        </w:rPr>
        <w:t xml:space="preserve">導入後の成果と変化</w:t>
      </w:r>
    </w:p>
    <w:p w:rsidR="00000000" w:rsidDel="00000000" w:rsidP="00000000" w:rsidRDefault="00000000" w:rsidRPr="00000000" w14:paraId="000002AF">
      <w:pPr>
        <w:pStyle w:val="Heading4"/>
        <w:rPr/>
      </w:pPr>
      <w:bookmarkStart w:colFirst="0" w:colLast="0" w:name="_4t5vgcij7g5n" w:id="73"/>
      <w:bookmarkEnd w:id="73"/>
      <w:r w:rsidDel="00000000" w:rsidR="00000000" w:rsidRPr="00000000">
        <w:rPr>
          <w:rFonts w:ascii="Arial Unicode MS" w:cs="Arial Unicode MS" w:eastAsia="Arial Unicode MS" w:hAnsi="Arial Unicode MS"/>
          <w:rtl w:val="0"/>
        </w:rPr>
        <w:t xml:space="preserve">具体的な成果</w:t>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UTAGEで導線を一元管理し、LP→予約→LINE配信→体験会→フォローの流れを自動化した結果、数値が劇的に改善しました。</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numPr>
          <w:ilvl w:val="0"/>
          <w:numId w:val="104"/>
        </w:numPr>
        <w:ind w:left="720" w:hanging="360"/>
      </w:pPr>
      <w:r w:rsidDel="00000000" w:rsidR="00000000" w:rsidRPr="00000000">
        <w:rPr>
          <w:rFonts w:ascii="Arial Unicode MS" w:cs="Arial Unicode MS" w:eastAsia="Arial Unicode MS" w:hAnsi="Arial Unicode MS"/>
          <w:rtl w:val="0"/>
        </w:rPr>
        <w:t xml:space="preserve">LP経由の申込率：12% → 33%に向上</w:t>
      </w:r>
    </w:p>
    <w:p w:rsidR="00000000" w:rsidDel="00000000" w:rsidP="00000000" w:rsidRDefault="00000000" w:rsidRPr="00000000" w14:paraId="000002B3">
      <w:pPr>
        <w:numPr>
          <w:ilvl w:val="0"/>
          <w:numId w:val="104"/>
        </w:numPr>
        <w:ind w:left="720" w:hanging="360"/>
      </w:pPr>
      <w:r w:rsidDel="00000000" w:rsidR="00000000" w:rsidRPr="00000000">
        <w:rPr>
          <w:rFonts w:ascii="Arial Unicode MS" w:cs="Arial Unicode MS" w:eastAsia="Arial Unicode MS" w:hAnsi="Arial Unicode MS"/>
          <w:rtl w:val="0"/>
        </w:rPr>
        <w:t xml:space="preserve">体験会の参加率：65% → 91%に改善</w:t>
      </w:r>
    </w:p>
    <w:p w:rsidR="00000000" w:rsidDel="00000000" w:rsidP="00000000" w:rsidRDefault="00000000" w:rsidRPr="00000000" w14:paraId="000002B4">
      <w:pPr>
        <w:numPr>
          <w:ilvl w:val="0"/>
          <w:numId w:val="104"/>
        </w:numPr>
        <w:ind w:left="720" w:hanging="360"/>
      </w:pPr>
      <w:r w:rsidDel="00000000" w:rsidR="00000000" w:rsidRPr="00000000">
        <w:rPr>
          <w:rFonts w:ascii="Arial Unicode MS" w:cs="Arial Unicode MS" w:eastAsia="Arial Unicode MS" w:hAnsi="Arial Unicode MS"/>
          <w:rtl w:val="0"/>
        </w:rPr>
        <w:t xml:space="preserve">体験会から本講座への成約率：8% → 55%に上昇</w:t>
      </w:r>
    </w:p>
    <w:p w:rsidR="00000000" w:rsidDel="00000000" w:rsidP="00000000" w:rsidRDefault="00000000" w:rsidRPr="00000000" w14:paraId="000002B5">
      <w:pPr>
        <w:numPr>
          <w:ilvl w:val="0"/>
          <w:numId w:val="104"/>
        </w:numPr>
        <w:ind w:left="720" w:hanging="360"/>
      </w:pPr>
      <w:r w:rsidDel="00000000" w:rsidR="00000000" w:rsidRPr="00000000">
        <w:rPr>
          <w:rFonts w:ascii="Arial Unicode MS" w:cs="Arial Unicode MS" w:eastAsia="Arial Unicode MS" w:hAnsi="Arial Unicode MS"/>
          <w:rtl w:val="0"/>
        </w:rPr>
        <w:t xml:space="preserve">業務効率の大幅改善：運営工数80%削減</w:t>
        <w:br w:type="textWrapping"/>
        <w:t xml:space="preserve">導入前は1回あたり約6〜8時間の運営業務が必要でしたが、導入後は工数80%削減を達成し、運営業務は1回あたり約1.5時間に短縮できました。その分、コンテンツ改善や顧客対応の質向上に時間を投資できるようになりました。</w:t>
      </w:r>
    </w:p>
    <w:p w:rsidR="00000000" w:rsidDel="00000000" w:rsidP="00000000" w:rsidRDefault="00000000" w:rsidRPr="00000000" w14:paraId="000002B6">
      <w:pPr>
        <w:pStyle w:val="Heading4"/>
        <w:rPr/>
      </w:pPr>
      <w:bookmarkStart w:colFirst="0" w:colLast="0" w:name="_iwi1hjwrq5ah" w:id="74"/>
      <w:bookmarkEnd w:id="74"/>
      <w:r w:rsidDel="00000000" w:rsidR="00000000" w:rsidRPr="00000000">
        <w:rPr>
          <w:rFonts w:ascii="Arial Unicode MS" w:cs="Arial Unicode MS" w:eastAsia="Arial Unicode MS" w:hAnsi="Arial Unicode MS"/>
          <w:rtl w:val="0"/>
        </w:rPr>
        <w:t xml:space="preserve">実感できた変化</w:t>
      </w:r>
    </w:p>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「いつも時間に追われていた運営」から、「心にゆとりを持ちながらお客様を迎える体験会」へ変わりました。</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「今日も完璧な準備でお迎えできる」という安心感が生まれ、体験会直前までメール送信や特典配布に追われていたのが嘘のように、今では体験会前にお茶を飲む余裕さえあります。</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お客様一人ひとりの笑顔をしっかり見ながら、丁寧に向き合えるようになりました。</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また、売上目標を意識して「売らなきゃ」という状態から、「この方に本当に必要な選択をしてもらえるように」という「導ける」視点に立てるようになりました。</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セールスに苦手意識があった私自身が、自然体で成約できる喜びを感じています。</w:t>
      </w:r>
    </w:p>
    <w:p w:rsidR="00000000" w:rsidDel="00000000" w:rsidP="00000000" w:rsidRDefault="00000000" w:rsidRPr="00000000" w14:paraId="000002C0">
      <w:pPr>
        <w:pStyle w:val="Heading4"/>
        <w:rPr/>
      </w:pPr>
      <w:bookmarkStart w:colFirst="0" w:colLast="0" w:name="_p9agyp9t1e9c" w:id="75"/>
      <w:bookmarkEnd w:id="75"/>
      <w:r w:rsidDel="00000000" w:rsidR="00000000" w:rsidRPr="00000000">
        <w:rPr>
          <w:rFonts w:ascii="Arial Unicode MS" w:cs="Arial Unicode MS" w:eastAsia="Arial Unicode MS" w:hAnsi="Arial Unicode MS"/>
          <w:rtl w:val="0"/>
        </w:rPr>
        <w:t xml:space="preserve">今後の事業展望</w:t>
      </w:r>
    </w:p>
    <w:p w:rsidR="00000000" w:rsidDel="00000000" w:rsidP="00000000" w:rsidRDefault="00000000" w:rsidRPr="00000000" w14:paraId="000002C1">
      <w:pPr>
        <w:rPr/>
      </w:pPr>
      <w:r w:rsidDel="00000000" w:rsidR="00000000" w:rsidRPr="00000000">
        <w:rPr>
          <w:rFonts w:ascii="Arial Unicode MS" w:cs="Arial Unicode MS" w:eastAsia="Arial Unicode MS" w:hAnsi="Arial Unicode MS"/>
          <w:rtl w:val="0"/>
        </w:rPr>
        <w:t xml:space="preserve">今回、Liliデザインアカデミーの導線を「世界観を壊さず自動化」できたことで、集客導線の再現性が高まりました。私自身が現場に張りつかなくても、安定した売上とお客様の満足度を両立できるようになっています。</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現在、私はテーマの異なる3つの講座を運営しており、「学び」「感性」「自立」の3軸で女性起業家を支える仕組みを構築しています。</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Fonts w:ascii="Arial Unicode MS" w:cs="Arial Unicode MS" w:eastAsia="Arial Unicode MS" w:hAnsi="Arial Unicode MS"/>
          <w:rtl w:val="0"/>
        </w:rPr>
        <w:t xml:space="preserve">今後は、今回の経験で得た仕組みを活かして、これらの講座をさらにスケールさせ、コミュニティとしてもビジネスとしても成長させていく予定です。</w:t>
      </w:r>
    </w:p>
    <w:p w:rsidR="00000000" w:rsidDel="00000000" w:rsidP="00000000" w:rsidRDefault="00000000" w:rsidRPr="00000000" w14:paraId="000002C6">
      <w:pPr>
        <w:pStyle w:val="Heading3"/>
        <w:rPr/>
      </w:pPr>
      <w:bookmarkStart w:colFirst="0" w:colLast="0" w:name="_yypxeho5dlop" w:id="76"/>
      <w:bookmarkEnd w:id="76"/>
      <w:r w:rsidDel="00000000" w:rsidR="00000000" w:rsidRPr="00000000">
        <w:rPr>
          <w:rFonts w:ascii="Arial Unicode MS" w:cs="Arial Unicode MS" w:eastAsia="Arial Unicode MS" w:hAnsi="Arial Unicode MS"/>
          <w:rtl w:val="0"/>
        </w:rPr>
        <w:t xml:space="preserve">UTAGEユーザーへのメッセージ</w:t>
      </w:r>
    </w:p>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UTAGEは、単なる“自動化ツール”ではなく、「お客様との信頼を積み重ねるための、心の仕組み」です。</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rtl w:val="0"/>
        </w:rPr>
        <w:t xml:space="preserve">ツールを導入した瞬間に魔法が起きるわけではありませんが、「想いを仕組みに乗せる」ことで、あなたの世界観をそのままお客様に届けることができるようになります。</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私自身も、最初は設定の多さに戸惑うことがありました。でも、「一度仕組みを整えれば、ずっとお客様に寄り添える」と気づいてからは、毎回のリリースが楽しみに変わりました。</w:t>
      </w:r>
    </w:p>
    <w:p w:rsidR="00000000" w:rsidDel="00000000" w:rsidP="00000000" w:rsidRDefault="00000000" w:rsidRPr="00000000" w14:paraId="000002CC">
      <w:pPr>
        <w:pStyle w:val="Heading3"/>
        <w:rPr/>
      </w:pPr>
      <w:bookmarkStart w:colFirst="0" w:colLast="0" w:name="_v46frbc1e0p" w:id="77"/>
      <w:bookmarkEnd w:id="77"/>
      <w:r w:rsidDel="00000000" w:rsidR="00000000" w:rsidRPr="00000000">
        <w:rPr>
          <w:rFonts w:ascii="Arial Unicode MS" w:cs="Arial Unicode MS" w:eastAsia="Arial Unicode MS" w:hAnsi="Arial Unicode MS"/>
          <w:rtl w:val="0"/>
        </w:rPr>
        <w:t xml:space="preserve">UTAGE運営者コメント</w:t>
      </w:r>
    </w:p>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rtl w:val="0"/>
        </w:rPr>
        <w:t xml:space="preserve">オンライン講座やサブスクの運営には、「管理の複雑化」や「リソース不足による売上の限界」といった、多くの課題がつきものです。</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しかし、その効率化のために自動化を導入した結果、お客様への対応が機械的になり、本来大切にしていた「想い」が伝わりにくくなってしまうというジレンマも存在します。</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こんのりり様の事例は、このような課題に対し、「自動化」を単なる効率化ではなく、「ブランド体験を高める手段」として活かした、まさに理想的な活用法だと思いました。</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特に参考になるのが、体験会「前」と「後」の導線設計です。</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体験会「前」には、「ステップ配信」機能を徹底的に活用されています。こんのりり様は、LINEステップ配信とステップメール配信の両方で、「Day1：世界観の紹介」「Day2：卒業生の事例」といった"信頼構築"を行い、さらにステップメールでリマインド配信も自動化されています。</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単なるリマインドに留めず、お客様が「この講座を受けたい」という"ワクワクした状態"で当日を迎えられる工夫は、多くの方がすぐにでも取り入れられる再現性の高い仕組みです。</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体験会「後」には、「ラベル機能」によって「参加者」「欠席者」を分岐させ、それぞれのラベルを持つ方に対して、異なる内容のアフターフォローシナリオを自動送信されています。</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これにより、「参加者」には特別価格の案内を、「欠席者」には振替案内を送るなど、お客様の状況に合わせた「売り込み感のない」フォローを自動化されています。</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sz w:val="36"/>
          <w:szCs w:val="36"/>
        </w:rPr>
      </w:pPr>
      <w:r w:rsidDel="00000000" w:rsidR="00000000" w:rsidRPr="00000000">
        <w:rPr>
          <w:rFonts w:ascii="Arial Unicode MS" w:cs="Arial Unicode MS" w:eastAsia="Arial Unicode MS" w:hAnsi="Arial Unicode MS"/>
          <w:rtl w:val="0"/>
        </w:rPr>
        <w:t xml:space="preserve">成約率8%→55%という驚異的な成果は、ご本人が語る「“想いを仕組みに乗せる”ことで、世界観をそのまま届ける」ことを、UTAGEで体現された結果だと感じました。</w:t>
      </w:r>
      <w:r w:rsidDel="00000000" w:rsidR="00000000" w:rsidRPr="00000000">
        <w:rPr>
          <w:rtl w:val="0"/>
        </w:rPr>
      </w:r>
    </w:p>
    <w:p w:rsidR="00000000" w:rsidDel="00000000" w:rsidP="00000000" w:rsidRDefault="00000000" w:rsidRPr="00000000" w14:paraId="000002DE">
      <w:pPr>
        <w:pStyle w:val="Heading4"/>
        <w:spacing w:after="40" w:before="240" w:lineRule="auto"/>
        <w:rPr>
          <w:b w:val="1"/>
          <w:bCs w:val="1"/>
        </w:rPr>
      </w:pPr>
      <w:bookmarkStart w:colFirst="0" w:colLast="0" w:name="_ontfv2ihaxzy" w:id="78"/>
      <w:bookmarkEnd w:id="78"/>
      <w:r w:rsidDel="00000000" w:rsidR="00000000" w:rsidRPr="00000000">
        <w:rPr>
          <w:rFonts w:ascii="Arial Unicode MS" w:cs="Arial Unicode MS" w:eastAsia="Arial Unicode MS" w:hAnsi="Arial Unicode MS"/>
          <w:b w:val="1"/>
          <w:bCs w:val="1"/>
          <w:rtl w:val="0"/>
        </w:rPr>
        <w:t xml:space="preserve">明日からできる3つのアクション</w:t>
      </w:r>
    </w:p>
    <w:p w:rsidR="00000000" w:rsidDel="00000000" w:rsidP="00000000" w:rsidRDefault="00000000" w:rsidRPr="00000000" w14:paraId="000002DF">
      <w:pPr>
        <w:spacing w:after="240" w:before="240" w:lineRule="auto"/>
        <w:rPr/>
      </w:pPr>
      <w:r w:rsidDel="00000000" w:rsidR="00000000" w:rsidRPr="00000000">
        <w:rPr>
          <w:rFonts w:ascii="Arial Unicode MS" w:cs="Arial Unicode MS" w:eastAsia="Arial Unicode MS" w:hAnsi="Arial Unicode MS"/>
          <w:rtl w:val="0"/>
        </w:rPr>
        <w:t xml:space="preserve">以下の3つの中から、今のあなたにできそうなものを1つ選んで実践してみてください。</w:t>
      </w:r>
    </w:p>
    <w:p w:rsidR="00000000" w:rsidDel="00000000" w:rsidP="00000000" w:rsidRDefault="00000000" w:rsidRPr="00000000" w14:paraId="000002E0">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【期待値を高める】開催前の「ステップ配信」を設定</w:t>
      </w:r>
      <w:r w:rsidDel="00000000" w:rsidR="00000000" w:rsidRPr="00000000">
        <w:rPr>
          <w:rFonts w:ascii="Arial Unicode MS" w:cs="Arial Unicode MS" w:eastAsia="Arial Unicode MS" w:hAnsi="Arial Unicode MS"/>
          <w:rtl w:val="0"/>
        </w:rPr>
        <w:br w:type="textWrapping"/>
        <w:t xml:space="preserve">単なるリマインド（事務連絡）で終わらせず、申し込みから当日までの間に「講師の想い」や「実績」が届くステップ配信（1〜3通）を追加し、参加者の熱量を高める。</w:t>
      </w:r>
    </w:p>
    <w:p w:rsidR="00000000" w:rsidDel="00000000" w:rsidP="00000000" w:rsidRDefault="00000000" w:rsidRPr="00000000" w14:paraId="000002E1">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【フォローの自動化】参加者／欠席者の分岐設定</w:t>
      </w:r>
      <w:r w:rsidDel="00000000" w:rsidR="00000000" w:rsidRPr="00000000">
        <w:rPr>
          <w:rFonts w:ascii="Arial Unicode MS" w:cs="Arial Unicode MS" w:eastAsia="Arial Unicode MS" w:hAnsi="Arial Unicode MS"/>
          <w:rtl w:val="0"/>
        </w:rPr>
        <w:br w:type="textWrapping"/>
        <w:t xml:space="preserve">イベント後に送るメールを「参加者用（お礼とオファー）」と「欠席者用（振替案内）」の2パターン用意し、ラベルで自動送信されるようにする。</w:t>
      </w:r>
    </w:p>
    <w:p w:rsidR="00000000" w:rsidDel="00000000" w:rsidP="00000000" w:rsidRDefault="00000000" w:rsidRPr="00000000" w14:paraId="000002E2">
      <w:pPr>
        <w:numPr>
          <w:ilvl w:val="0"/>
          <w:numId w:val="1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【世界観の統一】LPファーストビューの改善</w:t>
      </w:r>
      <w:r w:rsidDel="00000000" w:rsidR="00000000" w:rsidRPr="00000000">
        <w:rPr>
          <w:rFonts w:ascii="Arial Unicode MS" w:cs="Arial Unicode MS" w:eastAsia="Arial Unicode MS" w:hAnsi="Arial Unicode MS"/>
          <w:rtl w:val="0"/>
        </w:rPr>
        <w:br w:type="textWrapping"/>
        <w:t xml:space="preserve">登録ページのトップ画像や色味を、自分の発信しているSNSの世界観と統一させる。（離脱防止と信頼構築）</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sz w:val="36"/>
          <w:szCs w:val="36"/>
        </w:rPr>
      </w:pPr>
      <w:r w:rsidDel="00000000" w:rsidR="00000000" w:rsidRPr="00000000">
        <w:rPr>
          <w:rtl w:val="0"/>
        </w:rPr>
      </w:r>
    </w:p>
    <w:p w:rsidR="00000000" w:rsidDel="00000000" w:rsidP="00000000" w:rsidRDefault="00000000" w:rsidRPr="00000000" w14:paraId="000002E5">
      <w:pPr>
        <w:rPr/>
      </w:pPr>
      <w:r w:rsidDel="00000000" w:rsidR="00000000" w:rsidRPr="00000000">
        <w:br w:type="page"/>
      </w:r>
      <w:r w:rsidDel="00000000" w:rsidR="00000000" w:rsidRPr="00000000">
        <w:rPr>
          <w:rtl w:val="0"/>
        </w:rPr>
      </w:r>
    </w:p>
    <w:p w:rsidR="00000000" w:rsidDel="00000000" w:rsidP="00000000" w:rsidRDefault="00000000" w:rsidRPr="00000000" w14:paraId="000002E6">
      <w:pPr>
        <w:pStyle w:val="Heading1"/>
        <w:rPr/>
      </w:pPr>
      <w:bookmarkStart w:colFirst="0" w:colLast="0" w:name="_tzsjcjgsvzuq" w:id="79"/>
      <w:bookmarkEnd w:id="79"/>
      <w:r w:rsidDel="00000000" w:rsidR="00000000" w:rsidRPr="00000000">
        <w:rPr>
          <w:rFonts w:ascii="Arial Unicode MS" w:cs="Arial Unicode MS" w:eastAsia="Arial Unicode MS" w:hAnsi="Arial Unicode MS"/>
          <w:rtl w:val="0"/>
        </w:rPr>
        <w:t xml:space="preserve">水野 彩香 様</w:t>
      </w:r>
    </w:p>
    <w:p w:rsidR="00000000" w:rsidDel="00000000" w:rsidP="00000000" w:rsidRDefault="00000000" w:rsidRPr="00000000" w14:paraId="000002E7">
      <w:pPr>
        <w:rPr>
          <w:sz w:val="8"/>
          <w:szCs w:val="8"/>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オンライン秘書・オンライン秘書養成講座・業務改善AIコンサルタント）</w:t>
      </w:r>
      <w:r w:rsidDel="00000000" w:rsidR="00000000" w:rsidRPr="00000000">
        <w:rPr>
          <w:rtl w:val="0"/>
        </w:rPr>
      </w:r>
    </w:p>
    <w:p w:rsidR="00000000" w:rsidDel="00000000" w:rsidP="00000000" w:rsidRDefault="00000000" w:rsidRPr="00000000" w14:paraId="000002E8">
      <w:pPr>
        <w:pStyle w:val="Heading2"/>
        <w:rPr/>
      </w:pPr>
      <w:bookmarkStart w:colFirst="0" w:colLast="0" w:name="_9b855bzeh1td" w:id="80"/>
      <w:bookmarkEnd w:id="80"/>
      <w:r w:rsidDel="00000000" w:rsidR="00000000" w:rsidRPr="00000000">
        <w:rPr>
          <w:rFonts w:ascii="Arial Unicode MS" w:cs="Arial Unicode MS" w:eastAsia="Arial Unicode MS" w:hAnsi="Arial Unicode MS"/>
          <w:rtl w:val="0"/>
        </w:rPr>
        <w:t xml:space="preserve">「自分がいなくても事業が回る」仕組みを実現！</w:t>
        <w:br w:type="textWrapping"/>
        <w:t xml:space="preserve">UTAGEの真価は”裏方”にあり。3児のママによる</w:t>
        <w:br w:type="textWrapping"/>
        <w:t xml:space="preserve">「事業も人生も諦めない」バックオフィス構築術</w:t>
      </w:r>
    </w:p>
    <w:p w:rsidR="00000000" w:rsidDel="00000000" w:rsidP="00000000" w:rsidRDefault="00000000" w:rsidRPr="00000000" w14:paraId="000002E9">
      <w:pPr>
        <w:numPr>
          <w:ilvl w:val="0"/>
          <w:numId w:val="35"/>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年間総収益：約2,500万円</w:t>
      </w:r>
    </w:p>
    <w:p w:rsidR="00000000" w:rsidDel="00000000" w:rsidP="00000000" w:rsidRDefault="00000000" w:rsidRPr="00000000" w14:paraId="000002EA">
      <w:pPr>
        <w:numPr>
          <w:ilvl w:val="0"/>
          <w:numId w:val="35"/>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秘書講座の平均成約率：86.2%</w:t>
      </w:r>
    </w:p>
    <w:p w:rsidR="00000000" w:rsidDel="00000000" w:rsidP="00000000" w:rsidRDefault="00000000" w:rsidRPr="00000000" w14:paraId="000002EB">
      <w:pPr>
        <w:numPr>
          <w:ilvl w:val="0"/>
          <w:numId w:val="35"/>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高単価商品の即決済率：100%</w:t>
      </w:r>
    </w:p>
    <w:p w:rsidR="00000000" w:rsidDel="00000000" w:rsidP="00000000" w:rsidRDefault="00000000" w:rsidRPr="00000000" w14:paraId="000002EC">
      <w:pPr>
        <w:numPr>
          <w:ilvl w:val="0"/>
          <w:numId w:val="35"/>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裏方作業工数：1/3以下に削減</w:t>
      </w:r>
    </w:p>
    <w:p w:rsidR="00000000" w:rsidDel="00000000" w:rsidP="00000000" w:rsidRDefault="00000000" w:rsidRPr="00000000" w14:paraId="000002ED">
      <w:pPr>
        <w:numPr>
          <w:ilvl w:val="0"/>
          <w:numId w:val="35"/>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ローンチ準備期間：1ヶ月 → 1週間</w:t>
      </w:r>
    </w:p>
    <w:p w:rsidR="00000000" w:rsidDel="00000000" w:rsidP="00000000" w:rsidRDefault="00000000" w:rsidRPr="00000000" w14:paraId="000002EE">
      <w:pPr>
        <w:pStyle w:val="Heading3"/>
        <w:rPr/>
      </w:pPr>
      <w:bookmarkStart w:colFirst="0" w:colLast="0" w:name="_yp6wavk6v1pv" w:id="81"/>
      <w:bookmarkEnd w:id="81"/>
      <w:r w:rsidDel="00000000" w:rsidR="00000000" w:rsidRPr="00000000">
        <w:rPr>
          <w:rFonts w:ascii="Arial Unicode MS" w:cs="Arial Unicode MS" w:eastAsia="Arial Unicode MS" w:hAnsi="Arial Unicode MS"/>
          <w:rtl w:val="0"/>
        </w:rPr>
        <w:t xml:space="preserve">この事例のポイント</w:t>
      </w:r>
    </w:p>
    <w:p w:rsidR="00000000" w:rsidDel="00000000" w:rsidP="00000000" w:rsidRDefault="00000000" w:rsidRPr="00000000" w14:paraId="000002EF">
      <w:pPr>
        <w:rPr>
          <w:b w:val="1"/>
          <w:bCs w:val="1"/>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「売れた後が地獄」になっていませんか？</w:t>
      </w: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ここでは、ローンチ後の申込対応や決済確認、購入者フォロー、チーム連携といった「裏方作業」に追われて疲弊してしまうといった課題をUTAGEで解決した事例をご紹介します。</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3児の子育てとクライアントワーク、自身の講座運営を両立する水野様は、UTAGEの真価を「バックオフィス・CSの仕組み化」に見いだし、「UTAGE×AI」で裏方作業を徹底的に自動化されました。</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Fonts w:ascii="Arial Unicode MS" w:cs="Arial Unicode MS" w:eastAsia="Arial Unicode MS" w:hAnsi="Arial Unicode MS"/>
          <w:rtl w:val="0"/>
        </w:rPr>
        <w:t xml:space="preserve">圧倒的な効率化で作業工数を1/3以下に削減し、クライアントワークと並行しながら半年で4回のローンチと売上約1,200万円を達成。「事業も人生も諦めない」働き方を実現されています。</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特に「ローンチ後の運営がしんどい」「裏方作業に追われて本業に集中できない」「時間がなくて、自分の講座を持てない」…と感じている方に、必見の内容です。</w:t>
      </w:r>
    </w:p>
    <w:p w:rsidR="00000000" w:rsidDel="00000000" w:rsidP="00000000" w:rsidRDefault="00000000" w:rsidRPr="00000000" w14:paraId="000002F9">
      <w:pPr>
        <w:pStyle w:val="Heading3"/>
        <w:rPr/>
      </w:pPr>
      <w:bookmarkStart w:colFirst="0" w:colLast="0" w:name="_18g0uzysi13g" w:id="82"/>
      <w:bookmarkEnd w:id="82"/>
      <w:r w:rsidDel="00000000" w:rsidR="00000000" w:rsidRPr="00000000">
        <w:rPr>
          <w:rFonts w:ascii="Arial Unicode MS" w:cs="Arial Unicode MS" w:eastAsia="Arial Unicode MS" w:hAnsi="Arial Unicode MS"/>
          <w:rtl w:val="0"/>
        </w:rPr>
        <w:t xml:space="preserve">事業概要</w:t>
      </w:r>
    </w:p>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オンライン秘書として活動する傍ら、『オンライン秘書養成講座』を運営。さらに、事業者向けの業務改善・AIコンサルティングも手掛けている。</w:t>
      </w:r>
    </w:p>
    <w:p w:rsidR="00000000" w:rsidDel="00000000" w:rsidP="00000000" w:rsidRDefault="00000000" w:rsidRPr="00000000" w14:paraId="000002FB">
      <w:pPr>
        <w:pStyle w:val="Heading3"/>
        <w:rPr/>
      </w:pPr>
      <w:bookmarkStart w:colFirst="0" w:colLast="0" w:name="_c08lkyxocp00" w:id="83"/>
      <w:bookmarkEnd w:id="83"/>
      <w:r w:rsidDel="00000000" w:rsidR="00000000" w:rsidRPr="00000000">
        <w:rPr>
          <w:rFonts w:ascii="Arial Unicode MS" w:cs="Arial Unicode MS" w:eastAsia="Arial Unicode MS" w:hAnsi="Arial Unicode MS"/>
          <w:rtl w:val="0"/>
        </w:rPr>
        <w:t xml:space="preserve">導入前のビジネス課題</w:t>
      </w:r>
    </w:p>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ずっと「理想の働き方を実現したい」という想いがありました。</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しかし、3児の子育てをしながらクライアントワークをする中で、常に心苦しい想いと、諦めていることがあったのです。</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rtl w:val="0"/>
        </w:rPr>
        <w:t xml:space="preserve">まず、クライアントから「あなたのような秘書をもっと増やしてほしい」と言われても、リソース不足で断るしかありませんでした。</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もっと様々な価値提供をしたかったのですが、新しいスキルを学ぶ時間も取れなかったのです。</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そして、私自身に対しても、</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numPr>
          <w:ilvl w:val="0"/>
          <w:numId w:val="72"/>
        </w:numPr>
        <w:ind w:left="720" w:hanging="360"/>
      </w:pPr>
      <w:r w:rsidDel="00000000" w:rsidR="00000000" w:rsidRPr="00000000">
        <w:rPr>
          <w:rFonts w:ascii="Arial Unicode MS" w:cs="Arial Unicode MS" w:eastAsia="Arial Unicode MS" w:hAnsi="Arial Unicode MS"/>
          <w:rtl w:val="0"/>
        </w:rPr>
        <w:t xml:space="preserve">自分のような秘書を養成する講座を作りたい</w:t>
      </w:r>
    </w:p>
    <w:p w:rsidR="00000000" w:rsidDel="00000000" w:rsidP="00000000" w:rsidRDefault="00000000" w:rsidRPr="00000000" w14:paraId="00000307">
      <w:pPr>
        <w:numPr>
          <w:ilvl w:val="0"/>
          <w:numId w:val="72"/>
        </w:numPr>
        <w:ind w:left="720" w:hanging="360"/>
      </w:pPr>
      <w:r w:rsidDel="00000000" w:rsidR="00000000" w:rsidRPr="00000000">
        <w:rPr>
          <w:rFonts w:ascii="Arial Unicode MS" w:cs="Arial Unicode MS" w:eastAsia="Arial Unicode MS" w:hAnsi="Arial Unicode MS"/>
          <w:rtl w:val="0"/>
        </w:rPr>
        <w:t xml:space="preserve">クライアントのローンチ案件とも並行できる、効率的な事業運営の仕組みがほしい</w:t>
      </w:r>
    </w:p>
    <w:p w:rsidR="00000000" w:rsidDel="00000000" w:rsidP="00000000" w:rsidRDefault="00000000" w:rsidRPr="00000000" w14:paraId="00000308">
      <w:pPr>
        <w:numPr>
          <w:ilvl w:val="0"/>
          <w:numId w:val="72"/>
        </w:numPr>
        <w:ind w:left="720" w:hanging="360"/>
      </w:pPr>
      <w:r w:rsidDel="00000000" w:rsidR="00000000" w:rsidRPr="00000000">
        <w:rPr>
          <w:rFonts w:ascii="Arial Unicode MS" w:cs="Arial Unicode MS" w:eastAsia="Arial Unicode MS" w:hAnsi="Arial Unicode MS"/>
          <w:rtl w:val="0"/>
        </w:rPr>
        <w:t xml:space="preserve">裏方作業（申込者管理・決済確認・面談調整・CS対応）に追われない働き方がしたい</w:t>
      </w:r>
    </w:p>
    <w:p w:rsidR="00000000" w:rsidDel="00000000" w:rsidP="00000000" w:rsidRDefault="00000000" w:rsidRPr="00000000" w14:paraId="00000309">
      <w:pPr>
        <w:numPr>
          <w:ilvl w:val="0"/>
          <w:numId w:val="72"/>
        </w:numPr>
        <w:ind w:left="720" w:hanging="360"/>
      </w:pPr>
      <w:r w:rsidDel="00000000" w:rsidR="00000000" w:rsidRPr="00000000">
        <w:rPr>
          <w:rFonts w:ascii="Arial Unicode MS" w:cs="Arial Unicode MS" w:eastAsia="Arial Unicode MS" w:hAnsi="Arial Unicode MS"/>
          <w:rtl w:val="0"/>
        </w:rPr>
        <w:t xml:space="preserve">子供の急な体調不良や行事があっても、事業が止まらない体制がほしい</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といった想いをずっと抱えていました。でも、仕組みを1から作るハードルが高くて構想だけで終わってしまい諦めていたのです。</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Fonts w:ascii="Arial Unicode MS" w:cs="Arial Unicode MS" w:eastAsia="Arial Unicode MS" w:hAnsi="Arial Unicode MS"/>
          <w:rtl w:val="0"/>
        </w:rPr>
        <w:t xml:space="preserve">これまでは「ママでクライアントワーカーだから、これが限界」と思っていました。でも本当は、もっと自由に、もっと多くの人に価値提供できる働き方を実現したかったのです。</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Fonts w:ascii="Arial Unicode MS" w:cs="Arial Unicode MS" w:eastAsia="Arial Unicode MS" w:hAnsi="Arial Unicode MS"/>
          <w:rtl w:val="0"/>
        </w:rPr>
        <w:t xml:space="preserve">そんな時、UTAGEの「事業者にアフター5を」という理念に出会いました。</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まさに私のような「事業も頑張りたいけど子育てや自分のキャリアも諦めたくない」という女性のためのツールだと感じました。</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仕事だけでなく人生のアフター5も満喫できる働き方を実現したいと思い、UTAGEを本格的に活用しようと決めたのです。</w:t>
      </w:r>
    </w:p>
    <w:p w:rsidR="00000000" w:rsidDel="00000000" w:rsidP="00000000" w:rsidRDefault="00000000" w:rsidRPr="00000000" w14:paraId="00000314">
      <w:pPr>
        <w:pStyle w:val="Heading3"/>
        <w:rPr/>
      </w:pPr>
      <w:bookmarkStart w:colFirst="0" w:colLast="0" w:name="_535rnorzx4uy" w:id="84"/>
      <w:bookmarkEnd w:id="84"/>
      <w:r w:rsidDel="00000000" w:rsidR="00000000" w:rsidRPr="00000000">
        <w:rPr>
          <w:rFonts w:ascii="Arial Unicode MS" w:cs="Arial Unicode MS" w:eastAsia="Arial Unicode MS" w:hAnsi="Arial Unicode MS"/>
          <w:rtl w:val="0"/>
        </w:rPr>
        <w:t xml:space="preserve">課題解決のUTAGE活用法</w:t>
      </w:r>
    </w:p>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UTAGEの機能を、マーケティングファネルとしてだけでなく、「バックオフィス・CSの仕組み化」の基盤としてフル活用しました。</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特に、子育てやクライアントワークと、講座運営を両立させるために、申込フォーム、決済、会員サイト、チーム連携（スプレッドシートやDiscord）に至るまで、ローンチ後の「裏方作業」の徹底的な自動化と仕組み化を行いました。</w:t>
      </w:r>
    </w:p>
    <w:p w:rsidR="00000000" w:rsidDel="00000000" w:rsidP="00000000" w:rsidRDefault="00000000" w:rsidRPr="00000000" w14:paraId="00000318">
      <w:pPr>
        <w:pStyle w:val="Heading4"/>
        <w:rPr/>
      </w:pPr>
      <w:bookmarkStart w:colFirst="0" w:colLast="0" w:name="_rdaqs6p3s4un" w:id="85"/>
      <w:bookmarkEnd w:id="85"/>
      <w:r w:rsidDel="00000000" w:rsidR="00000000" w:rsidRPr="00000000">
        <w:rPr>
          <w:rFonts w:ascii="Arial Unicode MS" w:cs="Arial Unicode MS" w:eastAsia="Arial Unicode MS" w:hAnsi="Arial Unicode MS"/>
          <w:rtl w:val="0"/>
        </w:rPr>
        <w:t xml:space="preserve">成果につながったファネル全体像</w:t>
      </w:r>
    </w:p>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①SNS・口コミ・紹介</w:t>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②LINE登録（オファー：動画・特典・個別面談）</w:t>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③審査フォーム</w:t>
      </w:r>
    </w:p>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④個別面談</w:t>
      </w:r>
    </w:p>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rtl w:val="0"/>
        </w:rPr>
        <w:t xml:space="preserve">⑤（※1）フロントエンド商品オファー（オンライン講座）</w:t>
      </w:r>
    </w:p>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w:t>
        <w:br w:type="textWrapping"/>
        <w:t xml:space="preserve">⑥（※2）ステップメール配信・Discord通知</w:t>
        <w:br w:type="textWrapping"/>
        <w:t xml:space="preserve">↓</w:t>
      </w:r>
    </w:p>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⑦（※3）振込先案内・領収書発行・スプレッドシート集計。</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rtl w:val="0"/>
        </w:rPr>
        <w:t xml:space="preserve">（※1） UTAGE x AIで作成した面談資料の中で商品オファーから決済案内までを完結。</w:t>
      </w:r>
    </w:p>
    <w:p w:rsidR="00000000" w:rsidDel="00000000" w:rsidP="00000000" w:rsidRDefault="00000000" w:rsidRPr="00000000" w14:paraId="00000326">
      <w:pPr>
        <w:rPr/>
      </w:pPr>
      <w:r w:rsidDel="00000000" w:rsidR="00000000" w:rsidRPr="00000000">
        <w:rPr>
          <w:rFonts w:ascii="Arial Unicode MS" w:cs="Arial Unicode MS" w:eastAsia="Arial Unicode MS" w:hAnsi="Arial Unicode MS"/>
          <w:rtl w:val="0"/>
        </w:rPr>
        <w:t xml:space="preserve">（※2） 決済後に講座参加方法を記載したメールを自動送信。同時に通知連携機能でDiscordのスタッフ専用チャンネルに決済情報を通知。</w:t>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（※3） カードではなく振込みの方にも、振込先の案内や領収書発行まで自動で完結。売上金額や日付も連携機能でスプレッドシートで自動集計。</w:t>
      </w:r>
    </w:p>
    <w:p w:rsidR="00000000" w:rsidDel="00000000" w:rsidP="00000000" w:rsidRDefault="00000000" w:rsidRPr="00000000" w14:paraId="00000328">
      <w:pPr>
        <w:pStyle w:val="Heading4"/>
        <w:rPr/>
      </w:pPr>
      <w:bookmarkStart w:colFirst="0" w:colLast="0" w:name="_33bqvathw2g" w:id="86"/>
      <w:bookmarkEnd w:id="86"/>
      <w:r w:rsidDel="00000000" w:rsidR="00000000" w:rsidRPr="00000000">
        <w:rPr>
          <w:rFonts w:ascii="Arial Unicode MS" w:cs="Arial Unicode MS" w:eastAsia="Arial Unicode MS" w:hAnsi="Arial Unicode MS"/>
          <w:rtl w:val="0"/>
        </w:rPr>
        <w:t xml:space="preserve">活用した機能と具体的な施策内容</w:t>
      </w:r>
    </w:p>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弊社が実践した「バックオフィス・CSの仕組み化」は、主に以下の機能の掛け合わせで実現しています。</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b w:val="1"/>
          <w:bCs w:val="1"/>
        </w:rPr>
      </w:pPr>
      <w:r w:rsidDel="00000000" w:rsidR="00000000" w:rsidRPr="00000000">
        <w:rPr>
          <w:rFonts w:ascii="Arial Unicode MS" w:cs="Arial Unicode MS" w:eastAsia="Arial Unicode MS" w:hAnsi="Arial Unicode MS"/>
          <w:b w:val="1"/>
          <w:bCs w:val="1"/>
          <w:rtl w:val="0"/>
        </w:rPr>
        <w:t xml:space="preserve">【商品管理機能】商品受け渡しの完全自動化</w:t>
      </w:r>
    </w:p>
    <w:p w:rsidR="00000000" w:rsidDel="00000000" w:rsidP="00000000" w:rsidRDefault="00000000" w:rsidRPr="00000000" w14:paraId="0000032C">
      <w:pPr>
        <w:rPr/>
      </w:pPr>
      <w:r w:rsidDel="00000000" w:rsidR="00000000" w:rsidRPr="00000000">
        <w:rPr>
          <w:rFonts w:ascii="Arial Unicode MS" w:cs="Arial Unicode MS" w:eastAsia="Arial Unicode MS" w:hAnsi="Arial Unicode MS"/>
          <w:rtl w:val="0"/>
        </w:rPr>
        <w:t xml:space="preserve">商品管理機能で商品と決済機能、シナリオ、会員サイトを連携させることで、「申込フォーム → 決済 → 購入者専用ページへの案内」という一連の流れを自動化しました。</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b w:val="1"/>
          <w:bCs w:val="1"/>
        </w:rPr>
      </w:pPr>
      <w:r w:rsidDel="00000000" w:rsidR="00000000" w:rsidRPr="00000000">
        <w:rPr>
          <w:rFonts w:ascii="Arial Unicode MS" w:cs="Arial Unicode MS" w:eastAsia="Arial Unicode MS" w:hAnsi="Arial Unicode MS"/>
          <w:b w:val="1"/>
          <w:bCs w:val="1"/>
          <w:rtl w:val="0"/>
        </w:rPr>
        <w:t xml:space="preserve">【一括入金型分割決済機能】高単価商品の「入金管理」作業をゼロに</w:t>
      </w:r>
    </w:p>
    <w:p w:rsidR="00000000" w:rsidDel="00000000" w:rsidP="00000000" w:rsidRDefault="00000000" w:rsidRPr="00000000" w14:paraId="0000032F">
      <w:pPr>
        <w:rPr/>
      </w:pPr>
      <w:r w:rsidDel="00000000" w:rsidR="00000000" w:rsidRPr="00000000">
        <w:rPr>
          <w:rFonts w:ascii="Arial Unicode MS" w:cs="Arial Unicode MS" w:eastAsia="Arial Unicode MS" w:hAnsi="Arial Unicode MS"/>
          <w:rtl w:val="0"/>
        </w:rPr>
        <w:t xml:space="preserve">弊社で扱う商品は35万円〜100万円と高単価ですが、「一括入金型分割決済機能」を活用することで、最大24分割を実現しながらも一括で入金される仕組みを構築しました。</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rtl w:val="0"/>
        </w:rPr>
        <w:t xml:space="preserve">これにより、高単価商品でありながら「即決済率100%」を実現できたのです。</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もし通常の分割払いであれば発生したはずの、「毎月の入金確認」や「未入金者への催促」といった煩雑な裏方作業も、この仕組みのおかげで丸ごとなくすことができています。</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b w:val="1"/>
          <w:bCs w:val="1"/>
        </w:rPr>
      </w:pPr>
      <w:r w:rsidDel="00000000" w:rsidR="00000000" w:rsidRPr="00000000">
        <w:rPr>
          <w:rFonts w:ascii="Arial Unicode MS" w:cs="Arial Unicode MS" w:eastAsia="Arial Unicode MS" w:hAnsi="Arial Unicode MS"/>
          <w:b w:val="1"/>
          <w:bCs w:val="1"/>
          <w:rtl w:val="0"/>
        </w:rPr>
        <w:t xml:space="preserve">【スプレッドシート連携・通知設定】顧客管理とチーム連携の効率化</w:t>
      </w:r>
    </w:p>
    <w:p w:rsidR="00000000" w:rsidDel="00000000" w:rsidP="00000000" w:rsidRDefault="00000000" w:rsidRPr="00000000" w14:paraId="00000336">
      <w:pPr>
        <w:rPr/>
      </w:pPr>
      <w:r w:rsidDel="00000000" w:rsidR="00000000" w:rsidRPr="00000000">
        <w:rPr>
          <w:rFonts w:ascii="Arial Unicode MS" w:cs="Arial Unicode MS" w:eastAsia="Arial Unicode MS" w:hAnsi="Arial Unicode MS"/>
          <w:rtl w:val="0"/>
        </w:rPr>
        <w:t xml:space="preserve">スプレッドシート連携機能で、UTAGEのデータを自動でスプレッドシートに出力しています。これにより顧客管理を効率化しました。</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Fonts w:ascii="Arial Unicode MS" w:cs="Arial Unicode MS" w:eastAsia="Arial Unicode MS" w:hAnsi="Arial Unicode MS"/>
          <w:rtl w:val="0"/>
        </w:rPr>
        <w:t xml:space="preserve">また、面談状況・決済状況をDiscordに通知を飛ばすことで、スタッフとの情報共有や対応をスムーズにしています。</w:t>
        <w:br w:type="textWrapping"/>
      </w:r>
    </w:p>
    <w:p w:rsidR="00000000" w:rsidDel="00000000" w:rsidP="00000000" w:rsidRDefault="00000000" w:rsidRPr="00000000" w14:paraId="00000339">
      <w:pPr>
        <w:rPr/>
      </w:pPr>
      <w:r w:rsidDel="00000000" w:rsidR="00000000" w:rsidRPr="00000000">
        <w:rPr>
          <w:rFonts w:ascii="Arial Unicode MS" w:cs="Arial Unicode MS" w:eastAsia="Arial Unicode MS" w:hAnsi="Arial Unicode MS"/>
          <w:b w:val="1"/>
          <w:bCs w:val="1"/>
          <w:rtl w:val="0"/>
        </w:rPr>
        <w:t xml:space="preserve">【会員サイト・AI活用】CS・バックオフィスの仕組み化</w:t>
      </w:r>
      <w:r w:rsidDel="00000000" w:rsidR="00000000" w:rsidRPr="00000000">
        <w:rPr>
          <w:rtl w:val="0"/>
        </w:rPr>
      </w:r>
    </w:p>
    <w:p w:rsidR="00000000" w:rsidDel="00000000" w:rsidP="00000000" w:rsidRDefault="00000000" w:rsidRPr="00000000" w14:paraId="0000033A">
      <w:pPr>
        <w:rPr/>
      </w:pPr>
      <w:r w:rsidDel="00000000" w:rsidR="00000000" w:rsidRPr="00000000">
        <w:rPr>
          <w:rFonts w:ascii="Arial Unicode MS" w:cs="Arial Unicode MS" w:eastAsia="Arial Unicode MS" w:hAnsi="Arial Unicode MS"/>
          <w:rtl w:val="0"/>
        </w:rPr>
        <w:t xml:space="preserve">会員サイト機能で購入者専用サイトを構築し、コンテンツ提供や各種案内を自動化しました。</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rtl w:val="0"/>
        </w:rPr>
        <w:t xml:space="preserve">さらに、AI（Cursor）とUTAGEを掛け合わせることで、「人がやらなくていい仕事」を徹底的に排除しました。</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Fonts w:ascii="Arial Unicode MS" w:cs="Arial Unicode MS" w:eastAsia="Arial Unicode MS" w:hAnsi="Arial Unicode MS"/>
          <w:rtl w:val="0"/>
        </w:rPr>
        <w:t xml:space="preserve">例えば、UTAGEとAIを組み合わせることで、CSV取り込み収支計算ツールや、動画とテキストで見られる研修マニュアル、購入者がUTAGE上で書き込めるワークなどを独自に開発しています。</w:t>
      </w:r>
    </w:p>
    <w:p w:rsidR="00000000" w:rsidDel="00000000" w:rsidP="00000000" w:rsidRDefault="00000000" w:rsidRPr="00000000" w14:paraId="0000033F">
      <w:pPr>
        <w:pStyle w:val="Heading4"/>
        <w:rPr/>
      </w:pPr>
      <w:bookmarkStart w:colFirst="0" w:colLast="0" w:name="_wt9cs65ujvvl" w:id="87"/>
      <w:bookmarkEnd w:id="87"/>
      <w:r w:rsidDel="00000000" w:rsidR="00000000" w:rsidRPr="00000000">
        <w:rPr>
          <w:rFonts w:ascii="Arial Unicode MS" w:cs="Arial Unicode MS" w:eastAsia="Arial Unicode MS" w:hAnsi="Arial Unicode MS"/>
          <w:rtl w:val="0"/>
        </w:rPr>
        <w:t xml:space="preserve">施策の背景にある戦略・意図</w:t>
      </w:r>
    </w:p>
    <w:p w:rsidR="00000000" w:rsidDel="00000000" w:rsidP="00000000" w:rsidRDefault="00000000" w:rsidRPr="00000000" w14:paraId="00000340">
      <w:pPr>
        <w:rPr/>
      </w:pPr>
      <w:r w:rsidDel="00000000" w:rsidR="00000000" w:rsidRPr="00000000">
        <w:rPr>
          <w:rFonts w:ascii="Arial Unicode MS" w:cs="Arial Unicode MS" w:eastAsia="Arial Unicode MS" w:hAnsi="Arial Unicode MS"/>
          <w:rtl w:val="0"/>
        </w:rPr>
        <w:t xml:space="preserve">すべての施策の背景には、「労働集約型から仕組み型へ」という明確な意図がありました。</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Fonts w:ascii="Arial Unicode MS" w:cs="Arial Unicode MS" w:eastAsia="Arial Unicode MS" w:hAnsi="Arial Unicode MS"/>
          <w:rtl w:val="0"/>
        </w:rPr>
        <w:t xml:space="preserve">ママでクライアントワーカーという立場上、使える時間には物理的な限界があります。だからこそ、自分の稼働時間を増やすのではなく、仕組みで回る部分を最大化することが必須でした。</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rtl w:val="0"/>
        </w:rPr>
        <w:t xml:space="preserve">その中で、重要な気づきが一つあったのです。UTAGEというと、みんなマーケティングやローンチファネルに注目します。でも実は、バックオフィスやCS強化にも非常に有効なのです。</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rtl w:val="0"/>
        </w:rPr>
        <w:t xml:space="preserve">私は「UTAGEの本当の価値は、バックオフィスとCSの仕組み化にある」と確信しています。この知見を自分のビジネスで実証し、クライアント案件でも提供できれば、もっと多くの事業者の働き方を変えられると考えました。</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実際、自分のローンチでバックオフィス・CS強化にUTAGEを活用した実績を見せることで、クライアントから「UTAGEを使った業務全般を任せたい」とご依頼をいただくようになりました。</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Fonts w:ascii="Arial Unicode MS" w:cs="Arial Unicode MS" w:eastAsia="Arial Unicode MS" w:hAnsi="Arial Unicode MS"/>
          <w:rtl w:val="0"/>
        </w:rPr>
        <w:t xml:space="preserve">さらに、この使い方をもっと広めたくて、私が所属している「おさるマーケ大学」にて講師をしているような実績者の方にも、バックオフィス・CS強化の提案や実装をさせていただいています。</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このように、「自分の事業での実践 → クライアント案件での提供 → 実績者への提案 → さらなる知見の蓄積」という好循環を生み出すために、この施策が最適だと考えたのです。</w:t>
      </w:r>
    </w:p>
    <w:p w:rsidR="00000000" w:rsidDel="00000000" w:rsidP="00000000" w:rsidRDefault="00000000" w:rsidRPr="00000000" w14:paraId="0000034D">
      <w:pPr>
        <w:pStyle w:val="Heading4"/>
        <w:rPr/>
      </w:pPr>
      <w:bookmarkStart w:colFirst="0" w:colLast="0" w:name="_fmiw3ynw58ta" w:id="88"/>
      <w:bookmarkEnd w:id="88"/>
      <w:r w:rsidDel="00000000" w:rsidR="00000000" w:rsidRPr="00000000">
        <w:rPr>
          <w:rFonts w:ascii="Arial Unicode MS" w:cs="Arial Unicode MS" w:eastAsia="Arial Unicode MS" w:hAnsi="Arial Unicode MS"/>
          <w:rtl w:val="0"/>
        </w:rPr>
        <w:t xml:space="preserve">施策を成功させるための「コツ・工夫」</w:t>
      </w:r>
    </w:p>
    <w:p w:rsidR="00000000" w:rsidDel="00000000" w:rsidP="00000000" w:rsidRDefault="00000000" w:rsidRPr="00000000" w14:paraId="0000034E">
      <w:pPr>
        <w:rPr>
          <w:b w:val="1"/>
          <w:bCs w:val="1"/>
        </w:rPr>
      </w:pPr>
      <w:r w:rsidDel="00000000" w:rsidR="00000000" w:rsidRPr="00000000">
        <w:rPr>
          <w:rFonts w:ascii="Arial Unicode MS" w:cs="Arial Unicode MS" w:eastAsia="Arial Unicode MS" w:hAnsi="Arial Unicode MS"/>
          <w:b w:val="1"/>
          <w:bCs w:val="1"/>
          <w:rtl w:val="0"/>
        </w:rPr>
        <w:t xml:space="preserve">【裏方作業の削減】にリソースを投入</w:t>
      </w:r>
    </w:p>
    <w:p w:rsidR="00000000" w:rsidDel="00000000" w:rsidP="00000000" w:rsidRDefault="00000000" w:rsidRPr="00000000" w14:paraId="0000034F">
      <w:pPr>
        <w:rPr/>
      </w:pPr>
      <w:r w:rsidDel="00000000" w:rsidR="00000000" w:rsidRPr="00000000">
        <w:rPr>
          <w:rFonts w:ascii="Arial Unicode MS" w:cs="Arial Unicode MS" w:eastAsia="Arial Unicode MS" w:hAnsi="Arial Unicode MS"/>
          <w:rtl w:val="0"/>
        </w:rPr>
        <w:t xml:space="preserve">多くの人はLP作成やマーケ動線に注力しますが、私は成約後のCS・バックオフィス周りの仕組み化に最も力を入れました。なぜなら、事業者が本当に疲弊するのは「ローンチ後」だからです。</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Fonts w:ascii="Arial Unicode MS" w:cs="Arial Unicode MS" w:eastAsia="Arial Unicode MS" w:hAnsi="Arial Unicode MS"/>
          <w:rtl w:val="0"/>
        </w:rPr>
        <w:t xml:space="preserve">申込対応、決済確認、購入者フォロー、チーム連携…これらに追われて本業がおろそかになる。UTAGEの真価は、まさにこの「見えない裏方作業」を自動化できることにあります。</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Fonts w:ascii="Arial Unicode MS" w:cs="Arial Unicode MS" w:eastAsia="Arial Unicode MS" w:hAnsi="Arial Unicode MS"/>
          <w:rtl w:val="0"/>
        </w:rPr>
        <w:t xml:space="preserve">表での発信やローンチ中の軌道修正にリソースを集中できるよう、裏側を徹底的に自動化したことが成功の鍵でした。</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b w:val="1"/>
          <w:bCs w:val="1"/>
        </w:rPr>
      </w:pPr>
      <w:r w:rsidDel="00000000" w:rsidR="00000000" w:rsidRPr="00000000">
        <w:rPr>
          <w:rFonts w:ascii="Arial Unicode MS" w:cs="Arial Unicode MS" w:eastAsia="Arial Unicode MS" w:hAnsi="Arial Unicode MS"/>
          <w:b w:val="1"/>
          <w:bCs w:val="1"/>
          <w:rtl w:val="0"/>
        </w:rPr>
        <w:t xml:space="preserve">【UTAGE×AI】人がやらなくていい仕事を徹底排除</w:t>
      </w:r>
    </w:p>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rtl w:val="0"/>
        </w:rPr>
        <w:t xml:space="preserve">単なる自動化ではなく、CursorというAIを掛け合わせることで、UTAGEだけでは実現できなかった独自ツールを次々と開発しました。</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Fonts w:ascii="Arial Unicode MS" w:cs="Arial Unicode MS" w:eastAsia="Arial Unicode MS" w:hAnsi="Arial Unicode MS"/>
          <w:rtl w:val="0"/>
        </w:rPr>
        <w:t xml:space="preserve">具体的には、次のようなツールを活用しています。</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Fonts w:ascii="Arial Unicode MS" w:cs="Arial Unicode MS" w:eastAsia="Arial Unicode MS" w:hAnsi="Arial Unicode MS"/>
          <w:rtl w:val="0"/>
        </w:rPr>
        <w:t xml:space="preserve">・CSV取り込み収支計算ツール</w:t>
      </w:r>
    </w:p>
    <w:p w:rsidR="00000000" w:rsidDel="00000000" w:rsidP="00000000" w:rsidRDefault="00000000" w:rsidRPr="00000000" w14:paraId="0000035B">
      <w:pPr>
        <w:rPr/>
      </w:pPr>
      <w:r w:rsidDel="00000000" w:rsidR="00000000" w:rsidRPr="00000000">
        <w:rPr>
          <w:rFonts w:ascii="Arial Unicode MS" w:cs="Arial Unicode MS" w:eastAsia="Arial Unicode MS" w:hAnsi="Arial Unicode MS"/>
          <w:rtl w:val="0"/>
        </w:rPr>
        <w:t xml:space="preserve">・動画とテキストで見られる研修マニュアル</w:t>
      </w:r>
    </w:p>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・購入者がUTAGE上に記入できるワーク</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「これ、スタッフに手作業でやらせるの？」という作業を見つけたら、すぐにAIで自動化する。この思考習慣が、圧倒的な効率化につながりました。</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b w:val="1"/>
          <w:bCs w:val="1"/>
        </w:rPr>
      </w:pPr>
      <w:r w:rsidDel="00000000" w:rsidR="00000000" w:rsidRPr="00000000">
        <w:rPr>
          <w:rFonts w:ascii="Arial Unicode MS" w:cs="Arial Unicode MS" w:eastAsia="Arial Unicode MS" w:hAnsi="Arial Unicode MS"/>
          <w:b w:val="1"/>
          <w:bCs w:val="1"/>
          <w:rtl w:val="0"/>
        </w:rPr>
        <w:t xml:space="preserve">【学び→実践のサイクル】使える機能は即実装</w:t>
      </w:r>
    </w:p>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UTAGE講座のセミナーはリアルタイムで参加できなくても、必ずアーカイブを確認し、使えそうなものは即実装するようにしました。</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rtl w:val="0"/>
        </w:rPr>
        <w:t xml:space="preserve">また、オフラインの場で実績者と直接話す機会を大切にし、「この機能をこう使うと成果が出る」という生きた情報を集めました。</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特に重要なのは、「自分の事業で実験 → クライアント案件で実装 → 実績者に提案」というサイクル。常に新しい使い方を試し続けることで、バックオフィス・CS強化の引き出しが増えていきました。</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b w:val="1"/>
          <w:bCs w:val="1"/>
        </w:rPr>
      </w:pPr>
      <w:r w:rsidDel="00000000" w:rsidR="00000000" w:rsidRPr="00000000">
        <w:rPr>
          <w:rFonts w:ascii="Arial Unicode MS" w:cs="Arial Unicode MS" w:eastAsia="Arial Unicode MS" w:hAnsi="Arial Unicode MS"/>
          <w:b w:val="1"/>
          <w:bCs w:val="1"/>
          <w:rtl w:val="0"/>
        </w:rPr>
        <w:t xml:space="preserve">【クライアント案件で横展開】自社と同じ仕組みを構築</w:t>
      </w:r>
    </w:p>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自分のローンチで成功した仕組みを、クライアントの講座運営でも同様に再現・構築しています。具体的には、「説明会対応」「個別相談管理」「動画アップロード」などをテンプレート化・標準化しました。</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さらに、UTAGE×AIの仕組みを活用することで、クライアントの稼働も1/3以下に削減するなど、効率的に複数案件を回せる体制を構築しています。</w:t>
      </w:r>
    </w:p>
    <w:p w:rsidR="00000000" w:rsidDel="00000000" w:rsidP="00000000" w:rsidRDefault="00000000" w:rsidRPr="00000000" w14:paraId="0000036B">
      <w:pPr>
        <w:pStyle w:val="Heading3"/>
        <w:rPr/>
      </w:pPr>
      <w:bookmarkStart w:colFirst="0" w:colLast="0" w:name="_6fshmgnf1s0y" w:id="89"/>
      <w:bookmarkEnd w:id="89"/>
      <w:r w:rsidDel="00000000" w:rsidR="00000000" w:rsidRPr="00000000">
        <w:rPr>
          <w:rFonts w:ascii="Arial Unicode MS" w:cs="Arial Unicode MS" w:eastAsia="Arial Unicode MS" w:hAnsi="Arial Unicode MS"/>
          <w:rtl w:val="0"/>
        </w:rPr>
        <w:t xml:space="preserve">導入後の成果と変化</w:t>
      </w:r>
    </w:p>
    <w:p w:rsidR="00000000" w:rsidDel="00000000" w:rsidP="00000000" w:rsidRDefault="00000000" w:rsidRPr="00000000" w14:paraId="0000036C">
      <w:pPr>
        <w:pStyle w:val="Heading4"/>
        <w:rPr/>
      </w:pPr>
      <w:bookmarkStart w:colFirst="0" w:colLast="0" w:name="_rbrkmms86z9a" w:id="90"/>
      <w:bookmarkEnd w:id="90"/>
      <w:r w:rsidDel="00000000" w:rsidR="00000000" w:rsidRPr="00000000">
        <w:rPr>
          <w:rFonts w:ascii="Arial Unicode MS" w:cs="Arial Unicode MS" w:eastAsia="Arial Unicode MS" w:hAnsi="Arial Unicode MS"/>
          <w:rtl w:val="0"/>
        </w:rPr>
        <w:t xml:space="preserve">具体的な成果</w:t>
      </w:r>
    </w:p>
    <w:p w:rsidR="00000000" w:rsidDel="00000000" w:rsidP="00000000" w:rsidRDefault="00000000" w:rsidRPr="00000000" w14:paraId="0000036D">
      <w:pPr>
        <w:rPr/>
      </w:pPr>
      <w:r w:rsidDel="00000000" w:rsidR="00000000" w:rsidRPr="00000000">
        <w:rPr>
          <w:rFonts w:ascii="Arial Unicode MS" w:cs="Arial Unicode MS" w:eastAsia="Arial Unicode MS" w:hAnsi="Arial Unicode MS"/>
          <w:rtl w:val="0"/>
        </w:rPr>
        <w:t xml:space="preserve">クライアントワークと3児の子育てと並行して、半年で4回のローンチを実現し、ローンチでの総収益は11,969,800円に達しました。</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Fonts w:ascii="Arial Unicode MS" w:cs="Arial Unicode MS" w:eastAsia="Arial Unicode MS" w:hAnsi="Arial Unicode MS"/>
          <w:rtl w:val="0"/>
        </w:rPr>
        <w:t xml:space="preserve">主なローンチの成果は以下の通りです。</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numPr>
          <w:ilvl w:val="0"/>
          <w:numId w:val="113"/>
        </w:numPr>
        <w:ind w:left="720" w:hanging="360"/>
      </w:pPr>
      <w:r w:rsidDel="00000000" w:rsidR="00000000" w:rsidRPr="00000000">
        <w:rPr>
          <w:rFonts w:ascii="Arial Unicode MS" w:cs="Arial Unicode MS" w:eastAsia="Arial Unicode MS" w:hAnsi="Arial Unicode MS"/>
          <w:rtl w:val="0"/>
        </w:rPr>
        <w:t xml:space="preserve">【25年3月】秘書講座初ローンチ</w:t>
        <w:br w:type="textWrapping"/>
        <w:t xml:space="preserve">・売上：4,366,000円 </w:t>
      </w:r>
    </w:p>
    <w:p w:rsidR="00000000" w:rsidDel="00000000" w:rsidP="00000000" w:rsidRDefault="00000000" w:rsidRPr="00000000" w14:paraId="00000372">
      <w:pPr>
        <w:ind w:left="720" w:firstLine="0"/>
        <w:rPr/>
      </w:pPr>
      <w:r w:rsidDel="00000000" w:rsidR="00000000" w:rsidRPr="00000000">
        <w:rPr>
          <w:rFonts w:ascii="Arial Unicode MS" w:cs="Arial Unicode MS" w:eastAsia="Arial Unicode MS" w:hAnsi="Arial Unicode MS"/>
          <w:rtl w:val="0"/>
        </w:rPr>
        <w:t xml:space="preserve">・成約率：100%</w:t>
      </w:r>
    </w:p>
    <w:p w:rsidR="00000000" w:rsidDel="00000000" w:rsidP="00000000" w:rsidRDefault="00000000" w:rsidRPr="00000000" w14:paraId="00000373">
      <w:pPr>
        <w:numPr>
          <w:ilvl w:val="0"/>
          <w:numId w:val="113"/>
        </w:numPr>
        <w:ind w:left="720" w:hanging="360"/>
      </w:pPr>
      <w:r w:rsidDel="00000000" w:rsidR="00000000" w:rsidRPr="00000000">
        <w:rPr>
          <w:rFonts w:ascii="Arial Unicode MS" w:cs="Arial Unicode MS" w:eastAsia="Arial Unicode MS" w:hAnsi="Arial Unicode MS"/>
          <w:rtl w:val="0"/>
        </w:rPr>
        <w:t xml:space="preserve">【25年7月】クライアントとのJV企画</w:t>
        <w:br w:type="textWrapping"/>
        <w:t xml:space="preserve">・JV報酬：3,068,000円（※売上15,344,000円の2割をレベニューシェア） </w:t>
      </w:r>
    </w:p>
    <w:p w:rsidR="00000000" w:rsidDel="00000000" w:rsidP="00000000" w:rsidRDefault="00000000" w:rsidRPr="00000000" w14:paraId="00000374">
      <w:pPr>
        <w:numPr>
          <w:ilvl w:val="0"/>
          <w:numId w:val="113"/>
        </w:numPr>
        <w:ind w:left="720" w:hanging="360"/>
      </w:pPr>
      <w:r w:rsidDel="00000000" w:rsidR="00000000" w:rsidRPr="00000000">
        <w:rPr>
          <w:rFonts w:ascii="Arial Unicode MS" w:cs="Arial Unicode MS" w:eastAsia="Arial Unicode MS" w:hAnsi="Arial Unicode MS"/>
          <w:rtl w:val="0"/>
        </w:rPr>
        <w:t xml:space="preserve">【25年8月】クライアントのサロン運営（ローンチディレクション）</w:t>
        <w:br w:type="textWrapping"/>
        <w:t xml:space="preserve">・サブスク10名加入</w:t>
        <w:br w:type="textWrapping"/>
        <w:t xml:space="preserve">・運営スタッフ報酬+月額5万円UP</w:t>
        <w:br w:type="textWrapping"/>
        <w:t xml:space="preserve">・UTAGE×AIで稼働1/3以下に削減 </w:t>
      </w:r>
    </w:p>
    <w:p w:rsidR="00000000" w:rsidDel="00000000" w:rsidP="00000000" w:rsidRDefault="00000000" w:rsidRPr="00000000" w14:paraId="00000375">
      <w:pPr>
        <w:numPr>
          <w:ilvl w:val="0"/>
          <w:numId w:val="113"/>
        </w:numPr>
        <w:ind w:left="720" w:hanging="360"/>
      </w:pPr>
      <w:r w:rsidDel="00000000" w:rsidR="00000000" w:rsidRPr="00000000">
        <w:rPr>
          <w:rFonts w:ascii="Arial Unicode MS" w:cs="Arial Unicode MS" w:eastAsia="Arial Unicode MS" w:hAnsi="Arial Unicode MS"/>
          <w:rtl w:val="0"/>
        </w:rPr>
        <w:t xml:space="preserve">【25年9月】秘書講座2期ローンチ</w:t>
        <w:br w:type="textWrapping"/>
        <w:t xml:space="preserve">・売上：4,425,800円</w:t>
        <w:br w:type="textWrapping"/>
        <w:t xml:space="preserve">・成約率：73.3%（面談15名中11名成約）</w:t>
        <w:br w:type="textWrapping"/>
        <w:t xml:space="preserve">・高単価（35万円）の即決済率100%</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また、作業効率も劇的に改善しています。</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numPr>
          <w:ilvl w:val="0"/>
          <w:numId w:val="36"/>
        </w:numPr>
        <w:ind w:left="720" w:hanging="360"/>
      </w:pPr>
      <w:r w:rsidDel="00000000" w:rsidR="00000000" w:rsidRPr="00000000">
        <w:rPr>
          <w:rFonts w:ascii="Arial Unicode MS" w:cs="Arial Unicode MS" w:eastAsia="Arial Unicode MS" w:hAnsi="Arial Unicode MS"/>
          <w:rtl w:val="0"/>
        </w:rPr>
        <w:t xml:space="preserve">裏方作業：体感で1/3以下に削減 </w:t>
      </w:r>
    </w:p>
    <w:p w:rsidR="00000000" w:rsidDel="00000000" w:rsidP="00000000" w:rsidRDefault="00000000" w:rsidRPr="00000000" w14:paraId="0000037A">
      <w:pPr>
        <w:numPr>
          <w:ilvl w:val="0"/>
          <w:numId w:val="36"/>
        </w:numPr>
        <w:ind w:left="720" w:hanging="360"/>
      </w:pPr>
      <w:r w:rsidDel="00000000" w:rsidR="00000000" w:rsidRPr="00000000">
        <w:rPr>
          <w:rFonts w:ascii="Arial Unicode MS" w:cs="Arial Unicode MS" w:eastAsia="Arial Unicode MS" w:hAnsi="Arial Unicode MS"/>
          <w:rtl w:val="0"/>
        </w:rPr>
        <w:t xml:space="preserve">面談・決済管理の工数：ほぼゼロ（自動化により） </w:t>
      </w:r>
    </w:p>
    <w:p w:rsidR="00000000" w:rsidDel="00000000" w:rsidP="00000000" w:rsidRDefault="00000000" w:rsidRPr="00000000" w14:paraId="0000037B">
      <w:pPr>
        <w:numPr>
          <w:ilvl w:val="0"/>
          <w:numId w:val="36"/>
        </w:numPr>
        <w:ind w:left="720" w:hanging="360"/>
      </w:pPr>
      <w:r w:rsidDel="00000000" w:rsidR="00000000" w:rsidRPr="00000000">
        <w:rPr>
          <w:rFonts w:ascii="Arial Unicode MS" w:cs="Arial Unicode MS" w:eastAsia="Arial Unicode MS" w:hAnsi="Arial Unicode MS"/>
          <w:rtl w:val="0"/>
        </w:rPr>
        <w:t xml:space="preserve">ローンチ準備期間：1ヶ月 → 1週間</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rtl w:val="0"/>
        </w:rPr>
        <w:t xml:space="preserve">さらに、クライアント案件での評価も向上しました。</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numPr>
          <w:ilvl w:val="0"/>
          <w:numId w:val="33"/>
        </w:numPr>
        <w:ind w:left="720" w:hanging="360"/>
      </w:pPr>
      <w:r w:rsidDel="00000000" w:rsidR="00000000" w:rsidRPr="00000000">
        <w:rPr>
          <w:rFonts w:ascii="Arial Unicode MS" w:cs="Arial Unicode MS" w:eastAsia="Arial Unicode MS" w:hAnsi="Arial Unicode MS"/>
          <w:rtl w:val="0"/>
        </w:rPr>
        <w:t xml:space="preserve">売上：約1,300万円</w:t>
      </w:r>
    </w:p>
    <w:p w:rsidR="00000000" w:rsidDel="00000000" w:rsidP="00000000" w:rsidRDefault="00000000" w:rsidRPr="00000000" w14:paraId="00000380">
      <w:pPr>
        <w:numPr>
          <w:ilvl w:val="0"/>
          <w:numId w:val="33"/>
        </w:numPr>
        <w:ind w:left="720" w:hanging="360"/>
      </w:pPr>
      <w:r w:rsidDel="00000000" w:rsidR="00000000" w:rsidRPr="00000000">
        <w:rPr>
          <w:rFonts w:ascii="Arial Unicode MS" w:cs="Arial Unicode MS" w:eastAsia="Arial Unicode MS" w:hAnsi="Arial Unicode MS"/>
          <w:rtl w:val="0"/>
        </w:rPr>
        <w:t xml:space="preserve">「UTAGEを使った業務全般を任せたい」という依頼が増加 </w:t>
      </w:r>
    </w:p>
    <w:p w:rsidR="00000000" w:rsidDel="00000000" w:rsidP="00000000" w:rsidRDefault="00000000" w:rsidRPr="00000000" w14:paraId="00000381">
      <w:pPr>
        <w:numPr>
          <w:ilvl w:val="0"/>
          <w:numId w:val="33"/>
        </w:numPr>
        <w:ind w:left="720" w:hanging="360"/>
      </w:pPr>
      <w:r w:rsidDel="00000000" w:rsidR="00000000" w:rsidRPr="00000000">
        <w:rPr>
          <w:rFonts w:ascii="Arial Unicode MS" w:cs="Arial Unicode MS" w:eastAsia="Arial Unicode MS" w:hAnsi="Arial Unicode MS"/>
          <w:rtl w:val="0"/>
        </w:rPr>
        <w:t xml:space="preserve">クライアントワーク報酬も月20万円以上アップ</w:t>
      </w:r>
    </w:p>
    <w:p w:rsidR="00000000" w:rsidDel="00000000" w:rsidP="00000000" w:rsidRDefault="00000000" w:rsidRPr="00000000" w14:paraId="00000382">
      <w:pPr>
        <w:pStyle w:val="Heading4"/>
        <w:rPr/>
      </w:pPr>
      <w:bookmarkStart w:colFirst="0" w:colLast="0" w:name="_cyw7jkc34605" w:id="91"/>
      <w:bookmarkEnd w:id="91"/>
      <w:r w:rsidDel="00000000" w:rsidR="00000000" w:rsidRPr="00000000">
        <w:rPr>
          <w:rFonts w:ascii="Arial Unicode MS" w:cs="Arial Unicode MS" w:eastAsia="Arial Unicode MS" w:hAnsi="Arial Unicode MS"/>
          <w:rtl w:val="0"/>
        </w:rPr>
        <w:t xml:space="preserve">実感できた変化</w:t>
      </w:r>
    </w:p>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まず、一度仕組みを作れば、悩んでいる間も事業が回るという感動がありました。</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Fonts w:ascii="Arial Unicode MS" w:cs="Arial Unicode MS" w:eastAsia="Arial Unicode MS" w:hAnsi="Arial Unicode MS"/>
          <w:rtl w:val="0"/>
        </w:rPr>
        <w:t xml:space="preserve">この半年、子供の登校拒否や事業スタッフとのトラブルなど、公私ともに大変な局面が多かったのですが、UTAGEで仕組みを構築していたおかげで、私が動けない間も申込みが入り、決済が完了し、購入者への案内が自動で届くという状態を実現できました。</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Fonts w:ascii="Arial Unicode MS" w:cs="Arial Unicode MS" w:eastAsia="Arial Unicode MS" w:hAnsi="Arial Unicode MS"/>
          <w:rtl w:val="0"/>
        </w:rPr>
        <w:t xml:space="preserve">これまでは「自分が動かないと何も進まない」という焦りが常にありましたが、今は「事業が自分の人生を支えてくれている」という安心感があります。</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Fonts w:ascii="Arial Unicode MS" w:cs="Arial Unicode MS" w:eastAsia="Arial Unicode MS" w:hAnsi="Arial Unicode MS"/>
          <w:rtl w:val="0"/>
        </w:rPr>
        <w:t xml:space="preserve">次に、「あなたに任せれば大丈夫」という信頼を獲得できたことです。</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Fonts w:ascii="Arial Unicode MS" w:cs="Arial Unicode MS" w:eastAsia="Arial Unicode MS" w:hAnsi="Arial Unicode MS"/>
          <w:rtl w:val="0"/>
        </w:rPr>
        <w:t xml:space="preserve">クライアントから「UTAGEのこと、全部あなたに任せたい」と言っていただけるようになりました。オンライン秘書として単なる事務代行ではなく、UTAGE×AIで成果を出せる、事業者の右腕としてのポジションを確立できたことが、何より嬉しい変化です。</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Fonts w:ascii="Arial Unicode MS" w:cs="Arial Unicode MS" w:eastAsia="Arial Unicode MS" w:hAnsi="Arial Unicode MS"/>
          <w:rtl w:val="0"/>
        </w:rPr>
        <w:t xml:space="preserve">最後に、子育てと仕事の両立が本当の意味で実現できました。</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Fonts w:ascii="Arial Unicode MS" w:cs="Arial Unicode MS" w:eastAsia="Arial Unicode MS" w:hAnsi="Arial Unicode MS"/>
          <w:rtl w:val="0"/>
        </w:rPr>
        <w:t xml:space="preserve">以前は「両立」と言いつつ、常にどちらかを犠牲にしている感覚がありました。常に仕事のことが頭から離れず、子供と遊んでいても「明日のタスクどうしよう」「あの案件大丈夫かな」と焦っていたのです。</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でも、今は仕組みが回ってくれるおかげで、子供の行事にも安心して参加でき、子供との時間、自分の趣味、仕事仲間や家族との旅行なども心から楽しめるようになりました。</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Fonts w:ascii="Arial Unicode MS" w:cs="Arial Unicode MS" w:eastAsia="Arial Unicode MS" w:hAnsi="Arial Unicode MS"/>
          <w:rtl w:val="0"/>
        </w:rPr>
        <w:t xml:space="preserve">UTAGEの理念である「事業者にアフター5を」が、まさに実現しているのです。</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事業も頑張りたいけど、子育てや自分のキャリアも諦めたくない。そんな「やりたいこと全部を諦めない」欲張りな働き方が、UTAGEのおかげで叶っています。</w:t>
      </w:r>
    </w:p>
    <w:p w:rsidR="00000000" w:rsidDel="00000000" w:rsidP="00000000" w:rsidRDefault="00000000" w:rsidRPr="00000000" w14:paraId="00000396">
      <w:pPr>
        <w:pStyle w:val="Heading4"/>
        <w:rPr/>
      </w:pPr>
      <w:bookmarkStart w:colFirst="0" w:colLast="0" w:name="_fn515t4ggelb" w:id="92"/>
      <w:bookmarkEnd w:id="92"/>
      <w:r w:rsidDel="00000000" w:rsidR="00000000" w:rsidRPr="00000000">
        <w:rPr>
          <w:rFonts w:ascii="Arial Unicode MS" w:cs="Arial Unicode MS" w:eastAsia="Arial Unicode MS" w:hAnsi="Arial Unicode MS"/>
          <w:rtl w:val="0"/>
        </w:rPr>
        <w:t xml:space="preserve">今後の事業展望</w:t>
      </w:r>
    </w:p>
    <w:p w:rsidR="00000000" w:rsidDel="00000000" w:rsidP="00000000" w:rsidRDefault="00000000" w:rsidRPr="00000000" w14:paraId="00000397">
      <w:pPr>
        <w:rPr>
          <w:b w:val="1"/>
          <w:bCs w:val="1"/>
        </w:rPr>
      </w:pPr>
      <w:r w:rsidDel="00000000" w:rsidR="00000000" w:rsidRPr="00000000">
        <w:rPr>
          <w:rFonts w:ascii="Arial Unicode MS" w:cs="Arial Unicode MS" w:eastAsia="Arial Unicode MS" w:hAnsi="Arial Unicode MS"/>
          <w:b w:val="1"/>
          <w:bCs w:val="1"/>
          <w:rtl w:val="0"/>
        </w:rPr>
        <w:t xml:space="preserve">■「UTAGE×AI構築のプロフェッショナル」としての確立</w:t>
      </w:r>
    </w:p>
    <w:p w:rsidR="00000000" w:rsidDel="00000000" w:rsidP="00000000" w:rsidRDefault="00000000" w:rsidRPr="00000000" w14:paraId="00000398">
      <w:pPr>
        <w:rPr/>
      </w:pPr>
      <w:r w:rsidDel="00000000" w:rsidR="00000000" w:rsidRPr="00000000">
        <w:rPr>
          <w:rFonts w:ascii="Arial Unicode MS" w:cs="Arial Unicode MS" w:eastAsia="Arial Unicode MS" w:hAnsi="Arial Unicode MS"/>
          <w:rtl w:val="0"/>
        </w:rPr>
        <w:t xml:space="preserve">今後も、「UTAGEはマーケだけじゃない。バックオフィスとCSこそ本当の価値がある」というメッセージを発信し続けます。</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多くの事業者がローンチ後の運営に疲弊している現状を変えたいのです。</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Fonts w:ascii="Arial Unicode MS" w:cs="Arial Unicode MS" w:eastAsia="Arial Unicode MS" w:hAnsi="Arial Unicode MS"/>
          <w:rtl w:val="0"/>
        </w:rPr>
        <w:t xml:space="preserve">「秘書スキル × UTAGE構築 × AI」という専門性をさらに磨き、「事業者が本業に集中できる裏方の仕組み」を提供するプロフェッショナルとして確立していきます。</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Fonts w:ascii="Arial Unicode MS" w:cs="Arial Unicode MS" w:eastAsia="Arial Unicode MS" w:hAnsi="Arial Unicode MS"/>
          <w:rtl w:val="0"/>
        </w:rPr>
        <w:t xml:space="preserve">良いサービスを提供しているけど販売後の管理やCSで疲弊している…という事業者様に対しても、積極的にバックオフィス・CS強化の提案を行い、この使い方を業界標準にしていきたいです。</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b w:val="1"/>
          <w:bCs w:val="1"/>
        </w:rPr>
      </w:pPr>
      <w:r w:rsidDel="00000000" w:rsidR="00000000" w:rsidRPr="00000000">
        <w:rPr>
          <w:rFonts w:ascii="Arial Unicode MS" w:cs="Arial Unicode MS" w:eastAsia="Arial Unicode MS" w:hAnsi="Arial Unicode MS"/>
          <w:b w:val="1"/>
          <w:bCs w:val="1"/>
          <w:rtl w:val="0"/>
        </w:rPr>
        <w:t xml:space="preserve">■「バックオフィス強化」を教える講座事業の展開</w:t>
      </w:r>
    </w:p>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『オンライン秘書養成講座』に加えて、『コミュニティ運営マスター講座』の展開も視野に入れています。</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Fonts w:ascii="Arial Unicode MS" w:cs="Arial Unicode MS" w:eastAsia="Arial Unicode MS" w:hAnsi="Arial Unicode MS"/>
          <w:rtl w:val="0"/>
        </w:rPr>
        <w:t xml:space="preserve">UTAGEで培った仕組み化のノウハウ、特にバックオフィス・CS強化のメソッドを、コミュニティ運営に悩む事業者向けに体系的に提供していきます。</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Fonts w:ascii="Arial Unicode MS" w:cs="Arial Unicode MS" w:eastAsia="Arial Unicode MS" w:hAnsi="Arial Unicode MS"/>
          <w:rtl w:val="0"/>
        </w:rPr>
        <w:t xml:space="preserve">「ローンチはできるけど、その後の運営がしんどい」という悩みを持つ事業者は本当に多く、そこに特化した講座はまだ市場にないからです。</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b w:val="1"/>
          <w:bCs w:val="1"/>
        </w:rPr>
      </w:pPr>
      <w:r w:rsidDel="00000000" w:rsidR="00000000" w:rsidRPr="00000000">
        <w:rPr>
          <w:rFonts w:ascii="Arial Unicode MS" w:cs="Arial Unicode MS" w:eastAsia="Arial Unicode MS" w:hAnsi="Arial Unicode MS"/>
          <w:b w:val="1"/>
          <w:bCs w:val="1"/>
          <w:rtl w:val="0"/>
        </w:rPr>
        <w:t xml:space="preserve">■複数事業の同時展開を「実例」として見せる</w:t>
      </w:r>
    </w:p>
    <w:p w:rsidR="00000000" w:rsidDel="00000000" w:rsidP="00000000" w:rsidRDefault="00000000" w:rsidRPr="00000000" w14:paraId="000003A8">
      <w:pPr>
        <w:rPr/>
      </w:pPr>
      <w:r w:rsidDel="00000000" w:rsidR="00000000" w:rsidRPr="00000000">
        <w:rPr>
          <w:rFonts w:ascii="Arial Unicode MS" w:cs="Arial Unicode MS" w:eastAsia="Arial Unicode MS" w:hAnsi="Arial Unicode MS"/>
          <w:rtl w:val="0"/>
        </w:rPr>
        <w:t xml:space="preserve">UTAGEのおかげで、1つの事業に張り付く必要がなくなりました。今後は、秘書講座・クライアントワーク・顧問コンサルなど、複数の事業を同時並行で回しながら、それぞれで成果を出す働き方を「実例」として見せていきます。</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「バックオフィスを仕組み化すれば、こんな働き方ができる」という生きた証明になりたいです。</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b w:val="1"/>
          <w:bCs w:val="1"/>
        </w:rPr>
      </w:pPr>
      <w:r w:rsidDel="00000000" w:rsidR="00000000" w:rsidRPr="00000000">
        <w:rPr>
          <w:rFonts w:ascii="Arial Unicode MS" w:cs="Arial Unicode MS" w:eastAsia="Arial Unicode MS" w:hAnsi="Arial Unicode MS"/>
          <w:b w:val="1"/>
          <w:bCs w:val="1"/>
          <w:rtl w:val="0"/>
        </w:rPr>
        <w:t xml:space="preserve">■UTAGE×AI活用の知見を業界全体に還元</w:t>
      </w:r>
    </w:p>
    <w:p w:rsidR="00000000" w:rsidDel="00000000" w:rsidP="00000000" w:rsidRDefault="00000000" w:rsidRPr="00000000" w14:paraId="000003AD">
      <w:pPr>
        <w:rPr/>
      </w:pPr>
      <w:r w:rsidDel="00000000" w:rsidR="00000000" w:rsidRPr="00000000">
        <w:rPr>
          <w:rFonts w:ascii="Arial Unicode MS" w:cs="Arial Unicode MS" w:eastAsia="Arial Unicode MS" w:hAnsi="Arial Unicode MS"/>
          <w:rtl w:val="0"/>
        </w:rPr>
        <w:t xml:space="preserve">UTAGE講座やオフラインの場で出会った実績者の方々と、さらに深く連携していきたいです。</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Fonts w:ascii="Arial Unicode MS" w:cs="Arial Unicode MS" w:eastAsia="Arial Unicode MS" w:hAnsi="Arial Unicode MS"/>
          <w:rtl w:val="0"/>
        </w:rPr>
        <w:t xml:space="preserve">お互いの強みを活かしたJV企画や、クライアント案件での協業はもちろん、「UTAGE×AIでバックオフィスを強化する方法」を共有し、業界全体のレベルアップに貢献していきます。</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Fonts w:ascii="Arial Unicode MS" w:cs="Arial Unicode MS" w:eastAsia="Arial Unicode MS" w:hAnsi="Arial Unicode MS"/>
          <w:rtl w:val="0"/>
        </w:rPr>
        <w:t xml:space="preserve">一人では到達できない成果を、仲間と共に生み出していきます。</w:t>
      </w:r>
    </w:p>
    <w:p w:rsidR="00000000" w:rsidDel="00000000" w:rsidP="00000000" w:rsidRDefault="00000000" w:rsidRPr="00000000" w14:paraId="000003B2">
      <w:pPr>
        <w:pStyle w:val="Heading3"/>
        <w:rPr/>
      </w:pPr>
      <w:bookmarkStart w:colFirst="0" w:colLast="0" w:name="_danq0cjpw6ja" w:id="93"/>
      <w:bookmarkEnd w:id="93"/>
      <w:r w:rsidDel="00000000" w:rsidR="00000000" w:rsidRPr="00000000">
        <w:rPr>
          <w:rFonts w:ascii="Arial Unicode MS" w:cs="Arial Unicode MS" w:eastAsia="Arial Unicode MS" w:hAnsi="Arial Unicode MS"/>
          <w:rtl w:val="0"/>
        </w:rPr>
        <w:t xml:space="preserve">UTAGEユーザーへのメッセージ</w:t>
      </w:r>
    </w:p>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rtl w:val="0"/>
        </w:rPr>
        <w:t xml:space="preserve">「完璧を目指さなくていい。小さく始めて、少しずつ広げていこう」</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Fonts w:ascii="Arial Unicode MS" w:cs="Arial Unicode MS" w:eastAsia="Arial Unicode MS" w:hAnsi="Arial Unicode MS"/>
          <w:rtl w:val="0"/>
        </w:rPr>
        <w:t xml:space="preserve">これが、過去の自分に一番伝えたいことです。</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Fonts w:ascii="Arial Unicode MS" w:cs="Arial Unicode MS" w:eastAsia="Arial Unicode MS" w:hAnsi="Arial Unicode MS"/>
          <w:rtl w:val="0"/>
        </w:rPr>
        <w:t xml:space="preserve">UTAGE導入直後は「全部を理解してから」と思っていましたが、実際は使いながら学ぶのが最速でした。</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Fonts w:ascii="Arial Unicode MS" w:cs="Arial Unicode MS" w:eastAsia="Arial Unicode MS" w:hAnsi="Arial Unicode MS"/>
          <w:rtl w:val="0"/>
        </w:rPr>
        <w:t xml:space="preserve">「この作業、自動化できたらクライアントさん喜ぶかも！」というひらめきを大事に、少しずつ使える機能を増やしていけば大丈夫です。</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Fonts w:ascii="Arial Unicode MS" w:cs="Arial Unicode MS" w:eastAsia="Arial Unicode MS" w:hAnsi="Arial Unicode MS"/>
          <w:rtl w:val="0"/>
        </w:rPr>
        <w:t xml:space="preserve">あと、もう一つ。</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Fonts w:ascii="Arial Unicode MS" w:cs="Arial Unicode MS" w:eastAsia="Arial Unicode MS" w:hAnsi="Arial Unicode MS"/>
          <w:rtl w:val="0"/>
        </w:rPr>
        <w:t xml:space="preserve">「マーケだけじゃなく、バックオフィスも自動化してみて」と伝えたいです。</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Fonts w:ascii="Arial Unicode MS" w:cs="Arial Unicode MS" w:eastAsia="Arial Unicode MS" w:hAnsi="Arial Unicode MS"/>
          <w:rtl w:val="0"/>
        </w:rPr>
        <w:t xml:space="preserve">LP作って、ファネル組んで、ローンチする。それも大事。でも本当に疲弊するのは、ローンチ後の運営なんです。</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Fonts w:ascii="Arial Unicode MS" w:cs="Arial Unicode MS" w:eastAsia="Arial Unicode MS" w:hAnsi="Arial Unicode MS"/>
          <w:rtl w:val="0"/>
        </w:rPr>
        <w:t xml:space="preserve">多くの人がUTAGEをマーケティングツールとして使っていますが、私は確信しています。UTAGEの真価はバックオフィスとCSの仕組み化にも寄与すると。</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Fonts w:ascii="Arial Unicode MS" w:cs="Arial Unicode MS" w:eastAsia="Arial Unicode MS" w:hAnsi="Arial Unicode MS"/>
          <w:rtl w:val="0"/>
        </w:rPr>
        <w:t xml:space="preserve">申込対応、決済確認、購入者フォロー、チーム連携 、マニュアル作成、収支管理…。これらを自動化すると、本当に楽になります。</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Fonts w:ascii="Arial Unicode MS" w:cs="Arial Unicode MS" w:eastAsia="Arial Unicode MS" w:hAnsi="Arial Unicode MS"/>
          <w:rtl w:val="0"/>
        </w:rPr>
        <w:t xml:space="preserve">オンライン秘書として、事業者の裏方を支えてきた経験があるからこそ、「どこを自動化すれば事業者が楽になるか」が手に取るようにわかります。これは、マーケターにはない視点かもしれません。</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Fonts w:ascii="Arial Unicode MS" w:cs="Arial Unicode MS" w:eastAsia="Arial Unicode MS" w:hAnsi="Arial Unicode MS"/>
          <w:rtl w:val="0"/>
        </w:rPr>
        <w:t xml:space="preserve">UTAGEの理念である「事業者にアフター5を」という言葉が、私は本当に好きです。</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Fonts w:ascii="Arial Unicode MS" w:cs="Arial Unicode MS" w:eastAsia="Arial Unicode MS" w:hAnsi="Arial Unicode MS"/>
          <w:rtl w:val="0"/>
        </w:rPr>
        <w:t xml:space="preserve">ツールや仕組みは、稼ぐためだけのものじゃない。子供との時間、受講生のサポートをより手厚くすること、自分の趣味、仕事仲間や家族との旅行。やりたいこと全部を諦めない働き方を実現するために、自動化があります。</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Fonts w:ascii="Arial Unicode MS" w:cs="Arial Unicode MS" w:eastAsia="Arial Unicode MS" w:hAnsi="Arial Unicode MS"/>
          <w:rtl w:val="0"/>
        </w:rPr>
        <w:t xml:space="preserve">事業も頑張りたい、でも人生も楽しみたい。そんな欲張りな働き方を、堂々と実現していいんです。</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Fonts w:ascii="Arial Unicode MS" w:cs="Arial Unicode MS" w:eastAsia="Arial Unicode MS" w:hAnsi="Arial Unicode MS"/>
          <w:rtl w:val="0"/>
        </w:rPr>
        <w:t xml:space="preserve">最後に。</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rtl w:val="0"/>
        </w:rPr>
        <w:t xml:space="preserve">時間がない、リソースがない、サポートが少ない。そんな制約があっても大丈夫。</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Fonts w:ascii="Arial Unicode MS" w:cs="Arial Unicode MS" w:eastAsia="Arial Unicode MS" w:hAnsi="Arial Unicode MS"/>
          <w:rtl w:val="0"/>
        </w:rPr>
        <w:t xml:space="preserve">その制約があるからこそ、本当に重要なことに集中する力が磨かれます。あなたの制約は、必ず強みに変わります。</w:t>
      </w:r>
    </w:p>
    <w:p w:rsidR="00000000" w:rsidDel="00000000" w:rsidP="00000000" w:rsidRDefault="00000000" w:rsidRPr="00000000" w14:paraId="000003D2">
      <w:pPr>
        <w:pStyle w:val="Heading3"/>
        <w:rPr/>
      </w:pPr>
      <w:bookmarkStart w:colFirst="0" w:colLast="0" w:name="_9vrcon5e7ylo" w:id="94"/>
      <w:bookmarkEnd w:id="94"/>
      <w:r w:rsidDel="00000000" w:rsidR="00000000" w:rsidRPr="00000000">
        <w:rPr>
          <w:rFonts w:ascii="Arial Unicode MS" w:cs="Arial Unicode MS" w:eastAsia="Arial Unicode MS" w:hAnsi="Arial Unicode MS"/>
          <w:rtl w:val="0"/>
        </w:rPr>
        <w:t xml:space="preserve">UTAGE運営者コメント</w:t>
      </w:r>
    </w:p>
    <w:p w:rsidR="00000000" w:rsidDel="00000000" w:rsidP="00000000" w:rsidRDefault="00000000" w:rsidRPr="00000000" w14:paraId="000003D3">
      <w:pPr>
        <w:rPr/>
      </w:pPr>
      <w:r w:rsidDel="00000000" w:rsidR="00000000" w:rsidRPr="00000000">
        <w:rPr>
          <w:rFonts w:ascii="Arial Unicode MS" w:cs="Arial Unicode MS" w:eastAsia="Arial Unicode MS" w:hAnsi="Arial Unicode MS"/>
          <w:rtl w:val="0"/>
        </w:rPr>
        <w:t xml:space="preserve">多くの事業者が「ローンチは成功しても、その後の運営で疲弊している」という、共通の課題を抱えています。</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Fonts w:ascii="Arial Unicode MS" w:cs="Arial Unicode MS" w:eastAsia="Arial Unicode MS" w:hAnsi="Arial Unicode MS"/>
          <w:rtl w:val="0"/>
        </w:rPr>
        <w:t xml:space="preserve">水野様はその課題に対し、UTAGEの「真価」をマーケティングの先にある「バックオフィス・CS」の仕組み化に見いだし、見事に運営工数の削減を実現されました。</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rtl w:val="0"/>
        </w:rPr>
        <w:t xml:space="preserve">まさにUTAGEの理念「事業者にアフター5を」を体現する活用事例だといえます。</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Fonts w:ascii="Arial Unicode MS" w:cs="Arial Unicode MS" w:eastAsia="Arial Unicode MS" w:hAnsi="Arial Unicode MS"/>
          <w:rtl w:val="0"/>
        </w:rPr>
        <w:t xml:space="preserve">水野様が実践された「裏方の構築術」には、大きく次の3つのポイントがありました。</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Fonts w:ascii="Arial Unicode MS" w:cs="Arial Unicode MS" w:eastAsia="Arial Unicode MS" w:hAnsi="Arial Unicode MS"/>
          <w:rtl w:val="0"/>
        </w:rPr>
        <w:t xml:space="preserve">第一に、「決済・購入後フロー」の徹底的な自動化です。</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水野様は「商品管理機能」を活用して「申込 → 決済 → 購入者専用ページへの案内」という流れを自動化されています。</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Fonts w:ascii="Arial Unicode MS" w:cs="Arial Unicode MS" w:eastAsia="Arial Unicode MS" w:hAnsi="Arial Unicode MS"/>
          <w:rtl w:val="0"/>
        </w:rPr>
        <w:t xml:space="preserve">さらに「一括入金型分割決済機能」を活用して高単価商品の「入金管理」という裏方作業をゼロにしました。</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Fonts w:ascii="Arial Unicode MS" w:cs="Arial Unicode MS" w:eastAsia="Arial Unicode MS" w:hAnsi="Arial Unicode MS"/>
          <w:rtl w:val="0"/>
        </w:rPr>
        <w:t xml:space="preserve">一括入金型分割決済機能は、UTAGEの決済連携設定にて、決済代行会社「UnivaPay」と連携している場合に利用できる分割払いオプションです。</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お客様は最大24回の分割決済が可能で、事業者には売上が一括で入金されます。キャッシュフローの改善にも役立つため、ぜひご検討いただきたい機能の一つです。</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Fonts w:ascii="Arial Unicode MS" w:cs="Arial Unicode MS" w:eastAsia="Arial Unicode MS" w:hAnsi="Arial Unicode MS"/>
          <w:rtl w:val="0"/>
        </w:rPr>
        <w:t xml:space="preserve">第二に、「チーム連携の自動化」がありました。</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Fonts w:ascii="Arial Unicode MS" w:cs="Arial Unicode MS" w:eastAsia="Arial Unicode MS" w:hAnsi="Arial Unicode MS"/>
          <w:rtl w:val="0"/>
        </w:rPr>
        <w:t xml:space="preserve">UTAGEの「スプレッドシート連携機能」と「通知設定」を組み合わせ、顧客管理や、面談状況・決済状況のスタッフ共有などを効率化されています。</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Fonts w:ascii="Arial Unicode MS" w:cs="Arial Unicode MS" w:eastAsia="Arial Unicode MS" w:hAnsi="Arial Unicode MS"/>
          <w:rtl w:val="0"/>
        </w:rPr>
        <w:t xml:space="preserve">水野様はDiscordに通知を設定されていますが、シナリオ登録時の「チャット通知設定」にてChatworkやSlackを選択すれば、同様に通知することが可能です。</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Fonts w:ascii="Arial Unicode MS" w:cs="Arial Unicode MS" w:eastAsia="Arial Unicode MS" w:hAnsi="Arial Unicode MS"/>
          <w:rtl w:val="0"/>
        </w:rPr>
        <w:t xml:space="preserve">第三に、「UTAGE × AI」による独自ツールの構築です。</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Fonts w:ascii="Arial Unicode MS" w:cs="Arial Unicode MS" w:eastAsia="Arial Unicode MS" w:hAnsi="Arial Unicode MS"/>
          <w:rtl w:val="0"/>
        </w:rPr>
        <w:t xml:space="preserve">水野様は、オンライン秘書としての「どこを自動化すれば事業者が楽になるか」という視点から、「手作業でのCSV集計」や「収支計算」といった「人がやらなくていい仕事」を見極められました。</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Fonts w:ascii="Arial Unicode MS" w:cs="Arial Unicode MS" w:eastAsia="Arial Unicode MS" w:hAnsi="Arial Unicode MS"/>
          <w:rtl w:val="0"/>
        </w:rPr>
        <w:t xml:space="preserve">そして、AI（Cursor）を活用し、「CSV取り込み収支計算ツール」といった独自ツールを、UTAGEの「カスタムHTML」機能を用いて構築されています。</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Fonts w:ascii="Arial Unicode MS" w:cs="Arial Unicode MS" w:eastAsia="Arial Unicode MS" w:hAnsi="Arial Unicode MS"/>
          <w:rtl w:val="0"/>
        </w:rPr>
        <w:t xml:space="preserve">ご本人が語る「『時間がない』という制約が、かえって強みになる」というメッセージの通り、時間が限られているすべての事業者にとって、非常に参考になる好事例だと思いました。</w:t>
      </w:r>
    </w:p>
    <w:p w:rsidR="00000000" w:rsidDel="00000000" w:rsidP="00000000" w:rsidRDefault="00000000" w:rsidRPr="00000000" w14:paraId="000003F2">
      <w:pPr>
        <w:pStyle w:val="Heading4"/>
        <w:spacing w:after="240" w:before="240" w:lineRule="auto"/>
        <w:rPr>
          <w:b w:val="1"/>
          <w:bCs w:val="1"/>
        </w:rPr>
      </w:pPr>
      <w:bookmarkStart w:colFirst="0" w:colLast="0" w:name="_uobgjj57s0uh" w:id="95"/>
      <w:bookmarkEnd w:id="95"/>
      <w:r w:rsidDel="00000000" w:rsidR="00000000" w:rsidRPr="00000000">
        <w:rPr>
          <w:rFonts w:ascii="Arial Unicode MS" w:cs="Arial Unicode MS" w:eastAsia="Arial Unicode MS" w:hAnsi="Arial Unicode MS"/>
          <w:b w:val="1"/>
          <w:bCs w:val="1"/>
          <w:rtl w:val="0"/>
        </w:rPr>
        <w:t xml:space="preserve">明日からできる3つのアクション </w:t>
      </w:r>
    </w:p>
    <w:p w:rsidR="00000000" w:rsidDel="00000000" w:rsidP="00000000" w:rsidRDefault="00000000" w:rsidRPr="00000000" w14:paraId="000003F3">
      <w:pPr>
        <w:spacing w:after="240" w:before="240" w:lineRule="auto"/>
        <w:rPr/>
      </w:pPr>
      <w:r w:rsidDel="00000000" w:rsidR="00000000" w:rsidRPr="00000000">
        <w:rPr>
          <w:rFonts w:ascii="Arial Unicode MS" w:cs="Arial Unicode MS" w:eastAsia="Arial Unicode MS" w:hAnsi="Arial Unicode MS"/>
          <w:rtl w:val="0"/>
        </w:rPr>
        <w:t xml:space="preserve">以下の3つの中から、今のあなたにできそうなものを1つ選んで実践してみてください。</w:t>
      </w:r>
    </w:p>
    <w:p w:rsidR="00000000" w:rsidDel="00000000" w:rsidP="00000000" w:rsidRDefault="00000000" w:rsidRPr="00000000" w14:paraId="000003F4">
      <w:pPr>
        <w:numPr>
          <w:ilvl w:val="0"/>
          <w:numId w:val="5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【納品の自動化】決済後のシナリオ連携</w:t>
        <w:br w:type="textWrapping"/>
      </w:r>
      <w:r w:rsidDel="00000000" w:rsidR="00000000" w:rsidRPr="00000000">
        <w:rPr>
          <w:rFonts w:ascii="Arial Unicode MS" w:cs="Arial Unicode MS" w:eastAsia="Arial Unicode MS" w:hAnsi="Arial Unicode MS"/>
          <w:rtl w:val="0"/>
        </w:rPr>
        <w:t xml:space="preserve">商品が購入されたら、「購入者用シナリオ」に自動登録される設定を行う。その1通目で会員サイトのURLやパスワードを送れば、手動納品の手間がゼロになる。</w:t>
      </w:r>
    </w:p>
    <w:p w:rsidR="00000000" w:rsidDel="00000000" w:rsidP="00000000" w:rsidRDefault="00000000" w:rsidRPr="00000000" w14:paraId="000003F5">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【チーム連携】チャット通知の設定</w:t>
        <w:br w:type="textWrapping"/>
      </w:r>
      <w:r w:rsidDel="00000000" w:rsidR="00000000" w:rsidRPr="00000000">
        <w:rPr>
          <w:rFonts w:ascii="Arial Unicode MS" w:cs="Arial Unicode MS" w:eastAsia="Arial Unicode MS" w:hAnsi="Arial Unicode MS"/>
          <w:rtl w:val="0"/>
        </w:rPr>
        <w:t xml:space="preserve">「商品が売れた時」や「フォーム回答があった時」に、SlackやChatworkへ自動通知が飛ぶように設定し、報告の手間をなくす。</w:t>
      </w:r>
    </w:p>
    <w:p w:rsidR="00000000" w:rsidDel="00000000" w:rsidP="00000000" w:rsidRDefault="00000000" w:rsidRPr="00000000" w14:paraId="000003F6">
      <w:pPr>
        <w:numPr>
          <w:ilvl w:val="0"/>
          <w:numId w:val="5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【問い合わせ削減】「よくある質問」の会員サイト化</w:t>
      </w:r>
      <w:r w:rsidDel="00000000" w:rsidR="00000000" w:rsidRPr="00000000">
        <w:rPr>
          <w:rFonts w:ascii="Arial Unicode MS" w:cs="Arial Unicode MS" w:eastAsia="Arial Unicode MS" w:hAnsi="Arial Unicode MS"/>
          <w:rtl w:val="0"/>
        </w:rPr>
        <w:br w:type="textWrapping"/>
        <w:t xml:space="preserve">メールやチャットで頻繁に来る質問をまとめ、会員サイトに「Q&amp;Aページ」として設置する。URLを送るだけで対応が完了する状態を作る。</w:t>
      </w:r>
    </w:p>
    <w:p w:rsidR="00000000" w:rsidDel="00000000" w:rsidP="00000000" w:rsidRDefault="00000000" w:rsidRPr="00000000" w14:paraId="000003F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F8">
      <w:pPr>
        <w:pStyle w:val="Heading1"/>
        <w:rPr/>
      </w:pPr>
      <w:bookmarkStart w:colFirst="0" w:colLast="0" w:name="_3d0y5aqia7qk" w:id="96"/>
      <w:bookmarkEnd w:id="96"/>
      <w:r w:rsidDel="00000000" w:rsidR="00000000" w:rsidRPr="00000000">
        <w:rPr>
          <w:rFonts w:ascii="Arial Unicode MS" w:cs="Arial Unicode MS" w:eastAsia="Arial Unicode MS" w:hAnsi="Arial Unicode MS"/>
          <w:rtl w:val="0"/>
        </w:rPr>
        <w:t xml:space="preserve">後藤 伸正 様</w:t>
      </w:r>
    </w:p>
    <w:p w:rsidR="00000000" w:rsidDel="00000000" w:rsidP="00000000" w:rsidRDefault="00000000" w:rsidRPr="00000000" w14:paraId="000003F9">
      <w:pPr>
        <w:rPr>
          <w:sz w:val="16"/>
          <w:szCs w:val="16"/>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プロモーション・コピーライティング講座 主宰）</w:t>
      </w:r>
      <w:r w:rsidDel="00000000" w:rsidR="00000000" w:rsidRPr="00000000">
        <w:rPr>
          <w:rtl w:val="0"/>
        </w:rPr>
      </w:r>
    </w:p>
    <w:p w:rsidR="00000000" w:rsidDel="00000000" w:rsidP="00000000" w:rsidRDefault="00000000" w:rsidRPr="00000000" w14:paraId="000003FA">
      <w:pPr>
        <w:pStyle w:val="Heading2"/>
        <w:rPr/>
      </w:pPr>
      <w:bookmarkStart w:colFirst="0" w:colLast="0" w:name="_gvrqs1jzegdb" w:id="97"/>
      <w:bookmarkEnd w:id="97"/>
      <w:r w:rsidDel="00000000" w:rsidR="00000000" w:rsidRPr="00000000">
        <w:rPr>
          <w:rFonts w:ascii="Arial Unicode MS" w:cs="Arial Unicode MS" w:eastAsia="Arial Unicode MS" w:hAnsi="Arial Unicode MS"/>
          <w:rtl w:val="0"/>
        </w:rPr>
        <w:t xml:space="preserve">新規集客を自動化し、1日3時間労働へ</w:t>
        <w:br w:type="textWrapping"/>
        <w:t xml:space="preserve">ROAS200%で広告費の即時回収を実現する</w:t>
        <w:br w:type="textWrapping"/>
        <w:t xml:space="preserve">「自動ウェビナー × トリップワイヤー」融合型ファネル構築術</w:t>
      </w:r>
    </w:p>
    <w:p w:rsidR="00000000" w:rsidDel="00000000" w:rsidP="00000000" w:rsidRDefault="00000000" w:rsidRPr="00000000" w14:paraId="000003FB">
      <w:pPr>
        <w:numPr>
          <w:ilvl w:val="0"/>
          <w:numId w:val="42"/>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ROAS：9ヶ月間 200%前後を維持</w:t>
      </w:r>
    </w:p>
    <w:p w:rsidR="00000000" w:rsidDel="00000000" w:rsidP="00000000" w:rsidRDefault="00000000" w:rsidRPr="00000000" w14:paraId="000003FC">
      <w:pPr>
        <w:numPr>
          <w:ilvl w:val="0"/>
          <w:numId w:val="42"/>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ファネル経由LTV：6倍に増加</w:t>
      </w:r>
    </w:p>
    <w:p w:rsidR="00000000" w:rsidDel="00000000" w:rsidP="00000000" w:rsidRDefault="00000000" w:rsidRPr="00000000" w14:paraId="000003FD">
      <w:pPr>
        <w:numPr>
          <w:ilvl w:val="0"/>
          <w:numId w:val="42"/>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高額バックエンド：330万円・550万円の成約</w:t>
      </w:r>
    </w:p>
    <w:p w:rsidR="00000000" w:rsidDel="00000000" w:rsidP="00000000" w:rsidRDefault="00000000" w:rsidRPr="00000000" w14:paraId="000003FE">
      <w:pPr>
        <w:numPr>
          <w:ilvl w:val="0"/>
          <w:numId w:val="42"/>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労働時間：1日3時間を実現</w:t>
      </w:r>
    </w:p>
    <w:p w:rsidR="00000000" w:rsidDel="00000000" w:rsidP="00000000" w:rsidRDefault="00000000" w:rsidRPr="00000000" w14:paraId="000003FF">
      <w:pPr>
        <w:pStyle w:val="Heading3"/>
        <w:rPr/>
      </w:pPr>
      <w:bookmarkStart w:colFirst="0" w:colLast="0" w:name="_srijr2r3oqmr" w:id="98"/>
      <w:bookmarkEnd w:id="98"/>
      <w:r w:rsidDel="00000000" w:rsidR="00000000" w:rsidRPr="00000000">
        <w:rPr>
          <w:rFonts w:ascii="Arial Unicode MS" w:cs="Arial Unicode MS" w:eastAsia="Arial Unicode MS" w:hAnsi="Arial Unicode MS"/>
          <w:rtl w:val="0"/>
        </w:rPr>
        <w:t xml:space="preserve">この事例のポイント</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b w:val="1"/>
          <w:bCs w:val="1"/>
        </w:rPr>
      </w:pPr>
      <w:r w:rsidDel="00000000" w:rsidR="00000000" w:rsidRPr="00000000">
        <w:rPr>
          <w:rFonts w:ascii="Arial Unicode MS" w:cs="Arial Unicode MS" w:eastAsia="Arial Unicode MS" w:hAnsi="Arial Unicode MS"/>
          <w:b w:val="1"/>
          <w:bCs w:val="1"/>
          <w:rtl w:val="0"/>
        </w:rPr>
        <w:t xml:space="preserve">広告費をかけた瞬間に、それ以上の売上で回収する</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Fonts w:ascii="Arial Unicode MS" w:cs="Arial Unicode MS" w:eastAsia="Arial Unicode MS" w:hAnsi="Arial Unicode MS"/>
          <w:rtl w:val="0"/>
        </w:rPr>
        <w:t xml:space="preserve">「新規集客が忙しく、既存顧客のフォローアップや商品開発に時間を割けない」といった、多くの事業者が抱える悩みを、独自のファネル設計で解決した事例をご紹介します。</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rtl w:val="0"/>
        </w:rPr>
        <w:t xml:space="preserve">後藤様は、15分毎に開催される「自動ウェビナー」と、サンクスページから連鎖する「3段階のワンタイムオファー」を組み合わせた、独自のファネルを構築されました。</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Fonts w:ascii="Arial Unicode MS" w:cs="Arial Unicode MS" w:eastAsia="Arial Unicode MS" w:hAnsi="Arial Unicode MS"/>
          <w:rtl w:val="0"/>
        </w:rPr>
        <w:t xml:space="preserve">その結果、9ヶ月間にわたりROAS200%前後を維持し、広告費の即時回収を実現。新規集客を自動化したことで”1日3時間労働”という働き方を手に入れられています。</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Fonts w:ascii="Arial Unicode MS" w:cs="Arial Unicode MS" w:eastAsia="Arial Unicode MS" w:hAnsi="Arial Unicode MS"/>
          <w:rtl w:val="0"/>
        </w:rPr>
        <w:t xml:space="preserve">「広告費を最短で回収したい」「個別相談なしで商品を販売したい」「新規集客を自動化し、タスクをシンプルにしたい」…という方に、必見の内容です。</w:t>
      </w:r>
    </w:p>
    <w:p w:rsidR="00000000" w:rsidDel="00000000" w:rsidP="00000000" w:rsidRDefault="00000000" w:rsidRPr="00000000" w14:paraId="0000040A">
      <w:pPr>
        <w:pStyle w:val="Heading3"/>
        <w:rPr/>
      </w:pPr>
      <w:bookmarkStart w:colFirst="0" w:colLast="0" w:name="_81seu6ra8b7e" w:id="99"/>
      <w:bookmarkEnd w:id="99"/>
      <w:r w:rsidDel="00000000" w:rsidR="00000000" w:rsidRPr="00000000">
        <w:rPr>
          <w:rFonts w:ascii="Arial Unicode MS" w:cs="Arial Unicode MS" w:eastAsia="Arial Unicode MS" w:hAnsi="Arial Unicode MS"/>
          <w:rtl w:val="0"/>
        </w:rPr>
        <w:t xml:space="preserve">事業概要</w:t>
      </w:r>
    </w:p>
    <w:p w:rsidR="00000000" w:rsidDel="00000000" w:rsidP="00000000" w:rsidRDefault="00000000" w:rsidRPr="00000000" w14:paraId="0000040B">
      <w:pPr>
        <w:rPr/>
      </w:pPr>
      <w:r w:rsidDel="00000000" w:rsidR="00000000" w:rsidRPr="00000000">
        <w:rPr>
          <w:rFonts w:ascii="Arial Unicode MS" w:cs="Arial Unicode MS" w:eastAsia="Arial Unicode MS" w:hAnsi="Arial Unicode MS"/>
          <w:rtl w:val="0"/>
        </w:rPr>
        <w:t xml:space="preserve">プロモーションとコピーライティングが学べる講座を主催。現在は、ひとり起業家や経営者向けに、セールスファネルを中心とした仕組み化（UTAGE構築）の方法を指導している。</w:t>
      </w:r>
    </w:p>
    <w:p w:rsidR="00000000" w:rsidDel="00000000" w:rsidP="00000000" w:rsidRDefault="00000000" w:rsidRPr="00000000" w14:paraId="0000040C">
      <w:pPr>
        <w:pStyle w:val="Heading3"/>
        <w:rPr/>
      </w:pPr>
      <w:bookmarkStart w:colFirst="0" w:colLast="0" w:name="_er4qv6t7t33y" w:id="100"/>
      <w:bookmarkEnd w:id="100"/>
      <w:r w:rsidDel="00000000" w:rsidR="00000000" w:rsidRPr="00000000">
        <w:rPr>
          <w:rFonts w:ascii="Arial Unicode MS" w:cs="Arial Unicode MS" w:eastAsia="Arial Unicode MS" w:hAnsi="Arial Unicode MS"/>
          <w:rtl w:val="0"/>
        </w:rPr>
        <w:t xml:space="preserve">導入前のビジネス課題</w:t>
      </w:r>
    </w:p>
    <w:p w:rsidR="00000000" w:rsidDel="00000000" w:rsidP="00000000" w:rsidRDefault="00000000" w:rsidRPr="00000000" w14:paraId="0000040D">
      <w:pPr>
        <w:rPr/>
      </w:pPr>
      <w:r w:rsidDel="00000000" w:rsidR="00000000" w:rsidRPr="00000000">
        <w:rPr>
          <w:rFonts w:ascii="Arial Unicode MS" w:cs="Arial Unicode MS" w:eastAsia="Arial Unicode MS" w:hAnsi="Arial Unicode MS"/>
          <w:rtl w:val="0"/>
        </w:rPr>
        <w:t xml:space="preserve">私は広告費を最短で回収できるファネルの構築にチャレンジしたいと思っていました。</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Fonts w:ascii="Arial Unicode MS" w:cs="Arial Unicode MS" w:eastAsia="Arial Unicode MS" w:hAnsi="Arial Unicode MS"/>
          <w:rtl w:val="0"/>
        </w:rPr>
        <w:t xml:space="preserve">具体的には、新規リスト獲得の段階でROAS100%を安定して維持できる仕組みを作りたかったのです。</w:t>
      </w:r>
    </w:p>
    <w:p w:rsidR="00000000" w:rsidDel="00000000" w:rsidP="00000000" w:rsidRDefault="00000000" w:rsidRPr="00000000" w14:paraId="00000410">
      <w:pPr>
        <w:pStyle w:val="Heading3"/>
        <w:rPr/>
      </w:pPr>
      <w:bookmarkStart w:colFirst="0" w:colLast="0" w:name="_ku7nj7k2lake" w:id="101"/>
      <w:bookmarkEnd w:id="101"/>
      <w:r w:rsidDel="00000000" w:rsidR="00000000" w:rsidRPr="00000000">
        <w:rPr>
          <w:rFonts w:ascii="Arial Unicode MS" w:cs="Arial Unicode MS" w:eastAsia="Arial Unicode MS" w:hAnsi="Arial Unicode MS"/>
          <w:rtl w:val="0"/>
        </w:rPr>
        <w:t xml:space="preserve">課題解決のUTAGE活用法</w:t>
      </w:r>
    </w:p>
    <w:p w:rsidR="00000000" w:rsidDel="00000000" w:rsidP="00000000" w:rsidRDefault="00000000" w:rsidRPr="00000000" w14:paraId="00000411">
      <w:pPr>
        <w:rPr/>
      </w:pPr>
      <w:r w:rsidDel="00000000" w:rsidR="00000000" w:rsidRPr="00000000">
        <w:rPr>
          <w:rFonts w:ascii="Arial Unicode MS" w:cs="Arial Unicode MS" w:eastAsia="Arial Unicode MS" w:hAnsi="Arial Unicode MS"/>
          <w:rtl w:val="0"/>
        </w:rPr>
        <w:t xml:space="preserve">「広告費を最短で回収する」という課題を解決するため、UTAGEの「自動ウェビナー機能」を基盤とし、カウントダウン機能やワンクリック決済機能、ラベル機能などを緻密に融合させた独自のファネルを構築しました。</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Fonts w:ascii="Arial Unicode MS" w:cs="Arial Unicode MS" w:eastAsia="Arial Unicode MS" w:hAnsi="Arial Unicode MS"/>
          <w:rtl w:val="0"/>
        </w:rPr>
        <w:t xml:space="preserve">これにより、新規顧客獲得の段階で広告費の即時回収を実現する仕組みを確立できています。</w:t>
      </w:r>
    </w:p>
    <w:p w:rsidR="00000000" w:rsidDel="00000000" w:rsidP="00000000" w:rsidRDefault="00000000" w:rsidRPr="00000000" w14:paraId="00000414">
      <w:pPr>
        <w:pStyle w:val="Heading4"/>
        <w:rPr/>
      </w:pPr>
      <w:bookmarkStart w:colFirst="0" w:colLast="0" w:name="_nas3w4mkdpn6" w:id="102"/>
      <w:bookmarkEnd w:id="102"/>
      <w:r w:rsidDel="00000000" w:rsidR="00000000" w:rsidRPr="00000000">
        <w:rPr>
          <w:rFonts w:ascii="Arial Unicode MS" w:cs="Arial Unicode MS" w:eastAsia="Arial Unicode MS" w:hAnsi="Arial Unicode MS"/>
          <w:rtl w:val="0"/>
        </w:rPr>
        <w:t xml:space="preserve">成果につながったファネル全体像</w:t>
      </w:r>
    </w:p>
    <w:p w:rsidR="00000000" w:rsidDel="00000000" w:rsidP="00000000" w:rsidRDefault="00000000" w:rsidRPr="00000000" w14:paraId="00000415">
      <w:pPr>
        <w:rPr/>
      </w:pPr>
      <w:r w:rsidDel="00000000" w:rsidR="00000000" w:rsidRPr="00000000">
        <w:rPr>
          <w:rFonts w:ascii="Arial Unicode MS" w:cs="Arial Unicode MS" w:eastAsia="Arial Unicode MS" w:hAnsi="Arial Unicode MS"/>
          <w:rtl w:val="0"/>
        </w:rPr>
        <w:t xml:space="preserve">①Meta広告</w:t>
      </w:r>
    </w:p>
    <w:p w:rsidR="00000000" w:rsidDel="00000000" w:rsidP="00000000" w:rsidRDefault="00000000" w:rsidRPr="00000000" w14:paraId="0000041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7">
      <w:pPr>
        <w:rPr/>
      </w:pPr>
      <w:r w:rsidDel="00000000" w:rsidR="00000000" w:rsidRPr="00000000">
        <w:rPr>
          <w:rFonts w:ascii="Arial Unicode MS" w:cs="Arial Unicode MS" w:eastAsia="Arial Unicode MS" w:hAnsi="Arial Unicode MS"/>
          <w:rtl w:val="0"/>
        </w:rPr>
        <w:t xml:space="preserve">②LP：メールアドレス登録（オファー：自動ウェビナー）</w:t>
      </w:r>
    </w:p>
    <w:p w:rsidR="00000000" w:rsidDel="00000000" w:rsidP="00000000" w:rsidRDefault="00000000" w:rsidRPr="00000000" w14:paraId="0000041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9">
      <w:pPr>
        <w:rPr/>
      </w:pPr>
      <w:r w:rsidDel="00000000" w:rsidR="00000000" w:rsidRPr="00000000">
        <w:rPr>
          <w:rFonts w:ascii="Arial Unicode MS" w:cs="Arial Unicode MS" w:eastAsia="Arial Unicode MS" w:hAnsi="Arial Unicode MS"/>
          <w:rtl w:val="0"/>
        </w:rPr>
        <w:t xml:space="preserve">③サンクスページ：（※1）フロントエンド商品オファー（5,700円）</w:t>
      </w:r>
    </w:p>
    <w:p w:rsidR="00000000" w:rsidDel="00000000" w:rsidP="00000000" w:rsidRDefault="00000000" w:rsidRPr="00000000" w14:paraId="0000041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B">
      <w:pPr>
        <w:rPr/>
      </w:pPr>
      <w:r w:rsidDel="00000000" w:rsidR="00000000" w:rsidRPr="00000000">
        <w:rPr>
          <w:rFonts w:ascii="Arial Unicode MS" w:cs="Arial Unicode MS" w:eastAsia="Arial Unicode MS" w:hAnsi="Arial Unicode MS"/>
          <w:rtl w:val="0"/>
        </w:rPr>
        <w:t xml:space="preserve">④-1 購入者：（※2）OTO（29,700円）→OTO（69,800円）→OTO（99,600円）→バックエンド商品オファー（コンサルティング・コーチング）</w:t>
      </w:r>
    </w:p>
    <w:p w:rsidR="00000000" w:rsidDel="00000000" w:rsidP="00000000" w:rsidRDefault="00000000" w:rsidRPr="00000000" w14:paraId="0000041C">
      <w:pPr>
        <w:rPr/>
      </w:pPr>
      <w:r w:rsidDel="00000000" w:rsidR="00000000" w:rsidRPr="00000000">
        <w:rPr>
          <w:rFonts w:ascii="Arial Unicode MS" w:cs="Arial Unicode MS" w:eastAsia="Arial Unicode MS" w:hAnsi="Arial Unicode MS"/>
          <w:rtl w:val="0"/>
        </w:rPr>
        <w:t xml:space="preserve">④-2 未購入者：自動ウェビナー</w:t>
      </w:r>
    </w:p>
    <w:p w:rsidR="00000000" w:rsidDel="00000000" w:rsidP="00000000" w:rsidRDefault="00000000" w:rsidRPr="00000000" w14:paraId="0000041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E">
      <w:pPr>
        <w:rPr/>
      </w:pPr>
      <w:r w:rsidDel="00000000" w:rsidR="00000000" w:rsidRPr="00000000">
        <w:rPr>
          <w:rFonts w:ascii="Arial Unicode MS" w:cs="Arial Unicode MS" w:eastAsia="Arial Unicode MS" w:hAnsi="Arial Unicode MS"/>
          <w:rtl w:val="0"/>
        </w:rPr>
        <w:t xml:space="preserve">⑤フロントエンド商品オファー（60分限定特別価格：107,800円）</w:t>
      </w:r>
    </w:p>
    <w:p w:rsidR="00000000" w:rsidDel="00000000" w:rsidP="00000000" w:rsidRDefault="00000000" w:rsidRPr="00000000" w14:paraId="0000041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20">
      <w:pPr>
        <w:rPr/>
      </w:pPr>
      <w:r w:rsidDel="00000000" w:rsidR="00000000" w:rsidRPr="00000000">
        <w:rPr>
          <w:rFonts w:ascii="Arial Unicode MS" w:cs="Arial Unicode MS" w:eastAsia="Arial Unicode MS" w:hAnsi="Arial Unicode MS"/>
          <w:rtl w:val="0"/>
        </w:rPr>
        <w:t xml:space="preserve">⑥-1 購入者：OTO（99,600円）</w:t>
      </w:r>
    </w:p>
    <w:p w:rsidR="00000000" w:rsidDel="00000000" w:rsidP="00000000" w:rsidRDefault="00000000" w:rsidRPr="00000000" w14:paraId="00000421">
      <w:pPr>
        <w:rPr/>
      </w:pPr>
      <w:r w:rsidDel="00000000" w:rsidR="00000000" w:rsidRPr="00000000">
        <w:rPr>
          <w:rFonts w:ascii="Arial Unicode MS" w:cs="Arial Unicode MS" w:eastAsia="Arial Unicode MS" w:hAnsi="Arial Unicode MS"/>
          <w:rtl w:val="0"/>
        </w:rPr>
        <w:t xml:space="preserve">⑥-2 未購入者：ステップメール配信→フロントエンド商品オファー（値上げ価格：140,800円）→OTO（99,600円）</w:t>
      </w:r>
    </w:p>
    <w:p w:rsidR="00000000" w:rsidDel="00000000" w:rsidP="00000000" w:rsidRDefault="00000000" w:rsidRPr="00000000" w14:paraId="0000042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23">
      <w:pPr>
        <w:rPr/>
      </w:pPr>
      <w:r w:rsidDel="00000000" w:rsidR="00000000" w:rsidRPr="00000000">
        <w:rPr>
          <w:rFonts w:ascii="Arial Unicode MS" w:cs="Arial Unicode MS" w:eastAsia="Arial Unicode MS" w:hAnsi="Arial Unicode MS"/>
          <w:rtl w:val="0"/>
        </w:rPr>
        <w:t xml:space="preserve">⑦バックエンド商品オファー（コンサルティング・コーチング）</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Fonts w:ascii="Arial Unicode MS" w:cs="Arial Unicode MS" w:eastAsia="Arial Unicode MS" w:hAnsi="Arial Unicode MS"/>
          <w:rtl w:val="0"/>
        </w:rPr>
        <w:t xml:space="preserve">（※1） フロントエンド商品およびOTO商品は、すべてデジタルコンテンツです。</w:t>
      </w:r>
    </w:p>
    <w:p w:rsidR="00000000" w:rsidDel="00000000" w:rsidP="00000000" w:rsidRDefault="00000000" w:rsidRPr="00000000" w14:paraId="00000426">
      <w:pPr>
        <w:rPr/>
      </w:pPr>
      <w:r w:rsidDel="00000000" w:rsidR="00000000" w:rsidRPr="00000000">
        <w:rPr>
          <w:rFonts w:ascii="Arial Unicode MS" w:cs="Arial Unicode MS" w:eastAsia="Arial Unicode MS" w:hAnsi="Arial Unicode MS"/>
          <w:rtl w:val="0"/>
        </w:rPr>
        <w:t xml:space="preserve">（※2） ファネル内の「OTO」はワンタイムオファーの略です。</w:t>
      </w:r>
    </w:p>
    <w:p w:rsidR="00000000" w:rsidDel="00000000" w:rsidP="00000000" w:rsidRDefault="00000000" w:rsidRPr="00000000" w14:paraId="00000427">
      <w:pPr>
        <w:rPr/>
      </w:pPr>
      <w:r w:rsidDel="00000000" w:rsidR="00000000" w:rsidRPr="00000000">
        <w:rPr>
          <w:rFonts w:ascii="Arial Unicode MS" w:cs="Arial Unicode MS" w:eastAsia="Arial Unicode MS" w:hAnsi="Arial Unicode MS"/>
          <w:rtl w:val="0"/>
        </w:rPr>
        <w:t xml:space="preserve">　　またOTOはワンクリックで決済が完了する仕組みを導入しています。</w:t>
      </w:r>
    </w:p>
    <w:p w:rsidR="00000000" w:rsidDel="00000000" w:rsidP="00000000" w:rsidRDefault="00000000" w:rsidRPr="00000000" w14:paraId="00000428">
      <w:pPr>
        <w:pStyle w:val="Heading4"/>
        <w:rPr>
          <w:b w:val="1"/>
          <w:bCs w:val="1"/>
        </w:rPr>
      </w:pPr>
      <w:bookmarkStart w:colFirst="0" w:colLast="0" w:name="_wllrab4yqt4" w:id="103"/>
      <w:bookmarkEnd w:id="103"/>
      <w:r w:rsidDel="00000000" w:rsidR="00000000" w:rsidRPr="00000000">
        <w:rPr>
          <w:rFonts w:ascii="Arial Unicode MS" w:cs="Arial Unicode MS" w:eastAsia="Arial Unicode MS" w:hAnsi="Arial Unicode MS"/>
          <w:b w:val="1"/>
          <w:bCs w:val="1"/>
          <w:rtl w:val="0"/>
        </w:rPr>
        <w:t xml:space="preserve">活用した機能と具体的な施策内容</w:t>
      </w:r>
    </w:p>
    <w:p w:rsidR="00000000" w:rsidDel="00000000" w:rsidP="00000000" w:rsidRDefault="00000000" w:rsidRPr="00000000" w14:paraId="00000429">
      <w:pPr>
        <w:rPr>
          <w:b w:val="1"/>
          <w:bCs w:val="1"/>
        </w:rPr>
      </w:pPr>
      <w:r w:rsidDel="00000000" w:rsidR="00000000" w:rsidRPr="00000000">
        <w:rPr>
          <w:rFonts w:ascii="Arial Unicode MS" w:cs="Arial Unicode MS" w:eastAsia="Arial Unicode MS" w:hAnsi="Arial Unicode MS"/>
          <w:b w:val="1"/>
          <w:bCs w:val="1"/>
          <w:rtl w:val="0"/>
        </w:rPr>
        <w:t xml:space="preserve">【自動ウェビナー機能】15分毎開催による即時視聴を実現</w:t>
      </w:r>
    </w:p>
    <w:p w:rsidR="00000000" w:rsidDel="00000000" w:rsidP="00000000" w:rsidRDefault="00000000" w:rsidRPr="00000000" w14:paraId="0000042A">
      <w:pPr>
        <w:rPr/>
      </w:pPr>
      <w:r w:rsidDel="00000000" w:rsidR="00000000" w:rsidRPr="00000000">
        <w:rPr>
          <w:rFonts w:ascii="Arial Unicode MS" w:cs="Arial Unicode MS" w:eastAsia="Arial Unicode MS" w:hAnsi="Arial Unicode MS"/>
          <w:rtl w:val="0"/>
        </w:rPr>
        <w:t xml:space="preserve">自動ウェビナーの「数分おきに開催」設定を使用し、15分ごとにウェビナーが開催されるようにしました。これにより、LP登録後のモチベーションが高いうちにウェビナーを視聴できるようにしています。</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b w:val="1"/>
          <w:bCs w:val="1"/>
        </w:rPr>
      </w:pPr>
      <w:r w:rsidDel="00000000" w:rsidR="00000000" w:rsidRPr="00000000">
        <w:rPr>
          <w:rFonts w:ascii="Arial Unicode MS" w:cs="Arial Unicode MS" w:eastAsia="Arial Unicode MS" w:hAnsi="Arial Unicode MS"/>
          <w:b w:val="1"/>
          <w:bCs w:val="1"/>
          <w:rtl w:val="0"/>
        </w:rPr>
        <w:t xml:space="preserve">【カウントダウン要素】オファーの締め切りコントロール</w:t>
      </w:r>
    </w:p>
    <w:p w:rsidR="00000000" w:rsidDel="00000000" w:rsidP="00000000" w:rsidRDefault="00000000" w:rsidRPr="00000000" w14:paraId="0000042D">
      <w:pPr>
        <w:rPr/>
      </w:pPr>
      <w:r w:rsidDel="00000000" w:rsidR="00000000" w:rsidRPr="00000000">
        <w:rPr>
          <w:rFonts w:ascii="Arial Unicode MS" w:cs="Arial Unicode MS" w:eastAsia="Arial Unicode MS" w:hAnsi="Arial Unicode MS"/>
          <w:rtl w:val="0"/>
        </w:rPr>
        <w:t xml:space="preserve">ファネルページの「カウントダウン」要素を活用することで、サンクスページに表示されるフロントエンドオファーの締め切りを厳密に設けました。また、ウェビナー視聴のタイミングも同時にコントロールしています。</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Fonts w:ascii="Arial Unicode MS" w:cs="Arial Unicode MS" w:eastAsia="Arial Unicode MS" w:hAnsi="Arial Unicode MS"/>
          <w:rtl w:val="0"/>
        </w:rPr>
        <w:t xml:space="preserve">これにより、サンクスページでのフロントエンドオファーの緊急性を生み出し、成約率を高めています。</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b w:val="1"/>
          <w:bCs w:val="1"/>
        </w:rPr>
      </w:pPr>
      <w:r w:rsidDel="00000000" w:rsidR="00000000" w:rsidRPr="00000000">
        <w:rPr>
          <w:rFonts w:ascii="Arial Unicode MS" w:cs="Arial Unicode MS" w:eastAsia="Arial Unicode MS" w:hAnsi="Arial Unicode MS"/>
          <w:b w:val="1"/>
          <w:bCs w:val="1"/>
          <w:rtl w:val="0"/>
        </w:rPr>
        <w:t xml:space="preserve">【アップセル購入ボタン要素】3段階のアップセルで広告費を即時回収</w:t>
      </w:r>
    </w:p>
    <w:p w:rsidR="00000000" w:rsidDel="00000000" w:rsidP="00000000" w:rsidRDefault="00000000" w:rsidRPr="00000000" w14:paraId="00000432">
      <w:pPr>
        <w:rPr/>
      </w:pPr>
      <w:r w:rsidDel="00000000" w:rsidR="00000000" w:rsidRPr="00000000">
        <w:rPr>
          <w:rFonts w:ascii="Arial Unicode MS" w:cs="Arial Unicode MS" w:eastAsia="Arial Unicode MS" w:hAnsi="Arial Unicode MS"/>
          <w:rtl w:val="0"/>
        </w:rPr>
        <w:t xml:space="preserve">フロントエンド商品（5,700円）購入直後に、中価格帯（29,700円）を含む連続した3段階のワンタイムオファーを提示しました。</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Fonts w:ascii="Arial Unicode MS" w:cs="Arial Unicode MS" w:eastAsia="Arial Unicode MS" w:hAnsi="Arial Unicode MS"/>
          <w:rtl w:val="0"/>
        </w:rPr>
        <w:t xml:space="preserve">アップセルページに「アップセル購入ボタン」要素を配置することで、再度クレジットカード情報を入力することなく、ワンクリックで決済が完了するようにしています。</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b w:val="1"/>
          <w:bCs w:val="1"/>
        </w:rPr>
      </w:pPr>
      <w:r w:rsidDel="00000000" w:rsidR="00000000" w:rsidRPr="00000000">
        <w:rPr>
          <w:rFonts w:ascii="Arial Unicode MS" w:cs="Arial Unicode MS" w:eastAsia="Arial Unicode MS" w:hAnsi="Arial Unicode MS"/>
          <w:b w:val="1"/>
          <w:bCs w:val="1"/>
          <w:rtl w:val="0"/>
        </w:rPr>
        <w:t xml:space="preserve">【ラベル機能】購入履歴に応じた割引オファーを提示</w:t>
      </w:r>
    </w:p>
    <w:p w:rsidR="00000000" w:rsidDel="00000000" w:rsidP="00000000" w:rsidRDefault="00000000" w:rsidRPr="00000000" w14:paraId="00000437">
      <w:pPr>
        <w:rPr/>
      </w:pPr>
      <w:r w:rsidDel="00000000" w:rsidR="00000000" w:rsidRPr="00000000">
        <w:rPr>
          <w:rFonts w:ascii="Arial Unicode MS" w:cs="Arial Unicode MS" w:eastAsia="Arial Unicode MS" w:hAnsi="Arial Unicode MS"/>
          <w:rtl w:val="0"/>
        </w:rPr>
        <w:t xml:space="preserve">UTAGEのラベル機能を使い、5,700円や29,700円の商品購入者には、購入時に特定のラベルを自動で付与しました。</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Fonts w:ascii="Arial Unicode MS" w:cs="Arial Unicode MS" w:eastAsia="Arial Unicode MS" w:hAnsi="Arial Unicode MS"/>
          <w:rtl w:val="0"/>
        </w:rPr>
        <w:t xml:space="preserve">そのラベルを条件に、購入金額を差し引いた割引オファーページを用意し、アップセルの成約率を高めました。</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b w:val="1"/>
          <w:bCs w:val="1"/>
        </w:rPr>
      </w:pPr>
      <w:r w:rsidDel="00000000" w:rsidR="00000000" w:rsidRPr="00000000">
        <w:rPr>
          <w:rFonts w:ascii="Arial Unicode MS" w:cs="Arial Unicode MS" w:eastAsia="Arial Unicode MS" w:hAnsi="Arial Unicode MS"/>
          <w:b w:val="1"/>
          <w:bCs w:val="1"/>
          <w:rtl w:val="0"/>
        </w:rPr>
        <w:t xml:space="preserve">【会員サイト・ステップ配信機能】購入後のコンテンツ提供を自動化</w:t>
      </w:r>
    </w:p>
    <w:p w:rsidR="00000000" w:rsidDel="00000000" w:rsidP="00000000" w:rsidRDefault="00000000" w:rsidRPr="00000000" w14:paraId="0000043C">
      <w:pPr>
        <w:rPr/>
      </w:pPr>
      <w:r w:rsidDel="00000000" w:rsidR="00000000" w:rsidRPr="00000000">
        <w:rPr>
          <w:rFonts w:ascii="Arial Unicode MS" w:cs="Arial Unicode MS" w:eastAsia="Arial Unicode MS" w:hAnsi="Arial Unicode MS"/>
          <w:rtl w:val="0"/>
        </w:rPr>
        <w:t xml:space="preserve">会員サイト機能と、ステップ配信機能を組み合わせて、ログイン情報を自動で配信するように設定しました。これにより、購入後のコンテンツ提供を完全に自動化しています。</w:t>
      </w:r>
    </w:p>
    <w:p w:rsidR="00000000" w:rsidDel="00000000" w:rsidP="00000000" w:rsidRDefault="00000000" w:rsidRPr="00000000" w14:paraId="0000043D">
      <w:pPr>
        <w:pStyle w:val="Heading4"/>
        <w:rPr/>
      </w:pPr>
      <w:bookmarkStart w:colFirst="0" w:colLast="0" w:name="_skihw3r8ncf1" w:id="104"/>
      <w:bookmarkEnd w:id="104"/>
      <w:r w:rsidDel="00000000" w:rsidR="00000000" w:rsidRPr="00000000">
        <w:rPr>
          <w:rFonts w:ascii="Arial Unicode MS" w:cs="Arial Unicode MS" w:eastAsia="Arial Unicode MS" w:hAnsi="Arial Unicode MS"/>
          <w:rtl w:val="0"/>
        </w:rPr>
        <w:t xml:space="preserve">施策の背景にある戦略・意図</w:t>
      </w:r>
    </w:p>
    <w:p w:rsidR="00000000" w:rsidDel="00000000" w:rsidP="00000000" w:rsidRDefault="00000000" w:rsidRPr="00000000" w14:paraId="0000043E">
      <w:pPr>
        <w:rPr/>
      </w:pPr>
      <w:r w:rsidDel="00000000" w:rsidR="00000000" w:rsidRPr="00000000">
        <w:rPr>
          <w:rFonts w:ascii="Arial Unicode MS" w:cs="Arial Unicode MS" w:eastAsia="Arial Unicode MS" w:hAnsi="Arial Unicode MS"/>
          <w:rtl w:val="0"/>
        </w:rPr>
        <w:t xml:space="preserve">新規リストの獲得と広告費回収までをできる限り自動化できれば、既存顧客のフォローアップやハウスリストでのキャンペーンを複数リリースできると考えました。</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Fonts w:ascii="Arial Unicode MS" w:cs="Arial Unicode MS" w:eastAsia="Arial Unicode MS" w:hAnsi="Arial Unicode MS"/>
          <w:rtl w:val="0"/>
        </w:rPr>
        <w:t xml:space="preserve">そして、新規リスト獲得段階でROAS100%を維持できれば、その後のタスクを「ハウスリストで新商品をリリースしていくだけ」というシンプルな形にできると考えたのです。</w:t>
      </w:r>
    </w:p>
    <w:p w:rsidR="00000000" w:rsidDel="00000000" w:rsidP="00000000" w:rsidRDefault="00000000" w:rsidRPr="00000000" w14:paraId="00000441">
      <w:pPr>
        <w:pStyle w:val="Heading3"/>
        <w:rPr/>
      </w:pPr>
      <w:bookmarkStart w:colFirst="0" w:colLast="0" w:name="_2q6ayfqxw5u9" w:id="105"/>
      <w:bookmarkEnd w:id="105"/>
      <w:r w:rsidDel="00000000" w:rsidR="00000000" w:rsidRPr="00000000">
        <w:rPr>
          <w:rFonts w:ascii="Arial Unicode MS" w:cs="Arial Unicode MS" w:eastAsia="Arial Unicode MS" w:hAnsi="Arial Unicode MS"/>
          <w:rtl w:val="0"/>
        </w:rPr>
        <w:t xml:space="preserve">導入後の成果と変化</w:t>
      </w:r>
    </w:p>
    <w:p w:rsidR="00000000" w:rsidDel="00000000" w:rsidP="00000000" w:rsidRDefault="00000000" w:rsidRPr="00000000" w14:paraId="00000442">
      <w:pPr>
        <w:pStyle w:val="Heading4"/>
        <w:rPr/>
      </w:pPr>
      <w:bookmarkStart w:colFirst="0" w:colLast="0" w:name="_pyxw41e8w7sb" w:id="106"/>
      <w:bookmarkEnd w:id="106"/>
      <w:r w:rsidDel="00000000" w:rsidR="00000000" w:rsidRPr="00000000">
        <w:rPr>
          <w:rFonts w:ascii="Arial Unicode MS" w:cs="Arial Unicode MS" w:eastAsia="Arial Unicode MS" w:hAnsi="Arial Unicode MS"/>
          <w:rtl w:val="0"/>
        </w:rPr>
        <w:t xml:space="preserve">具体的な成果</w:t>
      </w:r>
    </w:p>
    <w:p w:rsidR="00000000" w:rsidDel="00000000" w:rsidP="00000000" w:rsidRDefault="00000000" w:rsidRPr="00000000" w14:paraId="00000443">
      <w:pPr>
        <w:rPr/>
      </w:pPr>
      <w:r w:rsidDel="00000000" w:rsidR="00000000" w:rsidRPr="00000000">
        <w:rPr>
          <w:rFonts w:ascii="Arial Unicode MS" w:cs="Arial Unicode MS" w:eastAsia="Arial Unicode MS" w:hAnsi="Arial Unicode MS"/>
          <w:rtl w:val="0"/>
        </w:rPr>
        <w:t xml:space="preserve">施策の結果、課題であったROAS100%を大きく上回る数値を達成し、次のような成果が得られました。</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numPr>
          <w:ilvl w:val="0"/>
          <w:numId w:val="107"/>
        </w:numPr>
        <w:ind w:left="720" w:hanging="360"/>
      </w:pPr>
      <w:r w:rsidDel="00000000" w:rsidR="00000000" w:rsidRPr="00000000">
        <w:rPr>
          <w:rFonts w:ascii="Arial Unicode MS" w:cs="Arial Unicode MS" w:eastAsia="Arial Unicode MS" w:hAnsi="Arial Unicode MS"/>
          <w:rtl w:val="0"/>
        </w:rPr>
        <w:t xml:space="preserve">ROAS：9ヶ月間 200%前後を維持 </w:t>
      </w:r>
    </w:p>
    <w:p w:rsidR="00000000" w:rsidDel="00000000" w:rsidP="00000000" w:rsidRDefault="00000000" w:rsidRPr="00000000" w14:paraId="00000446">
      <w:pPr>
        <w:numPr>
          <w:ilvl w:val="0"/>
          <w:numId w:val="107"/>
        </w:numPr>
        <w:ind w:left="720" w:hanging="360"/>
      </w:pPr>
      <w:r w:rsidDel="00000000" w:rsidR="00000000" w:rsidRPr="00000000">
        <w:rPr>
          <w:rFonts w:ascii="Arial Unicode MS" w:cs="Arial Unicode MS" w:eastAsia="Arial Unicode MS" w:hAnsi="Arial Unicode MS"/>
          <w:rtl w:val="0"/>
        </w:rPr>
        <w:t xml:space="preserve">ファネル経由LTV：6倍に増加 </w:t>
      </w:r>
    </w:p>
    <w:p w:rsidR="00000000" w:rsidDel="00000000" w:rsidP="00000000" w:rsidRDefault="00000000" w:rsidRPr="00000000" w14:paraId="00000447">
      <w:pPr>
        <w:numPr>
          <w:ilvl w:val="0"/>
          <w:numId w:val="107"/>
        </w:numPr>
        <w:ind w:left="720" w:hanging="360"/>
      </w:pPr>
      <w:r w:rsidDel="00000000" w:rsidR="00000000" w:rsidRPr="00000000">
        <w:rPr>
          <w:rFonts w:ascii="Arial Unicode MS" w:cs="Arial Unicode MS" w:eastAsia="Arial Unicode MS" w:hAnsi="Arial Unicode MS"/>
          <w:rtl w:val="0"/>
        </w:rPr>
        <w:t xml:space="preserve">高額バックエンド：330万円、550万円の成約を達成 </w:t>
      </w:r>
    </w:p>
    <w:p w:rsidR="00000000" w:rsidDel="00000000" w:rsidP="00000000" w:rsidRDefault="00000000" w:rsidRPr="00000000" w14:paraId="00000448">
      <w:pPr>
        <w:numPr>
          <w:ilvl w:val="0"/>
          <w:numId w:val="107"/>
        </w:numPr>
        <w:ind w:left="720" w:hanging="360"/>
      </w:pPr>
      <w:r w:rsidDel="00000000" w:rsidR="00000000" w:rsidRPr="00000000">
        <w:rPr>
          <w:rFonts w:ascii="Arial Unicode MS" w:cs="Arial Unicode MS" w:eastAsia="Arial Unicode MS" w:hAnsi="Arial Unicode MS"/>
          <w:rtl w:val="0"/>
        </w:rPr>
        <w:t xml:space="preserve">労働時間：1日3時間を実現</w:t>
      </w:r>
    </w:p>
    <w:p w:rsidR="00000000" w:rsidDel="00000000" w:rsidP="00000000" w:rsidRDefault="00000000" w:rsidRPr="00000000" w14:paraId="00000449">
      <w:pPr>
        <w:pStyle w:val="Heading4"/>
        <w:rPr/>
      </w:pPr>
      <w:bookmarkStart w:colFirst="0" w:colLast="0" w:name="_ocja6tl1oet5" w:id="107"/>
      <w:bookmarkEnd w:id="107"/>
      <w:r w:rsidDel="00000000" w:rsidR="00000000" w:rsidRPr="00000000">
        <w:rPr>
          <w:rFonts w:ascii="Arial Unicode MS" w:cs="Arial Unicode MS" w:eastAsia="Arial Unicode MS" w:hAnsi="Arial Unicode MS"/>
          <w:rtl w:val="0"/>
        </w:rPr>
        <w:t xml:space="preserve">実感できた変化</w:t>
      </w:r>
    </w:p>
    <w:p w:rsidR="00000000" w:rsidDel="00000000" w:rsidP="00000000" w:rsidRDefault="00000000" w:rsidRPr="00000000" w14:paraId="0000044A">
      <w:pPr>
        <w:rPr/>
      </w:pPr>
      <w:r w:rsidDel="00000000" w:rsidR="00000000" w:rsidRPr="00000000">
        <w:rPr>
          <w:rFonts w:ascii="Arial Unicode MS" w:cs="Arial Unicode MS" w:eastAsia="Arial Unicode MS" w:hAnsi="Arial Unicode MS"/>
          <w:rtl w:val="0"/>
        </w:rPr>
        <w:t xml:space="preserve">働く時間が1日3時間でも成り立つようになりました。</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Fonts w:ascii="Arial Unicode MS" w:cs="Arial Unicode MS" w:eastAsia="Arial Unicode MS" w:hAnsi="Arial Unicode MS"/>
          <w:rtl w:val="0"/>
        </w:rPr>
        <w:t xml:space="preserve">UTAGEのおかげで家族との時間や趣味の時間を楽しめるようになり、本当に感謝してもしきれません。</w:t>
      </w:r>
    </w:p>
    <w:p w:rsidR="00000000" w:rsidDel="00000000" w:rsidP="00000000" w:rsidRDefault="00000000" w:rsidRPr="00000000" w14:paraId="0000044D">
      <w:pPr>
        <w:pStyle w:val="Heading4"/>
        <w:rPr/>
      </w:pPr>
      <w:bookmarkStart w:colFirst="0" w:colLast="0" w:name="_mouq6c55zddd" w:id="108"/>
      <w:bookmarkEnd w:id="108"/>
      <w:r w:rsidDel="00000000" w:rsidR="00000000" w:rsidRPr="00000000">
        <w:rPr>
          <w:rFonts w:ascii="Arial Unicode MS" w:cs="Arial Unicode MS" w:eastAsia="Arial Unicode MS" w:hAnsi="Arial Unicode MS"/>
          <w:rtl w:val="0"/>
        </w:rPr>
        <w:t xml:space="preserve">今後の事業展望</w:t>
      </w:r>
    </w:p>
    <w:p w:rsidR="00000000" w:rsidDel="00000000" w:rsidP="00000000" w:rsidRDefault="00000000" w:rsidRPr="00000000" w14:paraId="0000044E">
      <w:pPr>
        <w:rPr/>
      </w:pPr>
      <w:r w:rsidDel="00000000" w:rsidR="00000000" w:rsidRPr="00000000">
        <w:rPr>
          <w:rFonts w:ascii="Arial Unicode MS" w:cs="Arial Unicode MS" w:eastAsia="Arial Unicode MS" w:hAnsi="Arial Unicode MS"/>
          <w:rtl w:val="0"/>
        </w:rPr>
        <w:t xml:space="preserve">UTAGEの素晴らしさを多くの人に体感してほしいので、現在UTAGEのサブスクサービスを展開しています。</w:t>
      </w:r>
    </w:p>
    <w:p w:rsidR="00000000" w:rsidDel="00000000" w:rsidP="00000000" w:rsidRDefault="00000000" w:rsidRPr="00000000" w14:paraId="0000044F">
      <w:pPr>
        <w:pStyle w:val="Heading3"/>
        <w:rPr/>
      </w:pPr>
      <w:bookmarkStart w:colFirst="0" w:colLast="0" w:name="_v4jvnf9p7x8k" w:id="109"/>
      <w:bookmarkEnd w:id="109"/>
      <w:r w:rsidDel="00000000" w:rsidR="00000000" w:rsidRPr="00000000">
        <w:rPr>
          <w:rFonts w:ascii="Arial Unicode MS" w:cs="Arial Unicode MS" w:eastAsia="Arial Unicode MS" w:hAnsi="Arial Unicode MS"/>
          <w:rtl w:val="0"/>
        </w:rPr>
        <w:t xml:space="preserve">UTAGEユーザーへのメッセージ</w:t>
      </w:r>
    </w:p>
    <w:p w:rsidR="00000000" w:rsidDel="00000000" w:rsidP="00000000" w:rsidRDefault="00000000" w:rsidRPr="00000000" w14:paraId="00000450">
      <w:pPr>
        <w:rPr/>
      </w:pPr>
      <w:r w:rsidDel="00000000" w:rsidR="00000000" w:rsidRPr="00000000">
        <w:rPr>
          <w:rFonts w:ascii="Arial Unicode MS" w:cs="Arial Unicode MS" w:eastAsia="Arial Unicode MS" w:hAnsi="Arial Unicode MS"/>
          <w:rtl w:val="0"/>
        </w:rPr>
        <w:t xml:space="preserve">かつては海外ツールを複数連携して自動化していましたが、英語の壁や連携の難易度、毎月の費用など悩みがたくさんありました。しかし、UTAGEの登場ですべてのストレスが解消されました。</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Fonts w:ascii="Arial Unicode MS" w:cs="Arial Unicode MS" w:eastAsia="Arial Unicode MS" w:hAnsi="Arial Unicode MS"/>
          <w:rtl w:val="0"/>
        </w:rPr>
        <w:t xml:space="preserve">ファネルを作るうえで躓（つまず）いたところをサポートスタッフさんにたくさん問い合わせさせていただきましたが、サポートがなければ完成しませんでした。いつも本当にありがとうございます。</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Fonts w:ascii="Arial Unicode MS" w:cs="Arial Unicode MS" w:eastAsia="Arial Unicode MS" w:hAnsi="Arial Unicode MS"/>
          <w:rtl w:val="0"/>
        </w:rPr>
        <w:t xml:space="preserve">UTAGEがどれほど優れたツールであるかをもっと多くの方に知っていただきたいと思っています。</w:t>
      </w:r>
    </w:p>
    <w:p w:rsidR="00000000" w:rsidDel="00000000" w:rsidP="00000000" w:rsidRDefault="00000000" w:rsidRPr="00000000" w14:paraId="00000455">
      <w:pPr>
        <w:pStyle w:val="Heading3"/>
        <w:rPr/>
      </w:pPr>
      <w:bookmarkStart w:colFirst="0" w:colLast="0" w:name="_2l319f1wh786" w:id="110"/>
      <w:bookmarkEnd w:id="110"/>
      <w:r w:rsidDel="00000000" w:rsidR="00000000" w:rsidRPr="00000000">
        <w:rPr>
          <w:rFonts w:ascii="Arial Unicode MS" w:cs="Arial Unicode MS" w:eastAsia="Arial Unicode MS" w:hAnsi="Arial Unicode MS"/>
          <w:rtl w:val="0"/>
        </w:rPr>
        <w:t xml:space="preserve">UTAGE運営者コメント</w:t>
      </w:r>
    </w:p>
    <w:p w:rsidR="00000000" w:rsidDel="00000000" w:rsidP="00000000" w:rsidRDefault="00000000" w:rsidRPr="00000000" w14:paraId="00000456">
      <w:pPr>
        <w:rPr/>
      </w:pPr>
      <w:r w:rsidDel="00000000" w:rsidR="00000000" w:rsidRPr="00000000">
        <w:rPr>
          <w:rFonts w:ascii="Arial Unicode MS" w:cs="Arial Unicode MS" w:eastAsia="Arial Unicode MS" w:hAnsi="Arial Unicode MS"/>
          <w:rtl w:val="0"/>
        </w:rPr>
        <w:t xml:space="preserve">「広告費を最短で回収し、新規集客を自動化する」という、多くの事業者が持つ望みを、「自動ウェビナーファネル」と「トリップワイヤーファネル」を融合させた独自のアプローチにより実現されている、優れた事例です。</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Fonts w:ascii="Arial Unicode MS" w:cs="Arial Unicode MS" w:eastAsia="Arial Unicode MS" w:hAnsi="Arial Unicode MS"/>
          <w:rtl w:val="0"/>
        </w:rPr>
        <w:t xml:space="preserve">なお、トリップワイヤーファネルとは、集客の初期段階で比較的安価な商品を販売し、見込み客をまずは「購入者」へと変えることで、その後のバックエンド商品の成約率を高めたり、早期に広告費を回収したりするマーケティング手法のことです。</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Fonts w:ascii="Arial Unicode MS" w:cs="Arial Unicode MS" w:eastAsia="Arial Unicode MS" w:hAnsi="Arial Unicode MS"/>
          <w:rtl w:val="0"/>
        </w:rPr>
        <w:t xml:space="preserve">後藤様の事例では、サンクスページでのフロントエンド商品オファーから、3回連続のワンタイムオファーへとつなげ、LTV（顧客生涯価値）を引き上げる仕組みが注目すべき点です。</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Fonts w:ascii="Arial Unicode MS" w:cs="Arial Unicode MS" w:eastAsia="Arial Unicode MS" w:hAnsi="Arial Unicode MS"/>
          <w:rtl w:val="0"/>
        </w:rPr>
        <w:t xml:space="preserve">これは、競争の激しいビジネス分野においても、トリップワイヤーファネルが有効に機能することの証明と言えるかもしれません。</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Fonts w:ascii="Arial Unicode MS" w:cs="Arial Unicode MS" w:eastAsia="Arial Unicode MS" w:hAnsi="Arial Unicode MS"/>
          <w:rtl w:val="0"/>
        </w:rPr>
        <w:t xml:space="preserve">さらに、フロントエンド商品の購入に至らなかった見込み客を、自動ウェビナーファネルへ誘導するという二段構えの設計が、ROAS 200%、LTV 6倍という目覚ましい成果を支えているのだと思います。</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Fonts w:ascii="Arial Unicode MS" w:cs="Arial Unicode MS" w:eastAsia="Arial Unicode MS" w:hAnsi="Arial Unicode MS"/>
          <w:rtl w:val="0"/>
        </w:rPr>
        <w:t xml:space="preserve">なお、後藤様が実装されているワンタイムオファー（ワンクリック決済）の仕組みは、ファネルのアップセルページに「アップセル購入ボタン」要素を設置することで実現できます。</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Fonts w:ascii="Arial Unicode MS" w:cs="Arial Unicode MS" w:eastAsia="Arial Unicode MS" w:hAnsi="Arial Unicode MS"/>
          <w:rtl w:val="0"/>
        </w:rPr>
        <w:t xml:space="preserve">これにより、お客様はクレジットカード情報をその都度入力する手間がなく、ワンクリックで決済を完了できます。</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Fonts w:ascii="Arial Unicode MS" w:cs="Arial Unicode MS" w:eastAsia="Arial Unicode MS" w:hAnsi="Arial Unicode MS"/>
          <w:rtl w:val="0"/>
        </w:rPr>
        <w:t xml:space="preserve">これは成約率向上につながるため、アップセルを導入されているユーザー様には、ぜひご活用いただきたい機能です。</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Fonts w:ascii="Arial Unicode MS" w:cs="Arial Unicode MS" w:eastAsia="Arial Unicode MS" w:hAnsi="Arial Unicode MS"/>
          <w:rtl w:val="0"/>
        </w:rPr>
        <w:t xml:space="preserve">後藤様が実現された「広告費の即時回収・新規集客の自動化」という大きな成果は、集客の自動化を目指すすべてのUTAGEユーザー様にとって、大きな励みとなるのではないでしょうか。</w:t>
      </w:r>
    </w:p>
    <w:p w:rsidR="00000000" w:rsidDel="00000000" w:rsidP="00000000" w:rsidRDefault="00000000" w:rsidRPr="00000000" w14:paraId="00000467">
      <w:pPr>
        <w:pStyle w:val="Heading4"/>
        <w:spacing w:after="240" w:before="240" w:lineRule="auto"/>
        <w:rPr>
          <w:b w:val="1"/>
          <w:bCs w:val="1"/>
        </w:rPr>
      </w:pPr>
      <w:bookmarkStart w:colFirst="0" w:colLast="0" w:name="_7wj1ad9fmhi8" w:id="111"/>
      <w:bookmarkEnd w:id="111"/>
      <w:r w:rsidDel="00000000" w:rsidR="00000000" w:rsidRPr="00000000">
        <w:rPr>
          <w:rFonts w:ascii="Arial Unicode MS" w:cs="Arial Unicode MS" w:eastAsia="Arial Unicode MS" w:hAnsi="Arial Unicode MS"/>
          <w:b w:val="1"/>
          <w:bCs w:val="1"/>
          <w:rtl w:val="0"/>
        </w:rPr>
        <w:t xml:space="preserve">明日からできる3つのアクション </w:t>
      </w:r>
    </w:p>
    <w:p w:rsidR="00000000" w:rsidDel="00000000" w:rsidP="00000000" w:rsidRDefault="00000000" w:rsidRPr="00000000" w14:paraId="00000468">
      <w:pPr>
        <w:spacing w:after="240" w:before="240" w:lineRule="auto"/>
        <w:rPr/>
      </w:pPr>
      <w:r w:rsidDel="00000000" w:rsidR="00000000" w:rsidRPr="00000000">
        <w:rPr>
          <w:rFonts w:ascii="Arial Unicode MS" w:cs="Arial Unicode MS" w:eastAsia="Arial Unicode MS" w:hAnsi="Arial Unicode MS"/>
          <w:rtl w:val="0"/>
        </w:rPr>
        <w:t xml:space="preserve">以下の3つの中から、今のあなたにできそうなものを1つ選んで実践してみてください。</w:t>
      </w:r>
    </w:p>
    <w:p w:rsidR="00000000" w:rsidDel="00000000" w:rsidP="00000000" w:rsidRDefault="00000000" w:rsidRPr="00000000" w14:paraId="00000469">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【サンクスページの活用】登録直後のオファー設置</w:t>
      </w:r>
      <w:r w:rsidDel="00000000" w:rsidR="00000000" w:rsidRPr="00000000">
        <w:rPr>
          <w:rFonts w:ascii="Arial Unicode MS" w:cs="Arial Unicode MS" w:eastAsia="Arial Unicode MS" w:hAnsi="Arial Unicode MS"/>
          <w:rtl w:val="0"/>
        </w:rPr>
        <w:br w:type="textWrapping"/>
        <w:t xml:space="preserve">登録完了ページ（サンクスページ）を単なる「お礼」で終わらせず、低価格商品や体験会を案内する動画・ボタンを配置し、最も熱い瞬間にオファーを出してみる。</w:t>
      </w:r>
    </w:p>
    <w:p w:rsidR="00000000" w:rsidDel="00000000" w:rsidP="00000000" w:rsidRDefault="00000000" w:rsidRPr="00000000" w14:paraId="0000046A">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【視聴率アップ】自動ウェビナーの「15分後開催」設定</w:t>
      </w:r>
      <w:r w:rsidDel="00000000" w:rsidR="00000000" w:rsidRPr="00000000">
        <w:rPr>
          <w:rFonts w:ascii="Arial Unicode MS" w:cs="Arial Unicode MS" w:eastAsia="Arial Unicode MS" w:hAnsi="Arial Unicode MS"/>
          <w:rtl w:val="0"/>
        </w:rPr>
        <w:br w:type="textWrapping"/>
        <w:t xml:space="preserve">自動ウェビナーの設定で「数分おきに開催（例：15分間隔）」を選択し、登録したユーザーが“今すぐ”視聴できる環境を作る。</w:t>
      </w:r>
    </w:p>
    <w:p w:rsidR="00000000" w:rsidDel="00000000" w:rsidP="00000000" w:rsidRDefault="00000000" w:rsidRPr="00000000" w14:paraId="0000046B">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【成約率アップ】ワンクリック決済の導入</w:t>
      </w:r>
      <w:r w:rsidDel="00000000" w:rsidR="00000000" w:rsidRPr="00000000">
        <w:rPr>
          <w:rFonts w:ascii="Arial Unicode MS" w:cs="Arial Unicode MS" w:eastAsia="Arial Unicode MS" w:hAnsi="Arial Unicode MS"/>
          <w:rtl w:val="0"/>
        </w:rPr>
        <w:br w:type="textWrapping"/>
        <w:t xml:space="preserve">商品購入後のアップセルページに「アップセル購入ボタン要素」を配置し、2つ目以降の商品をお客様が再入力なしで購入できる設定にする。</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sz w:val="36"/>
          <w:szCs w:val="36"/>
        </w:rPr>
      </w:pPr>
      <w:r w:rsidDel="00000000" w:rsidR="00000000" w:rsidRPr="00000000">
        <w:rPr>
          <w:rtl w:val="0"/>
        </w:rPr>
      </w:r>
    </w:p>
    <w:p w:rsidR="00000000" w:rsidDel="00000000" w:rsidP="00000000" w:rsidRDefault="00000000" w:rsidRPr="00000000" w14:paraId="0000046E">
      <w:pPr>
        <w:rPr/>
      </w:pPr>
      <w:r w:rsidDel="00000000" w:rsidR="00000000" w:rsidRPr="00000000">
        <w:br w:type="page"/>
      </w:r>
      <w:r w:rsidDel="00000000" w:rsidR="00000000" w:rsidRPr="00000000">
        <w:rPr>
          <w:rtl w:val="0"/>
        </w:rPr>
      </w:r>
    </w:p>
    <w:p w:rsidR="00000000" w:rsidDel="00000000" w:rsidP="00000000" w:rsidRDefault="00000000" w:rsidRPr="00000000" w14:paraId="0000046F">
      <w:pPr>
        <w:pStyle w:val="Heading1"/>
        <w:rPr/>
      </w:pPr>
      <w:bookmarkStart w:colFirst="0" w:colLast="0" w:name="_f8yplob46bik" w:id="112"/>
      <w:bookmarkEnd w:id="112"/>
      <w:r w:rsidDel="00000000" w:rsidR="00000000" w:rsidRPr="00000000">
        <w:rPr>
          <w:rFonts w:ascii="Arial Unicode MS" w:cs="Arial Unicode MS" w:eastAsia="Arial Unicode MS" w:hAnsi="Arial Unicode MS"/>
          <w:rtl w:val="0"/>
        </w:rPr>
        <w:t xml:space="preserve">原田 牧恵 様</w:t>
      </w:r>
    </w:p>
    <w:p w:rsidR="00000000" w:rsidDel="00000000" w:rsidP="00000000" w:rsidRDefault="00000000" w:rsidRPr="00000000" w14:paraId="00000470">
      <w:pPr>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ローンチサポート・講座運営・UTAGE構築代行）</w:t>
      </w:r>
    </w:p>
    <w:p w:rsidR="00000000" w:rsidDel="00000000" w:rsidP="00000000" w:rsidRDefault="00000000" w:rsidRPr="00000000" w14:paraId="00000471">
      <w:pPr>
        <w:pStyle w:val="Heading2"/>
        <w:rPr/>
      </w:pPr>
      <w:bookmarkStart w:colFirst="0" w:colLast="0" w:name="_xrt85x4kshor" w:id="113"/>
      <w:bookmarkEnd w:id="113"/>
      <w:r w:rsidDel="00000000" w:rsidR="00000000" w:rsidRPr="00000000">
        <w:rPr>
          <w:rFonts w:ascii="Arial Unicode MS" w:cs="Arial Unicode MS" w:eastAsia="Arial Unicode MS" w:hAnsi="Arial Unicode MS"/>
          <w:rtl w:val="0"/>
        </w:rPr>
        <w:t xml:space="preserve">747件の成約を生み出した「紹介の仕組み化」</w:t>
        <w:br w:type="textWrapping"/>
        <w:t xml:space="preserve">自社集客を”受講生の実践教材"に変えるパートナー機能活用術</w:t>
      </w:r>
    </w:p>
    <w:p w:rsidR="00000000" w:rsidDel="00000000" w:rsidP="00000000" w:rsidRDefault="00000000" w:rsidRPr="00000000" w14:paraId="00000472">
      <w:pPr>
        <w:numPr>
          <w:ilvl w:val="0"/>
          <w:numId w:val="58"/>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紹介経由の成約件数：747件</w:t>
      </w:r>
    </w:p>
    <w:p w:rsidR="00000000" w:rsidDel="00000000" w:rsidP="00000000" w:rsidRDefault="00000000" w:rsidRPr="00000000" w14:paraId="00000473">
      <w:pPr>
        <w:numPr>
          <w:ilvl w:val="0"/>
          <w:numId w:val="58"/>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パートナー登録者数：284名</w:t>
      </w:r>
    </w:p>
    <w:p w:rsidR="00000000" w:rsidDel="00000000" w:rsidP="00000000" w:rsidRDefault="00000000" w:rsidRPr="00000000" w14:paraId="00000474">
      <w:pPr>
        <w:numPr>
          <w:ilvl w:val="0"/>
          <w:numId w:val="58"/>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紹介経由の集客比率：全体の約4割 </w:t>
      </w:r>
    </w:p>
    <w:p w:rsidR="00000000" w:rsidDel="00000000" w:rsidP="00000000" w:rsidRDefault="00000000" w:rsidRPr="00000000" w14:paraId="00000475">
      <w:pPr>
        <w:pStyle w:val="Heading3"/>
        <w:rPr/>
      </w:pPr>
      <w:bookmarkStart w:colFirst="0" w:colLast="0" w:name="_5nzqwhlw7o3g" w:id="114"/>
      <w:bookmarkEnd w:id="114"/>
      <w:r w:rsidDel="00000000" w:rsidR="00000000" w:rsidRPr="00000000">
        <w:rPr>
          <w:rFonts w:ascii="Arial Unicode MS" w:cs="Arial Unicode MS" w:eastAsia="Arial Unicode MS" w:hAnsi="Arial Unicode MS"/>
          <w:rtl w:val="0"/>
        </w:rPr>
        <w:t xml:space="preserve">この事例のポイント</w:t>
      </w:r>
    </w:p>
    <w:p w:rsidR="00000000" w:rsidDel="00000000" w:rsidP="00000000" w:rsidRDefault="00000000" w:rsidRPr="00000000" w14:paraId="00000476">
      <w:pPr>
        <w:rPr>
          <w:b w:val="1"/>
          <w:bCs w:val="1"/>
        </w:rPr>
      </w:pPr>
      <w:r w:rsidDel="00000000" w:rsidR="00000000" w:rsidRPr="00000000">
        <w:rPr>
          <w:rtl w:val="0"/>
        </w:rPr>
      </w:r>
    </w:p>
    <w:p w:rsidR="00000000" w:rsidDel="00000000" w:rsidP="00000000" w:rsidRDefault="00000000" w:rsidRPr="00000000" w14:paraId="00000477">
      <w:pPr>
        <w:rPr/>
      </w:pPr>
      <w:r w:rsidDel="00000000" w:rsidR="00000000" w:rsidRPr="00000000">
        <w:rPr>
          <w:rFonts w:ascii="Arial Unicode MS" w:cs="Arial Unicode MS" w:eastAsia="Arial Unicode MS" w:hAnsi="Arial Unicode MS"/>
          <w:b w:val="1"/>
          <w:bCs w:val="1"/>
          <w:rtl w:val="0"/>
        </w:rPr>
        <w:t xml:space="preserve">「口コミや紹介は“運任せ”」だと思っていませんか？</w:t>
      </w: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Fonts w:ascii="Arial Unicode MS" w:cs="Arial Unicode MS" w:eastAsia="Arial Unicode MS" w:hAnsi="Arial Unicode MS"/>
          <w:rtl w:val="0"/>
        </w:rPr>
        <w:t xml:space="preserve">口コミや紹介を集客の柱にしたいと思っても、「依頼しづらい」「成果がわからない」「管理が煩雑」といった理由で、仕組み化できずに悩んでいる事業主も少なくありません。</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Fonts w:ascii="Arial Unicode MS" w:cs="Arial Unicode MS" w:eastAsia="Arial Unicode MS" w:hAnsi="Arial Unicode MS"/>
          <w:rtl w:val="0"/>
        </w:rPr>
        <w:t xml:space="preserve">ここでご紹介するのは、まさにその課題をUTAGEの「パートナー機能」で解決した事例です。</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Fonts w:ascii="Arial Unicode MS" w:cs="Arial Unicode MS" w:eastAsia="Arial Unicode MS" w:hAnsi="Arial Unicode MS"/>
          <w:rtl w:val="0"/>
        </w:rPr>
        <w:t xml:space="preserve">原田様は、USPプロデューサー鉾立由紀様の事業でUTAGEのパートナー機能を活用し、紹介経由だけで747件の成約、集客全体の約4割を占めるという、驚異的な成果を上げられています。</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Fonts w:ascii="Arial Unicode MS" w:cs="Arial Unicode MS" w:eastAsia="Arial Unicode MS" w:hAnsi="Arial Unicode MS"/>
          <w:rtl w:val="0"/>
        </w:rPr>
        <w:t xml:space="preserve">さらに、その仕組みを単なる紹介システム（アフィリエイトシステム）で終わらせず、「受講生の実践教材」へと昇華させ、受講生が「初めて“売る”体験」を通じて自信を得るという、理想的な「Win-Winの循環」を生み出しました。</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Fonts w:ascii="Arial Unicode MS" w:cs="Arial Unicode MS" w:eastAsia="Arial Unicode MS" w:hAnsi="Arial Unicode MS"/>
          <w:rtl w:val="0"/>
        </w:rPr>
        <w:t xml:space="preserve">「紹介制度を導入したいが、管理が大変そうで踏み出せない」「広告費に頼らない集客チャネルを確立したい」「受講生の『実践力』を育てる仕組みも同時に作りたい」…という方に、必見の内容です。</w:t>
      </w:r>
    </w:p>
    <w:p w:rsidR="00000000" w:rsidDel="00000000" w:rsidP="00000000" w:rsidRDefault="00000000" w:rsidRPr="00000000" w14:paraId="00000482">
      <w:pPr>
        <w:pStyle w:val="Heading3"/>
        <w:rPr/>
      </w:pPr>
      <w:bookmarkStart w:colFirst="0" w:colLast="0" w:name="_7cl7569ci3uk" w:id="115"/>
      <w:bookmarkEnd w:id="115"/>
      <w:r w:rsidDel="00000000" w:rsidR="00000000" w:rsidRPr="00000000">
        <w:rPr>
          <w:rFonts w:ascii="Arial Unicode MS" w:cs="Arial Unicode MS" w:eastAsia="Arial Unicode MS" w:hAnsi="Arial Unicode MS"/>
          <w:rtl w:val="0"/>
        </w:rPr>
        <w:t xml:space="preserve">事業概要</w:t>
      </w:r>
    </w:p>
    <w:p w:rsidR="00000000" w:rsidDel="00000000" w:rsidP="00000000" w:rsidRDefault="00000000" w:rsidRPr="00000000" w14:paraId="00000483">
      <w:pPr>
        <w:rPr/>
      </w:pPr>
      <w:r w:rsidDel="00000000" w:rsidR="00000000" w:rsidRPr="00000000">
        <w:rPr>
          <w:rFonts w:ascii="Arial Unicode MS" w:cs="Arial Unicode MS" w:eastAsia="Arial Unicode MS" w:hAnsi="Arial Unicode MS"/>
          <w:rtl w:val="0"/>
        </w:rPr>
        <w:t xml:space="preserve">USPプロデューサー鉾立由紀さんのローンチサポート・講座運営。さらにUTAGEの構築代行も手掛けている。</w:t>
      </w:r>
    </w:p>
    <w:p w:rsidR="00000000" w:rsidDel="00000000" w:rsidP="00000000" w:rsidRDefault="00000000" w:rsidRPr="00000000" w14:paraId="00000484">
      <w:pPr>
        <w:pStyle w:val="Heading3"/>
        <w:rPr/>
      </w:pPr>
      <w:bookmarkStart w:colFirst="0" w:colLast="0" w:name="_2j81znqudv70" w:id="116"/>
      <w:bookmarkEnd w:id="116"/>
      <w:r w:rsidDel="00000000" w:rsidR="00000000" w:rsidRPr="00000000">
        <w:rPr>
          <w:rFonts w:ascii="Arial Unicode MS" w:cs="Arial Unicode MS" w:eastAsia="Arial Unicode MS" w:hAnsi="Arial Unicode MS"/>
          <w:rtl w:val="0"/>
        </w:rPr>
        <w:t xml:space="preserve">導入前のビジネス課題</w:t>
      </w:r>
    </w:p>
    <w:p w:rsidR="00000000" w:rsidDel="00000000" w:rsidP="00000000" w:rsidRDefault="00000000" w:rsidRPr="00000000" w14:paraId="00000485">
      <w:pPr>
        <w:rPr/>
      </w:pPr>
      <w:r w:rsidDel="00000000" w:rsidR="00000000" w:rsidRPr="00000000">
        <w:rPr>
          <w:rFonts w:ascii="Arial Unicode MS" w:cs="Arial Unicode MS" w:eastAsia="Arial Unicode MS" w:hAnsi="Arial Unicode MS"/>
          <w:rtl w:val="0"/>
        </w:rPr>
        <w:t xml:space="preserve">私たちがUTAGEを活用して解決しようとした最も大きな課題は、紹介による集客を仕組み化し、安定的に拡大していく方法を模索していたことです。</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Fonts w:ascii="Arial Unicode MS" w:cs="Arial Unicode MS" w:eastAsia="Arial Unicode MS" w:hAnsi="Arial Unicode MS"/>
          <w:rtl w:val="0"/>
        </w:rPr>
        <w:t xml:space="preserve">従来は、「誰かに講座や商品を紹介してほしい」と思っても、紹介を依頼する側・される側双方にとって負担が大きく、なかなか依頼ができずにいました。</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Fonts w:ascii="Arial Unicode MS" w:cs="Arial Unicode MS" w:eastAsia="Arial Unicode MS" w:hAnsi="Arial Unicode MS"/>
          <w:rtl w:val="0"/>
        </w:rPr>
        <w:t xml:space="preserve">また、どの紹介経由で申し込みがあったのかを正確に把握する手段もなかったため、紹介の成果を評価したり、報酬を設定したりすることが難しい状態だったのです。</w:t>
      </w:r>
    </w:p>
    <w:p w:rsidR="00000000" w:rsidDel="00000000" w:rsidP="00000000" w:rsidRDefault="00000000" w:rsidRPr="00000000" w14:paraId="0000048A">
      <w:pPr>
        <w:pStyle w:val="Heading3"/>
        <w:rPr/>
      </w:pPr>
      <w:bookmarkStart w:colFirst="0" w:colLast="0" w:name="_dpjvx2fd6we0" w:id="117"/>
      <w:bookmarkEnd w:id="117"/>
      <w:r w:rsidDel="00000000" w:rsidR="00000000" w:rsidRPr="00000000">
        <w:rPr>
          <w:rFonts w:ascii="Arial Unicode MS" w:cs="Arial Unicode MS" w:eastAsia="Arial Unicode MS" w:hAnsi="Arial Unicode MS"/>
          <w:rtl w:val="0"/>
        </w:rPr>
        <w:t xml:space="preserve">課題解決のUTAGE活用法</w:t>
      </w:r>
    </w:p>
    <w:p w:rsidR="00000000" w:rsidDel="00000000" w:rsidP="00000000" w:rsidRDefault="00000000" w:rsidRPr="00000000" w14:paraId="0000048B">
      <w:pPr>
        <w:rPr/>
      </w:pPr>
      <w:r w:rsidDel="00000000" w:rsidR="00000000" w:rsidRPr="00000000">
        <w:rPr>
          <w:rFonts w:ascii="Arial Unicode MS" w:cs="Arial Unicode MS" w:eastAsia="Arial Unicode MS" w:hAnsi="Arial Unicode MS"/>
          <w:rtl w:val="0"/>
        </w:rPr>
        <w:t xml:space="preserve">その課題を解決するため、UTAGEの「パートナー機能」を徹底的に活用しました。</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Fonts w:ascii="Arial Unicode MS" w:cs="Arial Unicode MS" w:eastAsia="Arial Unicode MS" w:hAnsi="Arial Unicode MS"/>
          <w:rtl w:val="0"/>
        </w:rPr>
        <w:t xml:space="preserve">従来は管理が難しかった「紹介リンクの発行」「成果通知」「報酬設定」といった紹介制度の基盤をUTAGEで整備したのです。</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Fonts w:ascii="Arial Unicode MS" w:cs="Arial Unicode MS" w:eastAsia="Arial Unicode MS" w:hAnsi="Arial Unicode MS"/>
          <w:rtl w:val="0"/>
        </w:rPr>
        <w:t xml:space="preserve">さらに、その仕組みを受講生にも解放し、「実践的な教育の場」として活用しているのが、私たちの最大の特徴です。</w:t>
      </w:r>
    </w:p>
    <w:p w:rsidR="00000000" w:rsidDel="00000000" w:rsidP="00000000" w:rsidRDefault="00000000" w:rsidRPr="00000000" w14:paraId="00000490">
      <w:pPr>
        <w:pStyle w:val="Heading4"/>
        <w:rPr/>
      </w:pPr>
      <w:bookmarkStart w:colFirst="0" w:colLast="0" w:name="_2u641l7swddz" w:id="118"/>
      <w:bookmarkEnd w:id="118"/>
      <w:r w:rsidDel="00000000" w:rsidR="00000000" w:rsidRPr="00000000">
        <w:rPr>
          <w:rFonts w:ascii="Arial Unicode MS" w:cs="Arial Unicode MS" w:eastAsia="Arial Unicode MS" w:hAnsi="Arial Unicode MS"/>
          <w:rtl w:val="0"/>
        </w:rPr>
        <w:t xml:space="preserve">成果につながったファネル全体像</w:t>
      </w:r>
    </w:p>
    <w:p w:rsidR="00000000" w:rsidDel="00000000" w:rsidP="00000000" w:rsidRDefault="00000000" w:rsidRPr="00000000" w14:paraId="00000491">
      <w:pPr>
        <w:rPr/>
      </w:pPr>
      <w:r w:rsidDel="00000000" w:rsidR="00000000" w:rsidRPr="00000000">
        <w:rPr>
          <w:rFonts w:ascii="Arial Unicode MS" w:cs="Arial Unicode MS" w:eastAsia="Arial Unicode MS" w:hAnsi="Arial Unicode MS"/>
          <w:rtl w:val="0"/>
        </w:rPr>
        <w:t xml:space="preserve">①Meta広告・SNS投稿・口コミ・紹介・アフィリエイト</w:t>
      </w:r>
    </w:p>
    <w:p w:rsidR="00000000" w:rsidDel="00000000" w:rsidP="00000000" w:rsidRDefault="00000000" w:rsidRPr="00000000" w14:paraId="0000049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93">
      <w:pPr>
        <w:rPr/>
      </w:pPr>
      <w:r w:rsidDel="00000000" w:rsidR="00000000" w:rsidRPr="00000000">
        <w:rPr>
          <w:rFonts w:ascii="Arial Unicode MS" w:cs="Arial Unicode MS" w:eastAsia="Arial Unicode MS" w:hAnsi="Arial Unicode MS"/>
          <w:rtl w:val="0"/>
        </w:rPr>
        <w:t xml:space="preserve">②LP：メールアドレス登録（オファー：PDF・動画）</w:t>
      </w:r>
    </w:p>
    <w:p w:rsidR="00000000" w:rsidDel="00000000" w:rsidP="00000000" w:rsidRDefault="00000000" w:rsidRPr="00000000" w14:paraId="0000049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95">
      <w:pPr>
        <w:rPr/>
      </w:pPr>
      <w:r w:rsidDel="00000000" w:rsidR="00000000" w:rsidRPr="00000000">
        <w:rPr>
          <w:rFonts w:ascii="Arial Unicode MS" w:cs="Arial Unicode MS" w:eastAsia="Arial Unicode MS" w:hAnsi="Arial Unicode MS"/>
          <w:rtl w:val="0"/>
        </w:rPr>
        <w:t xml:space="preserve">③サンクスページ：LINE登録案内</w:t>
      </w:r>
    </w:p>
    <w:p w:rsidR="00000000" w:rsidDel="00000000" w:rsidP="00000000" w:rsidRDefault="00000000" w:rsidRPr="00000000" w14:paraId="0000049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97">
      <w:pPr>
        <w:rPr/>
      </w:pPr>
      <w:r w:rsidDel="00000000" w:rsidR="00000000" w:rsidRPr="00000000">
        <w:rPr>
          <w:rFonts w:ascii="Arial Unicode MS" w:cs="Arial Unicode MS" w:eastAsia="Arial Unicode MS" w:hAnsi="Arial Unicode MS"/>
          <w:rtl w:val="0"/>
        </w:rPr>
        <w:t xml:space="preserve">④ステップメール・LINEステップ配信</w:t>
      </w:r>
    </w:p>
    <w:p w:rsidR="00000000" w:rsidDel="00000000" w:rsidP="00000000" w:rsidRDefault="00000000" w:rsidRPr="00000000" w14:paraId="0000049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99">
      <w:pPr>
        <w:rPr/>
      </w:pPr>
      <w:r w:rsidDel="00000000" w:rsidR="00000000" w:rsidRPr="00000000">
        <w:rPr>
          <w:rFonts w:ascii="Arial Unicode MS" w:cs="Arial Unicode MS" w:eastAsia="Arial Unicode MS" w:hAnsi="Arial Unicode MS"/>
          <w:rtl w:val="0"/>
        </w:rPr>
        <w:t xml:space="preserve">⑤1Dayセミナー</w:t>
      </w:r>
    </w:p>
    <w:p w:rsidR="00000000" w:rsidDel="00000000" w:rsidP="00000000" w:rsidRDefault="00000000" w:rsidRPr="00000000" w14:paraId="0000049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9B">
      <w:pPr>
        <w:rPr/>
      </w:pPr>
      <w:r w:rsidDel="00000000" w:rsidR="00000000" w:rsidRPr="00000000">
        <w:rPr>
          <w:rFonts w:ascii="Arial Unicode MS" w:cs="Arial Unicode MS" w:eastAsia="Arial Unicode MS" w:hAnsi="Arial Unicode MS"/>
          <w:rtl w:val="0"/>
        </w:rPr>
        <w:t xml:space="preserve">⑥フロントエンド商品オファー（チャレンジ企画・個別相談）</w:t>
      </w:r>
    </w:p>
    <w:p w:rsidR="00000000" w:rsidDel="00000000" w:rsidP="00000000" w:rsidRDefault="00000000" w:rsidRPr="00000000" w14:paraId="0000049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9D">
      <w:pPr>
        <w:rPr/>
      </w:pPr>
      <w:r w:rsidDel="00000000" w:rsidR="00000000" w:rsidRPr="00000000">
        <w:rPr>
          <w:rFonts w:ascii="Arial Unicode MS" w:cs="Arial Unicode MS" w:eastAsia="Arial Unicode MS" w:hAnsi="Arial Unicode MS"/>
          <w:rtl w:val="0"/>
        </w:rPr>
        <w:t xml:space="preserve">⑦バックエンド商品オファー（オンライン講座・スクール）</w:t>
      </w:r>
    </w:p>
    <w:p w:rsidR="00000000" w:rsidDel="00000000" w:rsidP="00000000" w:rsidRDefault="00000000" w:rsidRPr="00000000" w14:paraId="0000049E">
      <w:pPr>
        <w:pStyle w:val="Heading4"/>
        <w:rPr/>
      </w:pPr>
      <w:bookmarkStart w:colFirst="0" w:colLast="0" w:name="_t5tey9pk6vh3" w:id="119"/>
      <w:bookmarkEnd w:id="119"/>
      <w:r w:rsidDel="00000000" w:rsidR="00000000" w:rsidRPr="00000000">
        <w:rPr>
          <w:rFonts w:ascii="Arial Unicode MS" w:cs="Arial Unicode MS" w:eastAsia="Arial Unicode MS" w:hAnsi="Arial Unicode MS"/>
          <w:rtl w:val="0"/>
        </w:rPr>
        <w:t xml:space="preserve">活用した機能と具体的な施策内容</w:t>
      </w:r>
    </w:p>
    <w:p w:rsidR="00000000" w:rsidDel="00000000" w:rsidP="00000000" w:rsidRDefault="00000000" w:rsidRPr="00000000" w14:paraId="0000049F">
      <w:pPr>
        <w:rPr>
          <w:b w:val="1"/>
          <w:bCs w:val="1"/>
        </w:rPr>
      </w:pPr>
      <w:r w:rsidDel="00000000" w:rsidR="00000000" w:rsidRPr="00000000">
        <w:rPr>
          <w:rFonts w:ascii="Arial Unicode MS" w:cs="Arial Unicode MS" w:eastAsia="Arial Unicode MS" w:hAnsi="Arial Unicode MS"/>
          <w:b w:val="1"/>
          <w:bCs w:val="1"/>
          <w:rtl w:val="0"/>
        </w:rPr>
        <w:t xml:space="preserve">【パートナー機能】紹介の仕組み化と教育活用</w:t>
      </w:r>
    </w:p>
    <w:p w:rsidR="00000000" w:rsidDel="00000000" w:rsidP="00000000" w:rsidRDefault="00000000" w:rsidRPr="00000000" w14:paraId="000004A0">
      <w:pPr>
        <w:rPr/>
      </w:pPr>
      <w:r w:rsidDel="00000000" w:rsidR="00000000" w:rsidRPr="00000000">
        <w:rPr>
          <w:rFonts w:ascii="Arial Unicode MS" w:cs="Arial Unicode MS" w:eastAsia="Arial Unicode MS" w:hAnsi="Arial Unicode MS"/>
          <w:rtl w:val="0"/>
        </w:rPr>
        <w:t xml:space="preserve">今回の課題解決は、「パートナー機能」を以下の4つの側面から活用することで実現しています。</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b w:val="1"/>
          <w:bCs w:val="1"/>
        </w:rPr>
      </w:pPr>
      <w:r w:rsidDel="00000000" w:rsidR="00000000" w:rsidRPr="00000000">
        <w:rPr>
          <w:rFonts w:ascii="Arial Unicode MS" w:cs="Arial Unicode MS" w:eastAsia="Arial Unicode MS" w:hAnsi="Arial Unicode MS"/>
          <w:b w:val="1"/>
          <w:bCs w:val="1"/>
          <w:rtl w:val="0"/>
        </w:rPr>
        <w:t xml:space="preserve">1. 成果の正確な追跡（紹介リンク発行）</w:t>
      </w:r>
    </w:p>
    <w:p w:rsidR="00000000" w:rsidDel="00000000" w:rsidP="00000000" w:rsidRDefault="00000000" w:rsidRPr="00000000" w14:paraId="000004A3">
      <w:pPr>
        <w:rPr/>
      </w:pPr>
      <w:r w:rsidDel="00000000" w:rsidR="00000000" w:rsidRPr="00000000">
        <w:rPr>
          <w:rFonts w:ascii="Arial Unicode MS" w:cs="Arial Unicode MS" w:eastAsia="Arial Unicode MS" w:hAnsi="Arial Unicode MS"/>
          <w:rtl w:val="0"/>
        </w:rPr>
        <w:t xml:space="preserve">紹介者ごとに紹介リンク（アフィリエイトリンク）を発行し、誰がどの申し込みを生んだのかを正確に追跡可能にしました。これにより、紹介成果が明確になり、紹介者への報酬もスムーズに反映できるようになっています。</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b w:val="1"/>
          <w:bCs w:val="1"/>
        </w:rPr>
      </w:pPr>
      <w:r w:rsidDel="00000000" w:rsidR="00000000" w:rsidRPr="00000000">
        <w:rPr>
          <w:rFonts w:ascii="Arial Unicode MS" w:cs="Arial Unicode MS" w:eastAsia="Arial Unicode MS" w:hAnsi="Arial Unicode MS"/>
          <w:b w:val="1"/>
          <w:bCs w:val="1"/>
          <w:rtl w:val="0"/>
        </w:rPr>
        <w:t xml:space="preserve">2. 戦略的な提携（グループ管理と報酬設定）</w:t>
      </w:r>
    </w:p>
    <w:p w:rsidR="00000000" w:rsidDel="00000000" w:rsidP="00000000" w:rsidRDefault="00000000" w:rsidRPr="00000000" w14:paraId="000004A6">
      <w:pPr>
        <w:rPr/>
      </w:pPr>
      <w:r w:rsidDel="00000000" w:rsidR="00000000" w:rsidRPr="00000000">
        <w:rPr>
          <w:rFonts w:ascii="Arial Unicode MS" w:cs="Arial Unicode MS" w:eastAsia="Arial Unicode MS" w:hAnsi="Arial Unicode MS"/>
          <w:rtl w:val="0"/>
        </w:rPr>
        <w:t xml:space="preserve">紹介者をグループごとに分類し、報酬率を柔軟に設定しています。影響力のあるパートナーに対しては特別な報酬体系を用意するなど、戦略的な提携が可能になりました。</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b w:val="1"/>
          <w:bCs w:val="1"/>
        </w:rPr>
      </w:pPr>
      <w:r w:rsidDel="00000000" w:rsidR="00000000" w:rsidRPr="00000000">
        <w:rPr>
          <w:rFonts w:ascii="Arial Unicode MS" w:cs="Arial Unicode MS" w:eastAsia="Arial Unicode MS" w:hAnsi="Arial Unicode MS"/>
          <w:b w:val="1"/>
          <w:bCs w:val="1"/>
          <w:rtl w:val="0"/>
        </w:rPr>
        <w:t xml:space="preserve">3. モチベーションの維持・向上（リアルタイム通知）</w:t>
      </w:r>
    </w:p>
    <w:p w:rsidR="00000000" w:rsidDel="00000000" w:rsidP="00000000" w:rsidRDefault="00000000" w:rsidRPr="00000000" w14:paraId="000004A9">
      <w:pPr>
        <w:rPr/>
      </w:pPr>
      <w:r w:rsidDel="00000000" w:rsidR="00000000" w:rsidRPr="00000000">
        <w:rPr>
          <w:rFonts w:ascii="Arial Unicode MS" w:cs="Arial Unicode MS" w:eastAsia="Arial Unicode MS" w:hAnsi="Arial Unicode MS"/>
          <w:rtl w:val="0"/>
        </w:rPr>
        <w:t xml:space="preserve">申し込みがあった際に、紹介者へリアルタイムで通知を送る設定を活用しています。これにより、紹介者がすぐに成果を確認できるようにし、モチベーションの維持・向上につなげました。</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b w:val="1"/>
          <w:bCs w:val="1"/>
        </w:rPr>
      </w:pPr>
      <w:r w:rsidDel="00000000" w:rsidR="00000000" w:rsidRPr="00000000">
        <w:rPr>
          <w:rFonts w:ascii="Arial Unicode MS" w:cs="Arial Unicode MS" w:eastAsia="Arial Unicode MS" w:hAnsi="Arial Unicode MS"/>
          <w:b w:val="1"/>
          <w:bCs w:val="1"/>
          <w:rtl w:val="0"/>
        </w:rPr>
        <w:t xml:space="preserve">4. 実践的な教育の場（受講生への解放）</w:t>
      </w:r>
    </w:p>
    <w:p w:rsidR="00000000" w:rsidDel="00000000" w:rsidP="00000000" w:rsidRDefault="00000000" w:rsidRPr="00000000" w14:paraId="000004AC">
      <w:pPr>
        <w:rPr/>
      </w:pPr>
      <w:r w:rsidDel="00000000" w:rsidR="00000000" w:rsidRPr="00000000">
        <w:rPr>
          <w:rFonts w:ascii="Arial Unicode MS" w:cs="Arial Unicode MS" w:eastAsia="Arial Unicode MS" w:hAnsi="Arial Unicode MS"/>
          <w:rtl w:val="0"/>
        </w:rPr>
        <w:t xml:space="preserve">講座の受講生にもこのパートナー機能を活用してもらい、「紹介する」経験を通じてマーケティングの基礎を実践的に学んでもらっています。自分の商品ではなく他人の商品を紹介することで、より顧客目線での言語化・提案力が育成され、受講生の実践力強化にもつながっています。</w:t>
      </w:r>
    </w:p>
    <w:p w:rsidR="00000000" w:rsidDel="00000000" w:rsidP="00000000" w:rsidRDefault="00000000" w:rsidRPr="00000000" w14:paraId="000004AD">
      <w:pPr>
        <w:pStyle w:val="Heading4"/>
        <w:rPr/>
      </w:pPr>
      <w:bookmarkStart w:colFirst="0" w:colLast="0" w:name="_rluvnlqqthok" w:id="120"/>
      <w:bookmarkEnd w:id="120"/>
      <w:r w:rsidDel="00000000" w:rsidR="00000000" w:rsidRPr="00000000">
        <w:rPr>
          <w:rFonts w:ascii="Arial Unicode MS" w:cs="Arial Unicode MS" w:eastAsia="Arial Unicode MS" w:hAnsi="Arial Unicode MS"/>
          <w:rtl w:val="0"/>
        </w:rPr>
        <w:t xml:space="preserve">施策の背景にある戦略・意図</w:t>
      </w:r>
    </w:p>
    <w:p w:rsidR="00000000" w:rsidDel="00000000" w:rsidP="00000000" w:rsidRDefault="00000000" w:rsidRPr="00000000" w14:paraId="000004AE">
      <w:pPr>
        <w:rPr/>
      </w:pPr>
      <w:r w:rsidDel="00000000" w:rsidR="00000000" w:rsidRPr="00000000">
        <w:rPr>
          <w:rFonts w:ascii="Arial Unicode MS" w:cs="Arial Unicode MS" w:eastAsia="Arial Unicode MS" w:hAnsi="Arial Unicode MS"/>
          <w:rtl w:val="0"/>
        </w:rPr>
        <w:t xml:space="preserve">私たちは、受講生や関係者が「紹介しやすくなる環境づくり」がビジネス拡大に直結すると考えていました。</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Fonts w:ascii="Arial Unicode MS" w:cs="Arial Unicode MS" w:eastAsia="Arial Unicode MS" w:hAnsi="Arial Unicode MS"/>
          <w:rtl w:val="0"/>
        </w:rPr>
        <w:t xml:space="preserve">特に「紹介 ＝ 営業」のようなハードルの高い行為ではなく、「価値あるものを共有する」という感覚で気軽に動ける仕組みがあれば、多くの方が自然に動いてくれると見込んでいたのです。</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Fonts w:ascii="Arial Unicode MS" w:cs="Arial Unicode MS" w:eastAsia="Arial Unicode MS" w:hAnsi="Arial Unicode MS"/>
          <w:rtl w:val="0"/>
        </w:rPr>
        <w:t xml:space="preserve">また、受講生にとっても、「紹介する」という行動を通じて、自分自身のマーケティングスキルを実践的に学べる環境を整えられると考えました。このように、教育・集客・成長を同時に実現できる戦略としてパートナー機能を活用しています。</w:t>
      </w:r>
    </w:p>
    <w:p w:rsidR="00000000" w:rsidDel="00000000" w:rsidP="00000000" w:rsidRDefault="00000000" w:rsidRPr="00000000" w14:paraId="000004B3">
      <w:pPr>
        <w:pStyle w:val="Heading4"/>
        <w:rPr/>
      </w:pPr>
      <w:bookmarkStart w:colFirst="0" w:colLast="0" w:name="_mbbewsdorhmu" w:id="121"/>
      <w:bookmarkEnd w:id="121"/>
      <w:r w:rsidDel="00000000" w:rsidR="00000000" w:rsidRPr="00000000">
        <w:rPr>
          <w:rFonts w:ascii="Arial Unicode MS" w:cs="Arial Unicode MS" w:eastAsia="Arial Unicode MS" w:hAnsi="Arial Unicode MS"/>
          <w:rtl w:val="0"/>
        </w:rPr>
        <w:t xml:space="preserve">施策を成功させるための「コツ・工夫」</w:t>
      </w:r>
    </w:p>
    <w:p w:rsidR="00000000" w:rsidDel="00000000" w:rsidP="00000000" w:rsidRDefault="00000000" w:rsidRPr="00000000" w14:paraId="000004B4">
      <w:pPr>
        <w:rPr/>
      </w:pPr>
      <w:r w:rsidDel="00000000" w:rsidR="00000000" w:rsidRPr="00000000">
        <w:rPr>
          <w:rFonts w:ascii="Arial Unicode MS" w:cs="Arial Unicode MS" w:eastAsia="Arial Unicode MS" w:hAnsi="Arial Unicode MS"/>
          <w:rtl w:val="0"/>
        </w:rPr>
        <w:t xml:space="preserve">施策を成功させるため、「紹介のしやすさ」に徹底的にこだわりました。具体的には、次の3つの工夫を実践しています。</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Fonts w:ascii="Arial Unicode MS" w:cs="Arial Unicode MS" w:eastAsia="Arial Unicode MS" w:hAnsi="Arial Unicode MS"/>
          <w:rtl w:val="0"/>
        </w:rPr>
        <w:t xml:space="preserve">第一に、紹介用のテンプレートや投稿文例を用意し、誰でもすぐに使えるようにしました。</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Fonts w:ascii="Arial Unicode MS" w:cs="Arial Unicode MS" w:eastAsia="Arial Unicode MS" w:hAnsi="Arial Unicode MS"/>
          <w:rtl w:val="0"/>
        </w:rPr>
        <w:t xml:space="preserve">第二に、どんな人に向けた商品なのかを明確に伝えることで、紹介する側が迷わないように配慮しています。</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Fonts w:ascii="Arial Unicode MS" w:cs="Arial Unicode MS" w:eastAsia="Arial Unicode MS" w:hAnsi="Arial Unicode MS"/>
          <w:rtl w:val="0"/>
        </w:rPr>
        <w:t xml:space="preserve">第三に、申し込みがあった際に紹介者に自動通知が届くよう設定し、成果がすぐにわかる仕組みにしました。</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Fonts w:ascii="Arial Unicode MS" w:cs="Arial Unicode MS" w:eastAsia="Arial Unicode MS" w:hAnsi="Arial Unicode MS"/>
          <w:rtl w:val="0"/>
        </w:rPr>
        <w:t xml:space="preserve">これらの工夫によって、紹介者が「紹介して終わり」ではなく、「反応が見える → 嬉しい → また紹介したくなる」というポジティブな循環を生み出すことができています。</w:t>
      </w:r>
    </w:p>
    <w:p w:rsidR="00000000" w:rsidDel="00000000" w:rsidP="00000000" w:rsidRDefault="00000000" w:rsidRPr="00000000" w14:paraId="000004BD">
      <w:pPr>
        <w:pStyle w:val="Heading3"/>
        <w:rPr/>
      </w:pPr>
      <w:bookmarkStart w:colFirst="0" w:colLast="0" w:name="_or0otlbcin2c" w:id="122"/>
      <w:bookmarkEnd w:id="122"/>
      <w:r w:rsidDel="00000000" w:rsidR="00000000" w:rsidRPr="00000000">
        <w:rPr>
          <w:rFonts w:ascii="Arial Unicode MS" w:cs="Arial Unicode MS" w:eastAsia="Arial Unicode MS" w:hAnsi="Arial Unicode MS"/>
          <w:rtl w:val="0"/>
        </w:rPr>
        <w:t xml:space="preserve">導入後の成果と変化</w:t>
      </w:r>
    </w:p>
    <w:p w:rsidR="00000000" w:rsidDel="00000000" w:rsidP="00000000" w:rsidRDefault="00000000" w:rsidRPr="00000000" w14:paraId="000004BE">
      <w:pPr>
        <w:pStyle w:val="Heading4"/>
        <w:rPr/>
      </w:pPr>
      <w:bookmarkStart w:colFirst="0" w:colLast="0" w:name="_1qj2xwsm2fyr" w:id="123"/>
      <w:bookmarkEnd w:id="123"/>
      <w:r w:rsidDel="00000000" w:rsidR="00000000" w:rsidRPr="00000000">
        <w:rPr>
          <w:rFonts w:ascii="Arial Unicode MS" w:cs="Arial Unicode MS" w:eastAsia="Arial Unicode MS" w:hAnsi="Arial Unicode MS"/>
          <w:rtl w:val="0"/>
        </w:rPr>
        <w:t xml:space="preserve">具体的な成果</w:t>
      </w:r>
    </w:p>
    <w:p w:rsidR="00000000" w:rsidDel="00000000" w:rsidP="00000000" w:rsidRDefault="00000000" w:rsidRPr="00000000" w14:paraId="000004BF">
      <w:pPr>
        <w:rPr/>
      </w:pPr>
      <w:r w:rsidDel="00000000" w:rsidR="00000000" w:rsidRPr="00000000">
        <w:rPr>
          <w:rFonts w:ascii="Arial Unicode MS" w:cs="Arial Unicode MS" w:eastAsia="Arial Unicode MS" w:hAnsi="Arial Unicode MS"/>
          <w:rtl w:val="0"/>
        </w:rPr>
        <w:t xml:space="preserve">UTAGEのパートナー機能を活用した結果、紹介による集客の仕組み化で大きな成果を上げることができました。</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numPr>
          <w:ilvl w:val="0"/>
          <w:numId w:val="7"/>
        </w:numPr>
        <w:ind w:left="720" w:hanging="360"/>
      </w:pPr>
      <w:r w:rsidDel="00000000" w:rsidR="00000000" w:rsidRPr="00000000">
        <w:rPr>
          <w:rFonts w:ascii="Arial Unicode MS" w:cs="Arial Unicode MS" w:eastAsia="Arial Unicode MS" w:hAnsi="Arial Unicode MS"/>
          <w:rtl w:val="0"/>
        </w:rPr>
        <w:t xml:space="preserve">パートナー登録者数：284名 </w:t>
      </w:r>
    </w:p>
    <w:p w:rsidR="00000000" w:rsidDel="00000000" w:rsidP="00000000" w:rsidRDefault="00000000" w:rsidRPr="00000000" w14:paraId="000004C2">
      <w:pPr>
        <w:numPr>
          <w:ilvl w:val="0"/>
          <w:numId w:val="7"/>
        </w:numPr>
        <w:ind w:left="720" w:hanging="360"/>
      </w:pPr>
      <w:r w:rsidDel="00000000" w:rsidR="00000000" w:rsidRPr="00000000">
        <w:rPr>
          <w:rFonts w:ascii="Arial Unicode MS" w:cs="Arial Unicode MS" w:eastAsia="Arial Unicode MS" w:hAnsi="Arial Unicode MS"/>
          <w:rtl w:val="0"/>
        </w:rPr>
        <w:t xml:space="preserve">紹介経由の成約件数：747件（2025年） </w:t>
      </w:r>
    </w:p>
    <w:p w:rsidR="00000000" w:rsidDel="00000000" w:rsidP="00000000" w:rsidRDefault="00000000" w:rsidRPr="00000000" w14:paraId="000004C3">
      <w:pPr>
        <w:numPr>
          <w:ilvl w:val="0"/>
          <w:numId w:val="7"/>
        </w:numPr>
        <w:ind w:left="720" w:hanging="360"/>
      </w:pPr>
      <w:r w:rsidDel="00000000" w:rsidR="00000000" w:rsidRPr="00000000">
        <w:rPr>
          <w:rFonts w:ascii="Arial Unicode MS" w:cs="Arial Unicode MS" w:eastAsia="Arial Unicode MS" w:hAnsi="Arial Unicode MS"/>
          <w:rtl w:val="0"/>
        </w:rPr>
        <w:t xml:space="preserve">紹介による流入比率：集客全体の約4割 </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Fonts w:ascii="Arial Unicode MS" w:cs="Arial Unicode MS" w:eastAsia="Arial Unicode MS" w:hAnsi="Arial Unicode MS"/>
          <w:rtl w:val="0"/>
        </w:rPr>
        <w:t xml:space="preserve">特に印象的だったのは、これまで「紹介活動に慣れていない」受講生が、実際に成果を出しながらスキルを磨いていけたことです。</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Fonts w:ascii="Arial Unicode MS" w:cs="Arial Unicode MS" w:eastAsia="Arial Unicode MS" w:hAnsi="Arial Unicode MS"/>
          <w:rtl w:val="0"/>
        </w:rPr>
        <w:t xml:space="preserve">紹介による流入が全体の集客の約4割近くを占めるまでに成長し、私たちのビジネスにおいて安定的かつ再現性の高い集客チャネルとして確立できました。</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Fonts w:ascii="Arial Unicode MS" w:cs="Arial Unicode MS" w:eastAsia="Arial Unicode MS" w:hAnsi="Arial Unicode MS"/>
          <w:rtl w:val="0"/>
        </w:rPr>
        <w:t xml:space="preserve">また、パートナー一人ひとりが自分の言葉で商品やサービスを広めることにより、熱量の高い顧客層の獲得にもつながり、広告に頼らない集客戦略が実現できたのも大きな成果だと感じています。</w:t>
      </w:r>
    </w:p>
    <w:p w:rsidR="00000000" w:rsidDel="00000000" w:rsidP="00000000" w:rsidRDefault="00000000" w:rsidRPr="00000000" w14:paraId="000004CA">
      <w:pPr>
        <w:pStyle w:val="Heading4"/>
        <w:rPr/>
      </w:pPr>
      <w:bookmarkStart w:colFirst="0" w:colLast="0" w:name="_efvas922gl68" w:id="124"/>
      <w:bookmarkEnd w:id="124"/>
      <w:r w:rsidDel="00000000" w:rsidR="00000000" w:rsidRPr="00000000">
        <w:rPr>
          <w:rFonts w:ascii="Arial Unicode MS" w:cs="Arial Unicode MS" w:eastAsia="Arial Unicode MS" w:hAnsi="Arial Unicode MS"/>
          <w:rtl w:val="0"/>
        </w:rPr>
        <w:t xml:space="preserve">実感できた変化</w:t>
      </w:r>
    </w:p>
    <w:p w:rsidR="00000000" w:rsidDel="00000000" w:rsidP="00000000" w:rsidRDefault="00000000" w:rsidRPr="00000000" w14:paraId="000004CB">
      <w:pPr>
        <w:rPr/>
      </w:pPr>
      <w:r w:rsidDel="00000000" w:rsidR="00000000" w:rsidRPr="00000000">
        <w:rPr>
          <w:rFonts w:ascii="Arial Unicode MS" w:cs="Arial Unicode MS" w:eastAsia="Arial Unicode MS" w:hAnsi="Arial Unicode MS"/>
          <w:rtl w:val="0"/>
        </w:rPr>
        <w:t xml:space="preserve">嬉しかったのは、受講生から「初めて”売る”体験ができたことで、自信がついた」という声が多く届いたことです。</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Fonts w:ascii="Arial Unicode MS" w:cs="Arial Unicode MS" w:eastAsia="Arial Unicode MS" w:hAnsi="Arial Unicode MS"/>
          <w:rtl w:val="0"/>
        </w:rPr>
        <w:t xml:space="preserve">また、「人の商品を紹介する経験を通して、自分の商品やサービスの伝え方が変わった」との声もあり、受講生の成長と意識の変化を実感しています。</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Fonts w:ascii="Arial Unicode MS" w:cs="Arial Unicode MS" w:eastAsia="Arial Unicode MS" w:hAnsi="Arial Unicode MS"/>
          <w:rtl w:val="0"/>
        </w:rPr>
        <w:t xml:space="preserve">紹介から成約した新規のお客様からも「○○さんが凄く良いと勧めてくれたから、安心して申し込めた」というお声があり、信頼関係の中で集客できている手応えも感じています。</w:t>
      </w:r>
    </w:p>
    <w:p w:rsidR="00000000" w:rsidDel="00000000" w:rsidP="00000000" w:rsidRDefault="00000000" w:rsidRPr="00000000" w14:paraId="000004D0">
      <w:pPr>
        <w:pStyle w:val="Heading4"/>
        <w:rPr/>
      </w:pPr>
      <w:bookmarkStart w:colFirst="0" w:colLast="0" w:name="_3t6ogj2dqg6m" w:id="125"/>
      <w:bookmarkEnd w:id="125"/>
      <w:r w:rsidDel="00000000" w:rsidR="00000000" w:rsidRPr="00000000">
        <w:rPr>
          <w:rFonts w:ascii="Arial Unicode MS" w:cs="Arial Unicode MS" w:eastAsia="Arial Unicode MS" w:hAnsi="Arial Unicode MS"/>
          <w:rtl w:val="0"/>
        </w:rPr>
        <w:t xml:space="preserve">今後の事業展望</w:t>
      </w:r>
    </w:p>
    <w:p w:rsidR="00000000" w:rsidDel="00000000" w:rsidP="00000000" w:rsidRDefault="00000000" w:rsidRPr="00000000" w14:paraId="000004D1">
      <w:pPr>
        <w:rPr/>
      </w:pPr>
      <w:r w:rsidDel="00000000" w:rsidR="00000000" w:rsidRPr="00000000">
        <w:rPr>
          <w:rFonts w:ascii="Arial Unicode MS" w:cs="Arial Unicode MS" w:eastAsia="Arial Unicode MS" w:hAnsi="Arial Unicode MS"/>
          <w:rtl w:val="0"/>
        </w:rPr>
        <w:t xml:space="preserve">今後は、さらに多くの受講生が「パートナー ＝ 紹介者」として実践できるよう、紹介マーケティング教育を仕組み化していく予定です。</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Fonts w:ascii="Arial Unicode MS" w:cs="Arial Unicode MS" w:eastAsia="Arial Unicode MS" w:hAnsi="Arial Unicode MS"/>
          <w:rtl w:val="0"/>
        </w:rPr>
        <w:t xml:space="preserve">単に講座を受けて終わるのではなく、受講後に「成果を出す行動」まで導く仕組みとして、UTAGEのパートナー機能を教育プロセスに組み込むことで、受講生一人ひとりの「実践力」と「収益化力」を育成することを目指しています。</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Fonts w:ascii="Arial Unicode MS" w:cs="Arial Unicode MS" w:eastAsia="Arial Unicode MS" w:hAnsi="Arial Unicode MS"/>
          <w:rtl w:val="0"/>
        </w:rPr>
        <w:t xml:space="preserve">最終的には、企業・個人問わず、誰もが「紹介から収益を得る」経験を通して、マーケティングの本質を学べる場を提供していきたいと考えています。</w:t>
      </w:r>
    </w:p>
    <w:p w:rsidR="00000000" w:rsidDel="00000000" w:rsidP="00000000" w:rsidRDefault="00000000" w:rsidRPr="00000000" w14:paraId="000004D6">
      <w:pPr>
        <w:pStyle w:val="Heading3"/>
        <w:rPr/>
      </w:pPr>
      <w:bookmarkStart w:colFirst="0" w:colLast="0" w:name="_2h7n4jsdxgy0" w:id="126"/>
      <w:bookmarkEnd w:id="126"/>
      <w:r w:rsidDel="00000000" w:rsidR="00000000" w:rsidRPr="00000000">
        <w:rPr>
          <w:rFonts w:ascii="Arial Unicode MS" w:cs="Arial Unicode MS" w:eastAsia="Arial Unicode MS" w:hAnsi="Arial Unicode MS"/>
          <w:rtl w:val="0"/>
        </w:rPr>
        <w:t xml:space="preserve">UTAGEユーザーへのメッセージ</w:t>
      </w:r>
    </w:p>
    <w:p w:rsidR="00000000" w:rsidDel="00000000" w:rsidP="00000000" w:rsidRDefault="00000000" w:rsidRPr="00000000" w14:paraId="000004D7">
      <w:pPr>
        <w:rPr/>
      </w:pPr>
      <w:r w:rsidDel="00000000" w:rsidR="00000000" w:rsidRPr="00000000">
        <w:rPr>
          <w:rFonts w:ascii="Arial Unicode MS" w:cs="Arial Unicode MS" w:eastAsia="Arial Unicode MS" w:hAnsi="Arial Unicode MS"/>
          <w:rtl w:val="0"/>
        </w:rPr>
        <w:t xml:space="preserve">UTAGEは、単なるマーケティングツールではなく、「成果を出す仕組み」を誰でも簡単に持てる力強いパートナーです。</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Fonts w:ascii="Arial Unicode MS" w:cs="Arial Unicode MS" w:eastAsia="Arial Unicode MS" w:hAnsi="Arial Unicode MS"/>
          <w:rtl w:val="0"/>
        </w:rPr>
        <w:t xml:space="preserve">特にパートナー機能は、「紹介される商品・紹介する人・学ぶ人」すべてに価値が循環する仕組みを作れる、非常に可能性の高い機能です。</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Fonts w:ascii="Arial Unicode MS" w:cs="Arial Unicode MS" w:eastAsia="Arial Unicode MS" w:hAnsi="Arial Unicode MS"/>
          <w:rtl w:val="0"/>
        </w:rPr>
        <w:t xml:space="preserve">まだ導入を迷っている方には、まずは一つでも良いのでUTAGEの機能を「小さく使ってみる」ことをおすすめします。使っていくうちに、「こうしたい」という活用方法が明確になっていくと思います。</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Fonts w:ascii="Arial Unicode MS" w:cs="Arial Unicode MS" w:eastAsia="Arial Unicode MS" w:hAnsi="Arial Unicode MS"/>
          <w:rtl w:val="0"/>
        </w:rPr>
        <w:t xml:space="preserve">すでに活用されている方も、自分のビジネスだけでなく、「誰かの成長や実践の場」としてUTAGEを活かす視点を持つと、より広がりのある展開ができるはずです。</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Fonts w:ascii="Arial Unicode MS" w:cs="Arial Unicode MS" w:eastAsia="Arial Unicode MS" w:hAnsi="Arial Unicode MS"/>
          <w:rtl w:val="0"/>
        </w:rPr>
        <w:t xml:space="preserve">UTAGEを通じて、共に成果と成長を届けていきましょう！</w:t>
      </w:r>
    </w:p>
    <w:p w:rsidR="00000000" w:rsidDel="00000000" w:rsidP="00000000" w:rsidRDefault="00000000" w:rsidRPr="00000000" w14:paraId="000004E0">
      <w:pPr>
        <w:pStyle w:val="Heading3"/>
        <w:rPr/>
      </w:pPr>
      <w:bookmarkStart w:colFirst="0" w:colLast="0" w:name="_4v4syt8q1pye" w:id="127"/>
      <w:bookmarkEnd w:id="127"/>
      <w:r w:rsidDel="00000000" w:rsidR="00000000" w:rsidRPr="00000000">
        <w:rPr>
          <w:rFonts w:ascii="Arial Unicode MS" w:cs="Arial Unicode MS" w:eastAsia="Arial Unicode MS" w:hAnsi="Arial Unicode MS"/>
          <w:rtl w:val="0"/>
        </w:rPr>
        <w:t xml:space="preserve">UTAGE運営者コメント</w:t>
      </w:r>
    </w:p>
    <w:p w:rsidR="00000000" w:rsidDel="00000000" w:rsidP="00000000" w:rsidRDefault="00000000" w:rsidRPr="00000000" w14:paraId="000004E1">
      <w:pPr>
        <w:rPr/>
      </w:pPr>
      <w:r w:rsidDel="00000000" w:rsidR="00000000" w:rsidRPr="00000000">
        <w:rPr>
          <w:rFonts w:ascii="Arial Unicode MS" w:cs="Arial Unicode MS" w:eastAsia="Arial Unicode MS" w:hAnsi="Arial Unicode MS"/>
          <w:rtl w:val="0"/>
        </w:rPr>
        <w:t xml:space="preserve">「口コミや紹介」の仕組み化は、多くの事業者が理想としつつも、成果の追跡や報酬管理の煩雑さから、実現が難しい課題の一つです。</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Fonts w:ascii="Arial Unicode MS" w:cs="Arial Unicode MS" w:eastAsia="Arial Unicode MS" w:hAnsi="Arial Unicode MS"/>
          <w:rtl w:val="0"/>
        </w:rPr>
        <w:t xml:space="preserve">原田様の事例は、UTAGEのパートナー機能を単なるアフィリエイトシステムとして使うだけでなく、「受講生の実践教育の場」として活用し、見事に「集客」と「顧客の成功」を両立させた、まさに理想的な活用法です。</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Fonts w:ascii="Arial Unicode MS" w:cs="Arial Unicode MS" w:eastAsia="Arial Unicode MS" w:hAnsi="Arial Unicode MS"/>
          <w:rtl w:val="0"/>
        </w:rPr>
        <w:t xml:space="preserve">原田様の事例のように、UTAGEのパートナー機能を活用して紹介の仕組みを構築するには、いくつかのポイントがあります。</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Fonts w:ascii="Arial Unicode MS" w:cs="Arial Unicode MS" w:eastAsia="Arial Unicode MS" w:hAnsi="Arial Unicode MS"/>
          <w:rtl w:val="0"/>
        </w:rPr>
        <w:t xml:space="preserve">第一に、「案件」の管理機能です。原田様が課題とされていた「どの紹介経由で申し込みがあったのかを正確に把握する」ための基盤がこれにあたります。</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Fonts w:ascii="Arial Unicode MS" w:cs="Arial Unicode MS" w:eastAsia="Arial Unicode MS" w:hAnsi="Arial Unicode MS"/>
          <w:rtl w:val="0"/>
        </w:rPr>
        <w:t xml:space="preserve">UTAGEでは、「商品購入」「メール登録」「LINE登録」という3つの案件を選択でき、案件を登録すると、紹介者ごとのユニークな紹介リンクが自動生成されるようになっています。これにより、どのパートナー経由で成果が上がったかを正確に追跡することが可能です。</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Fonts w:ascii="Arial Unicode MS" w:cs="Arial Unicode MS" w:eastAsia="Arial Unicode MS" w:hAnsi="Arial Unicode MS"/>
          <w:rtl w:val="0"/>
        </w:rPr>
        <w:t xml:space="preserve">第二に、「パートナーグループ」の管理機能です。これは、原田様が実践されたように、紹介者をグループごとに分類し、報酬額を柔軟に設定するための機能です。影響力のあるパートナーには報酬をアップするなど、戦略的な紹介制度の仕組みを構築する上で非常に有効です。</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Fonts w:ascii="Arial Unicode MS" w:cs="Arial Unicode MS" w:eastAsia="Arial Unicode MS" w:hAnsi="Arial Unicode MS"/>
          <w:rtl w:val="0"/>
        </w:rPr>
        <w:t xml:space="preserve">第三に、「成約通知メール」の戦略的な活用です。原田様は「反応が見える → 嬉しい → また紹介したくなる」というポジティブな循環の重要性を挙げられています。</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Fonts w:ascii="Arial Unicode MS" w:cs="Arial Unicode MS" w:eastAsia="Arial Unicode MS" w:hAnsi="Arial Unicode MS"/>
          <w:rtl w:val="0"/>
        </w:rPr>
        <w:t xml:space="preserve">UTAGEには、紹介による成約発生時に、紹介者へ自動で飛ぶ「成約通知メール」機能が標準で備わっていますが、このメールは件名や本文を自由に編集できます。</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Fonts w:ascii="Arial Unicode MS" w:cs="Arial Unicode MS" w:eastAsia="Arial Unicode MS" w:hAnsi="Arial Unicode MS"/>
          <w:rtl w:val="0"/>
        </w:rPr>
        <w:t xml:space="preserve">そのため、単なる通知に留めず、感謝のメッセージや次の紹介を促す一言を追記することで、この「ポジティブな循環」をより強力に後押しできると思います。</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Fonts w:ascii="Arial Unicode MS" w:cs="Arial Unicode MS" w:eastAsia="Arial Unicode MS" w:hAnsi="Arial Unicode MS"/>
          <w:rtl w:val="0"/>
        </w:rPr>
        <w:t xml:space="preserve">ご本人が語る、自分のビジネスだけでなく、「誰かの成長や実践の場」としてUTAGEを活かす視点は、集客と顧客満足度の両方を高めたいすべてのユーザーにとって、素晴らしいお手本になると感じました。</w:t>
      </w:r>
    </w:p>
    <w:p w:rsidR="00000000" w:rsidDel="00000000" w:rsidP="00000000" w:rsidRDefault="00000000" w:rsidRPr="00000000" w14:paraId="000004F4">
      <w:pPr>
        <w:pStyle w:val="Heading4"/>
        <w:spacing w:after="240" w:before="240" w:lineRule="auto"/>
        <w:rPr>
          <w:b w:val="1"/>
          <w:bCs w:val="1"/>
        </w:rPr>
      </w:pPr>
      <w:bookmarkStart w:colFirst="0" w:colLast="0" w:name="_kv2pp09epi7s" w:id="128"/>
      <w:bookmarkEnd w:id="128"/>
      <w:r w:rsidDel="00000000" w:rsidR="00000000" w:rsidRPr="00000000">
        <w:rPr>
          <w:rFonts w:ascii="Arial Unicode MS" w:cs="Arial Unicode MS" w:eastAsia="Arial Unicode MS" w:hAnsi="Arial Unicode MS"/>
          <w:b w:val="1"/>
          <w:bCs w:val="1"/>
          <w:rtl w:val="0"/>
        </w:rPr>
        <w:t xml:space="preserve">明日からできる3つのアクション</w:t>
      </w:r>
    </w:p>
    <w:p w:rsidR="00000000" w:rsidDel="00000000" w:rsidP="00000000" w:rsidRDefault="00000000" w:rsidRPr="00000000" w14:paraId="000004F5">
      <w:pPr>
        <w:spacing w:after="240" w:before="240" w:lineRule="auto"/>
        <w:rPr/>
      </w:pPr>
      <w:r w:rsidDel="00000000" w:rsidR="00000000" w:rsidRPr="00000000">
        <w:rPr>
          <w:rFonts w:ascii="Arial Unicode MS" w:cs="Arial Unicode MS" w:eastAsia="Arial Unicode MS" w:hAnsi="Arial Unicode MS"/>
          <w:rtl w:val="0"/>
        </w:rPr>
        <w:t xml:space="preserve">以下の3つの中から、今のあなたにできそうなものを1つ選んで実践してみてください。</w:t>
      </w:r>
    </w:p>
    <w:p w:rsidR="00000000" w:rsidDel="00000000" w:rsidP="00000000" w:rsidRDefault="00000000" w:rsidRPr="00000000" w14:paraId="000004F6">
      <w:pPr>
        <w:numPr>
          <w:ilvl w:val="0"/>
          <w:numId w:val="6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【仕組みの準備】パートナー機能の有効化</w:t>
      </w:r>
      <w:r w:rsidDel="00000000" w:rsidR="00000000" w:rsidRPr="00000000">
        <w:rPr>
          <w:rFonts w:ascii="Arial Unicode MS" w:cs="Arial Unicode MS" w:eastAsia="Arial Unicode MS" w:hAnsi="Arial Unicode MS"/>
          <w:rtl w:val="0"/>
        </w:rPr>
        <w:br w:type="textWrapping"/>
        <w:t xml:space="preserve">まずはUTAGEのパートナー管理画面で「案件（紹介してほしい商品やLP）」を1つ登録し、紹介用リンクが発行できる状態を作る。</w:t>
      </w:r>
    </w:p>
    <w:p w:rsidR="00000000" w:rsidDel="00000000" w:rsidP="00000000" w:rsidRDefault="00000000" w:rsidRPr="00000000" w14:paraId="000004F7">
      <w:pPr>
        <w:numPr>
          <w:ilvl w:val="0"/>
          <w:numId w:val="6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【紹介のハードル下げ】紹介素材の用意</w:t>
      </w:r>
      <w:r w:rsidDel="00000000" w:rsidR="00000000" w:rsidRPr="00000000">
        <w:rPr>
          <w:rFonts w:ascii="Arial Unicode MS" w:cs="Arial Unicode MS" w:eastAsia="Arial Unicode MS" w:hAnsi="Arial Unicode MS"/>
          <w:rtl w:val="0"/>
        </w:rPr>
        <w:br w:type="textWrapping"/>
        <w:t xml:space="preserve">紹介者が迷わず投稿できるよう、紹介文のテンプレートやバナー画像を1つ用意し、パートナー管理画面に登録して共有する。</w:t>
      </w:r>
    </w:p>
    <w:p w:rsidR="00000000" w:rsidDel="00000000" w:rsidP="00000000" w:rsidRDefault="00000000" w:rsidRPr="00000000" w14:paraId="000004F8">
      <w:pPr>
        <w:numPr>
          <w:ilvl w:val="0"/>
          <w:numId w:val="6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【モチベーション維持】成約通知の設定</w:t>
      </w:r>
      <w:r w:rsidDel="00000000" w:rsidR="00000000" w:rsidRPr="00000000">
        <w:rPr>
          <w:rFonts w:ascii="Arial Unicode MS" w:cs="Arial Unicode MS" w:eastAsia="Arial Unicode MS" w:hAnsi="Arial Unicode MS"/>
          <w:rtl w:val="0"/>
        </w:rPr>
        <w:br w:type="textWrapping"/>
        <w:t xml:space="preserve">紹介が発生したら即座に紹介者へメールが届く「成約通知」をONにし、パートナーが成果を実感できる環境を整える。</w:t>
      </w:r>
    </w:p>
    <w:p w:rsidR="00000000" w:rsidDel="00000000" w:rsidP="00000000" w:rsidRDefault="00000000" w:rsidRPr="00000000" w14:paraId="000004F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FA">
      <w:pPr>
        <w:pStyle w:val="Heading1"/>
        <w:rPr>
          <w:sz w:val="36"/>
          <w:szCs w:val="36"/>
        </w:rPr>
      </w:pPr>
      <w:bookmarkStart w:colFirst="0" w:colLast="0" w:name="_y197i4jvdo15" w:id="129"/>
      <w:bookmarkEnd w:id="129"/>
      <w:r w:rsidDel="00000000" w:rsidR="00000000" w:rsidRPr="00000000">
        <w:rPr>
          <w:rFonts w:ascii="Arial Unicode MS" w:cs="Arial Unicode MS" w:eastAsia="Arial Unicode MS" w:hAnsi="Arial Unicode MS"/>
          <w:rtl w:val="0"/>
        </w:rPr>
        <w:t xml:space="preserve">徳武 輝彦 様</w:t>
      </w:r>
      <w:r w:rsidDel="00000000" w:rsidR="00000000" w:rsidRPr="00000000">
        <w:rPr>
          <w:rtl w:val="0"/>
        </w:rPr>
      </w:r>
    </w:p>
    <w:p w:rsidR="00000000" w:rsidDel="00000000" w:rsidP="00000000" w:rsidRDefault="00000000" w:rsidRPr="00000000" w14:paraId="000004FB">
      <w:pPr>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ウェビナーづくりの専門家）</w:t>
      </w:r>
    </w:p>
    <w:p w:rsidR="00000000" w:rsidDel="00000000" w:rsidP="00000000" w:rsidRDefault="00000000" w:rsidRPr="00000000" w14:paraId="000004FC">
      <w:pPr>
        <w:pStyle w:val="Heading2"/>
        <w:rPr/>
      </w:pPr>
      <w:bookmarkStart w:colFirst="0" w:colLast="0" w:name="_qy393sgh2i1d" w:id="130"/>
      <w:bookmarkEnd w:id="130"/>
      <w:r w:rsidDel="00000000" w:rsidR="00000000" w:rsidRPr="00000000">
        <w:rPr>
          <w:rFonts w:ascii="Arial Unicode MS" w:cs="Arial Unicode MS" w:eastAsia="Arial Unicode MS" w:hAnsi="Arial Unicode MS"/>
          <w:rtl w:val="0"/>
        </w:rPr>
        <w:t xml:space="preserve">「"ROAS1万%いく説”は本当です」</w:t>
        <w:br w:type="textWrapping"/>
        <w:t xml:space="preserve">ボトルネックの特定と改善を高速化！</w:t>
        <w:br w:type="textWrapping"/>
        <w:t xml:space="preserve">「数値分析」でファネルを強くする"億超えPDCA術"</w:t>
      </w:r>
    </w:p>
    <w:p w:rsidR="00000000" w:rsidDel="00000000" w:rsidP="00000000" w:rsidRDefault="00000000" w:rsidRPr="00000000" w14:paraId="000004FD">
      <w:pPr>
        <w:numPr>
          <w:ilvl w:val="0"/>
          <w:numId w:val="93"/>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年間売上500万 → 累計1.8億円</w:t>
      </w:r>
    </w:p>
    <w:p w:rsidR="00000000" w:rsidDel="00000000" w:rsidP="00000000" w:rsidRDefault="00000000" w:rsidRPr="00000000" w14:paraId="000004FE">
      <w:pPr>
        <w:numPr>
          <w:ilvl w:val="0"/>
          <w:numId w:val="93"/>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分析時間3日 → 5分</w:t>
      </w:r>
    </w:p>
    <w:p w:rsidR="00000000" w:rsidDel="00000000" w:rsidP="00000000" w:rsidRDefault="00000000" w:rsidRPr="00000000" w14:paraId="000004FF">
      <w:pPr>
        <w:numPr>
          <w:ilvl w:val="0"/>
          <w:numId w:val="93"/>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成約率10% → 最大60%</w:t>
      </w:r>
    </w:p>
    <w:p w:rsidR="00000000" w:rsidDel="00000000" w:rsidP="00000000" w:rsidRDefault="00000000" w:rsidRPr="00000000" w14:paraId="00000500">
      <w:pPr>
        <w:numPr>
          <w:ilvl w:val="0"/>
          <w:numId w:val="93"/>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LP登録率3～4% → 最大12～15%</w:t>
      </w:r>
    </w:p>
    <w:p w:rsidR="00000000" w:rsidDel="00000000" w:rsidP="00000000" w:rsidRDefault="00000000" w:rsidRPr="00000000" w14:paraId="00000501">
      <w:pPr>
        <w:numPr>
          <w:ilvl w:val="0"/>
          <w:numId w:val="93"/>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クライアント実績：</w:t>
        <w:br w:type="textWrapping"/>
        <w:t xml:space="preserve">広告費15万円 → 売上1,830万円（ROAS 1万%超）</w:t>
      </w:r>
    </w:p>
    <w:p w:rsidR="00000000" w:rsidDel="00000000" w:rsidP="00000000" w:rsidRDefault="00000000" w:rsidRPr="00000000" w14:paraId="00000502">
      <w:pPr>
        <w:pStyle w:val="Heading3"/>
        <w:rPr/>
      </w:pPr>
      <w:bookmarkStart w:colFirst="0" w:colLast="0" w:name="_8s1jnt4xp52d" w:id="131"/>
      <w:bookmarkEnd w:id="131"/>
      <w:r w:rsidDel="00000000" w:rsidR="00000000" w:rsidRPr="00000000">
        <w:rPr>
          <w:rFonts w:ascii="Arial Unicode MS" w:cs="Arial Unicode MS" w:eastAsia="Arial Unicode MS" w:hAnsi="Arial Unicode MS"/>
          <w:rtl w:val="0"/>
        </w:rPr>
        <w:t xml:space="preserve">この事例のポイント</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Fonts w:ascii="Arial Unicode MS" w:cs="Arial Unicode MS" w:eastAsia="Arial Unicode MS" w:hAnsi="Arial Unicode MS"/>
          <w:b w:val="1"/>
          <w:bCs w:val="1"/>
          <w:rtl w:val="0"/>
        </w:rPr>
        <w:t xml:space="preserve">「感覚」で改善するのは、もう終わりにしましょう</w:t>
      </w: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Fonts w:ascii="Arial Unicode MS" w:cs="Arial Unicode MS" w:eastAsia="Arial Unicode MS" w:hAnsi="Arial Unicode MS"/>
          <w:rtl w:val="0"/>
        </w:rPr>
        <w:t xml:space="preserve">年間売上500万円の状態から、累計売上1.8億円の達成という飛躍を支えた「数値分析の仕組み化」の事例です。</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Fonts w:ascii="Arial Unicode MS" w:cs="Arial Unicode MS" w:eastAsia="Arial Unicode MS" w:hAnsi="Arial Unicode MS"/>
          <w:rtl w:val="0"/>
        </w:rPr>
        <w:t xml:space="preserve">徳武様は、自動ウェビナーファネルの運用において、ツールがバラバラで「分析に3日間もかかっていた」という非効率な状態を、UTAGEで分析プロセスそのものを自動化・仕組み化することで解決されました。</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Fonts w:ascii="Arial Unicode MS" w:cs="Arial Unicode MS" w:eastAsia="Arial Unicode MS" w:hAnsi="Arial Unicode MS"/>
          <w:rtl w:val="0"/>
        </w:rPr>
        <w:t xml:space="preserve">なんと分析時間を5分に短縮し、ファネル全体の課題（ボトルネック）を特定・改善する「高速PDCA術」を確立されています。</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Fonts w:ascii="Arial Unicode MS" w:cs="Arial Unicode MS" w:eastAsia="Arial Unicode MS" w:hAnsi="Arial Unicode MS"/>
          <w:rtl w:val="0"/>
        </w:rPr>
        <w:t xml:space="preserve">「どの広告から売上が上がったか正確に分からない」「ツールがバラバラで、数値集計だけで1日が終わってしまう」…。そんな「どんぶり勘定」と「分析の非効率さ」に悩む、すべてのファネル運用者に必見の内容です。</w:t>
      </w:r>
    </w:p>
    <w:p w:rsidR="00000000" w:rsidDel="00000000" w:rsidP="00000000" w:rsidRDefault="00000000" w:rsidRPr="00000000" w14:paraId="0000050D">
      <w:pPr>
        <w:pStyle w:val="Heading3"/>
        <w:rPr/>
      </w:pPr>
      <w:bookmarkStart w:colFirst="0" w:colLast="0" w:name="_f23qcc3p4z34" w:id="132"/>
      <w:bookmarkEnd w:id="132"/>
      <w:r w:rsidDel="00000000" w:rsidR="00000000" w:rsidRPr="00000000">
        <w:rPr>
          <w:rFonts w:ascii="Arial Unicode MS" w:cs="Arial Unicode MS" w:eastAsia="Arial Unicode MS" w:hAnsi="Arial Unicode MS"/>
          <w:rtl w:val="0"/>
        </w:rPr>
        <w:t xml:space="preserve">事業概要</w:t>
      </w:r>
    </w:p>
    <w:p w:rsidR="00000000" w:rsidDel="00000000" w:rsidP="00000000" w:rsidRDefault="00000000" w:rsidRPr="00000000" w14:paraId="0000050E">
      <w:pPr>
        <w:rPr/>
      </w:pPr>
      <w:r w:rsidDel="00000000" w:rsidR="00000000" w:rsidRPr="00000000">
        <w:rPr>
          <w:rFonts w:ascii="Arial Unicode MS" w:cs="Arial Unicode MS" w:eastAsia="Arial Unicode MS" w:hAnsi="Arial Unicode MS"/>
          <w:rtl w:val="0"/>
        </w:rPr>
        <w:t xml:space="preserve">ウェビナーづくりの専門家として、オンライン集客に苦戦している起業家向けに、最短60分後に個別相談の予約が取れる「シンプルなウェビナーファネル構築」のコンサルティングを提供している。</w:t>
      </w:r>
    </w:p>
    <w:p w:rsidR="00000000" w:rsidDel="00000000" w:rsidP="00000000" w:rsidRDefault="00000000" w:rsidRPr="00000000" w14:paraId="0000050F">
      <w:pPr>
        <w:pStyle w:val="Heading3"/>
        <w:rPr/>
      </w:pPr>
      <w:bookmarkStart w:colFirst="0" w:colLast="0" w:name="_r3za54ajhn9g" w:id="133"/>
      <w:bookmarkEnd w:id="133"/>
      <w:r w:rsidDel="00000000" w:rsidR="00000000" w:rsidRPr="00000000">
        <w:rPr>
          <w:rFonts w:ascii="Arial Unicode MS" w:cs="Arial Unicode MS" w:eastAsia="Arial Unicode MS" w:hAnsi="Arial Unicode MS"/>
          <w:rtl w:val="0"/>
        </w:rPr>
        <w:t xml:space="preserve">導入前のビジネス課題</w:t>
      </w:r>
    </w:p>
    <w:p w:rsidR="00000000" w:rsidDel="00000000" w:rsidP="00000000" w:rsidRDefault="00000000" w:rsidRPr="00000000" w14:paraId="00000510">
      <w:pPr>
        <w:rPr/>
      </w:pPr>
      <w:r w:rsidDel="00000000" w:rsidR="00000000" w:rsidRPr="00000000">
        <w:rPr>
          <w:rFonts w:ascii="Arial Unicode MS" w:cs="Arial Unicode MS" w:eastAsia="Arial Unicode MS" w:hAnsi="Arial Unicode MS"/>
          <w:rtl w:val="0"/>
        </w:rPr>
        <w:t xml:space="preserve">最大の課題は、確実に個別相談の予約が取れる導線の構築でした。</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Fonts w:ascii="Arial Unicode MS" w:cs="Arial Unicode MS" w:eastAsia="Arial Unicode MS" w:hAnsi="Arial Unicode MS"/>
          <w:rtl w:val="0"/>
        </w:rPr>
        <w:t xml:space="preserve">それまでは、LPはWordPress、メールはMyASP、LINEはエルメ、動画はVimeo、数値分析はエクセルを使っており、ツールがバラバラでABテストもままならない状況でした。そのため、このままでは強い集客導線が作れないと悩んでいました。</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Fonts w:ascii="Arial Unicode MS" w:cs="Arial Unicode MS" w:eastAsia="Arial Unicode MS" w:hAnsi="Arial Unicode MS"/>
          <w:rtl w:val="0"/>
        </w:rPr>
        <w:t xml:space="preserve">また、数字分析に3日間ほどかかっており、非常に負担が大きかったのです。「作りにくい上に改善しにくい」という悩みもあり、とても個別相談が確実に取れる導線づくりのイメージがわかない状況でした。</w:t>
      </w:r>
    </w:p>
    <w:p w:rsidR="00000000" w:rsidDel="00000000" w:rsidP="00000000" w:rsidRDefault="00000000" w:rsidRPr="00000000" w14:paraId="00000515">
      <w:pPr>
        <w:pStyle w:val="Heading3"/>
        <w:rPr/>
      </w:pPr>
      <w:bookmarkStart w:colFirst="0" w:colLast="0" w:name="_opzd3tloqx87" w:id="134"/>
      <w:bookmarkEnd w:id="134"/>
      <w:r w:rsidDel="00000000" w:rsidR="00000000" w:rsidRPr="00000000">
        <w:rPr>
          <w:rFonts w:ascii="Arial Unicode MS" w:cs="Arial Unicode MS" w:eastAsia="Arial Unicode MS" w:hAnsi="Arial Unicode MS"/>
          <w:rtl w:val="0"/>
        </w:rPr>
        <w:t xml:space="preserve">課題解決のUTAGE活用法</w:t>
      </w:r>
    </w:p>
    <w:p w:rsidR="00000000" w:rsidDel="00000000" w:rsidP="00000000" w:rsidRDefault="00000000" w:rsidRPr="00000000" w14:paraId="00000516">
      <w:pPr>
        <w:rPr/>
      </w:pPr>
      <w:r w:rsidDel="00000000" w:rsidR="00000000" w:rsidRPr="00000000">
        <w:rPr>
          <w:rFonts w:ascii="Arial Unicode MS" w:cs="Arial Unicode MS" w:eastAsia="Arial Unicode MS" w:hAnsi="Arial Unicode MS"/>
          <w:rtl w:val="0"/>
        </w:rPr>
        <w:t xml:space="preserve">億超えを最初から狙っていたため、どんぶり勘定にならないように、”正確なボトルネックの発見”を行うことが不可欠だと考えました。</w:t>
      </w:r>
    </w:p>
    <w:p w:rsidR="00000000" w:rsidDel="00000000" w:rsidP="00000000" w:rsidRDefault="00000000" w:rsidRPr="00000000" w14:paraId="00000517">
      <w:pPr>
        <w:pStyle w:val="Heading4"/>
        <w:rPr/>
      </w:pPr>
      <w:bookmarkStart w:colFirst="0" w:colLast="0" w:name="_ma41u1bmhshr" w:id="135"/>
      <w:bookmarkEnd w:id="135"/>
      <w:r w:rsidDel="00000000" w:rsidR="00000000" w:rsidRPr="00000000">
        <w:rPr>
          <w:rFonts w:ascii="Arial Unicode MS" w:cs="Arial Unicode MS" w:eastAsia="Arial Unicode MS" w:hAnsi="Arial Unicode MS"/>
          <w:rtl w:val="0"/>
        </w:rPr>
        <w:t xml:space="preserve">成果につながったファネル全体像</w:t>
      </w:r>
    </w:p>
    <w:p w:rsidR="00000000" w:rsidDel="00000000" w:rsidP="00000000" w:rsidRDefault="00000000" w:rsidRPr="00000000" w14:paraId="00000518">
      <w:pPr>
        <w:rPr/>
      </w:pPr>
      <w:r w:rsidDel="00000000" w:rsidR="00000000" w:rsidRPr="00000000">
        <w:rPr>
          <w:rFonts w:ascii="Arial Unicode MS" w:cs="Arial Unicode MS" w:eastAsia="Arial Unicode MS" w:hAnsi="Arial Unicode MS"/>
          <w:rtl w:val="0"/>
        </w:rPr>
        <w:t xml:space="preserve">①Meta広告</w:t>
      </w:r>
    </w:p>
    <w:p w:rsidR="00000000" w:rsidDel="00000000" w:rsidP="00000000" w:rsidRDefault="00000000" w:rsidRPr="00000000" w14:paraId="0000051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1A">
      <w:pPr>
        <w:rPr/>
      </w:pPr>
      <w:r w:rsidDel="00000000" w:rsidR="00000000" w:rsidRPr="00000000">
        <w:rPr>
          <w:rFonts w:ascii="Arial Unicode MS" w:cs="Arial Unicode MS" w:eastAsia="Arial Unicode MS" w:hAnsi="Arial Unicode MS"/>
          <w:rtl w:val="0"/>
        </w:rPr>
        <w:t xml:space="preserve">②LP：メールアドレス登録</w:t>
      </w:r>
    </w:p>
    <w:p w:rsidR="00000000" w:rsidDel="00000000" w:rsidP="00000000" w:rsidRDefault="00000000" w:rsidRPr="00000000" w14:paraId="0000051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1C">
      <w:pPr>
        <w:rPr/>
      </w:pPr>
      <w:r w:rsidDel="00000000" w:rsidR="00000000" w:rsidRPr="00000000">
        <w:rPr>
          <w:rFonts w:ascii="Arial Unicode MS" w:cs="Arial Unicode MS" w:eastAsia="Arial Unicode MS" w:hAnsi="Arial Unicode MS"/>
          <w:rtl w:val="0"/>
        </w:rPr>
        <w:t xml:space="preserve">③リダイレクトでLINE登録</w:t>
      </w:r>
    </w:p>
    <w:p w:rsidR="00000000" w:rsidDel="00000000" w:rsidP="00000000" w:rsidRDefault="00000000" w:rsidRPr="00000000" w14:paraId="0000051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1E">
      <w:pPr>
        <w:rPr/>
      </w:pPr>
      <w:r w:rsidDel="00000000" w:rsidR="00000000" w:rsidRPr="00000000">
        <w:rPr>
          <w:rFonts w:ascii="Arial Unicode MS" w:cs="Arial Unicode MS" w:eastAsia="Arial Unicode MS" w:hAnsi="Arial Unicode MS"/>
          <w:rtl w:val="0"/>
        </w:rPr>
        <w:t xml:space="preserve">④LINEアンケート</w:t>
      </w:r>
    </w:p>
    <w:p w:rsidR="00000000" w:rsidDel="00000000" w:rsidP="00000000" w:rsidRDefault="00000000" w:rsidRPr="00000000" w14:paraId="0000051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20">
      <w:pPr>
        <w:rPr/>
      </w:pPr>
      <w:r w:rsidDel="00000000" w:rsidR="00000000" w:rsidRPr="00000000">
        <w:rPr>
          <w:rFonts w:ascii="Arial Unicode MS" w:cs="Arial Unicode MS" w:eastAsia="Arial Unicode MS" w:hAnsi="Arial Unicode MS"/>
          <w:rtl w:val="0"/>
        </w:rPr>
        <w:t xml:space="preserve">⑤自動ウェビナー → 未視聴者：リプレイ配信</w:t>
      </w:r>
    </w:p>
    <w:p w:rsidR="00000000" w:rsidDel="00000000" w:rsidP="00000000" w:rsidRDefault="00000000" w:rsidRPr="00000000" w14:paraId="0000052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22">
      <w:pPr>
        <w:rPr/>
      </w:pPr>
      <w:r w:rsidDel="00000000" w:rsidR="00000000" w:rsidRPr="00000000">
        <w:rPr>
          <w:rFonts w:ascii="Arial Unicode MS" w:cs="Arial Unicode MS" w:eastAsia="Arial Unicode MS" w:hAnsi="Arial Unicode MS"/>
          <w:rtl w:val="0"/>
        </w:rPr>
        <w:t xml:space="preserve">⑥個別相談</w:t>
      </w:r>
    </w:p>
    <w:p w:rsidR="00000000" w:rsidDel="00000000" w:rsidP="00000000" w:rsidRDefault="00000000" w:rsidRPr="00000000" w14:paraId="0000052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24">
      <w:pPr>
        <w:rPr/>
      </w:pPr>
      <w:r w:rsidDel="00000000" w:rsidR="00000000" w:rsidRPr="00000000">
        <w:rPr>
          <w:rFonts w:ascii="Arial Unicode MS" w:cs="Arial Unicode MS" w:eastAsia="Arial Unicode MS" w:hAnsi="Arial Unicode MS"/>
          <w:rtl w:val="0"/>
        </w:rPr>
        <w:t xml:space="preserve">⑦フロントエンド商品オファー（個別コンサルティング・コーチング）</w:t>
      </w:r>
    </w:p>
    <w:p w:rsidR="00000000" w:rsidDel="00000000" w:rsidP="00000000" w:rsidRDefault="00000000" w:rsidRPr="00000000" w14:paraId="0000052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26">
      <w:pPr>
        <w:rPr/>
      </w:pPr>
      <w:r w:rsidDel="00000000" w:rsidR="00000000" w:rsidRPr="00000000">
        <w:rPr>
          <w:rFonts w:ascii="Arial Unicode MS" w:cs="Arial Unicode MS" w:eastAsia="Arial Unicode MS" w:hAnsi="Arial Unicode MS"/>
          <w:rtl w:val="0"/>
        </w:rPr>
        <w:t xml:space="preserve">⑧バックエンド商品オファー（コンサルティング・コーチング）</w:t>
      </w:r>
    </w:p>
    <w:p w:rsidR="00000000" w:rsidDel="00000000" w:rsidP="00000000" w:rsidRDefault="00000000" w:rsidRPr="00000000" w14:paraId="00000527">
      <w:pPr>
        <w:pStyle w:val="Heading4"/>
        <w:rPr/>
      </w:pPr>
      <w:bookmarkStart w:colFirst="0" w:colLast="0" w:name="_w07lvpvxob1q" w:id="136"/>
      <w:bookmarkEnd w:id="136"/>
      <w:r w:rsidDel="00000000" w:rsidR="00000000" w:rsidRPr="00000000">
        <w:rPr>
          <w:rFonts w:ascii="Arial Unicode MS" w:cs="Arial Unicode MS" w:eastAsia="Arial Unicode MS" w:hAnsi="Arial Unicode MS"/>
          <w:rtl w:val="0"/>
        </w:rPr>
        <w:t xml:space="preserve">活用した機能と具体的な施策内容</w:t>
      </w:r>
    </w:p>
    <w:p w:rsidR="00000000" w:rsidDel="00000000" w:rsidP="00000000" w:rsidRDefault="00000000" w:rsidRPr="00000000" w14:paraId="00000528">
      <w:pPr>
        <w:rPr>
          <w:b w:val="1"/>
          <w:bCs w:val="1"/>
        </w:rPr>
      </w:pPr>
      <w:r w:rsidDel="00000000" w:rsidR="00000000" w:rsidRPr="00000000">
        <w:rPr>
          <w:rFonts w:ascii="Arial Unicode MS" w:cs="Arial Unicode MS" w:eastAsia="Arial Unicode MS" w:hAnsi="Arial Unicode MS"/>
          <w:b w:val="1"/>
          <w:bCs w:val="1"/>
          <w:rtl w:val="0"/>
        </w:rPr>
        <w:t xml:space="preserve">【スプレッドシート連携機能】高速PDCAの基盤を実装</w:t>
      </w:r>
    </w:p>
    <w:p w:rsidR="00000000" w:rsidDel="00000000" w:rsidP="00000000" w:rsidRDefault="00000000" w:rsidRPr="00000000" w14:paraId="00000529">
      <w:pPr>
        <w:rPr/>
      </w:pPr>
      <w:r w:rsidDel="00000000" w:rsidR="00000000" w:rsidRPr="00000000">
        <w:rPr>
          <w:rFonts w:ascii="Arial Unicode MS" w:cs="Arial Unicode MS" w:eastAsia="Arial Unicode MS" w:hAnsi="Arial Unicode MS"/>
          <w:rtl w:val="0"/>
        </w:rPr>
        <w:t xml:space="preserve">顧客のメールアドレスやIDなどをスプレッドシートに自動出力し、関数と組み合わせることで、各分岐シナリオの推移率や月ごとの予約率がわかるようになり、高速PDCAの基盤となりました。</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b w:val="1"/>
          <w:bCs w:val="1"/>
        </w:rPr>
      </w:pPr>
      <w:r w:rsidDel="00000000" w:rsidR="00000000" w:rsidRPr="00000000">
        <w:rPr>
          <w:rFonts w:ascii="Arial Unicode MS" w:cs="Arial Unicode MS" w:eastAsia="Arial Unicode MS" w:hAnsi="Arial Unicode MS"/>
          <w:b w:val="1"/>
          <w:bCs w:val="1"/>
          <w:rtl w:val="0"/>
        </w:rPr>
        <w:t xml:space="preserve">【ラベル機能】行動の可視化</w:t>
      </w:r>
    </w:p>
    <w:p w:rsidR="00000000" w:rsidDel="00000000" w:rsidP="00000000" w:rsidRDefault="00000000" w:rsidRPr="00000000" w14:paraId="0000052C">
      <w:pPr>
        <w:rPr/>
      </w:pPr>
      <w:r w:rsidDel="00000000" w:rsidR="00000000" w:rsidRPr="00000000">
        <w:rPr>
          <w:rFonts w:ascii="Arial Unicode MS" w:cs="Arial Unicode MS" w:eastAsia="Arial Unicode MS" w:hAnsi="Arial Unicode MS"/>
          <w:rtl w:val="0"/>
        </w:rPr>
        <w:t xml:space="preserve">各シナリオへ到達するたびにラベルを設定し、簡易的な推移率がわかるようにしました。また、動画の視聴時間（冒頭や最後まで）にもラベルを設定し、視聴率を月ごとにわかるようにしています。</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b w:val="1"/>
          <w:bCs w:val="1"/>
        </w:rPr>
      </w:pPr>
      <w:r w:rsidDel="00000000" w:rsidR="00000000" w:rsidRPr="00000000">
        <w:rPr>
          <w:rFonts w:ascii="Arial Unicode MS" w:cs="Arial Unicode MS" w:eastAsia="Arial Unicode MS" w:hAnsi="Arial Unicode MS"/>
          <w:b w:val="1"/>
          <w:bCs w:val="1"/>
          <w:rtl w:val="0"/>
        </w:rPr>
        <w:t xml:space="preserve">【登録経路機能＋アクセス元のページ取得】成約元の可視化</w:t>
      </w:r>
    </w:p>
    <w:p w:rsidR="00000000" w:rsidDel="00000000" w:rsidP="00000000" w:rsidRDefault="00000000" w:rsidRPr="00000000" w14:paraId="0000052F">
      <w:pPr>
        <w:rPr/>
      </w:pPr>
      <w:r w:rsidDel="00000000" w:rsidR="00000000" w:rsidRPr="00000000">
        <w:rPr>
          <w:rFonts w:ascii="Arial Unicode MS" w:cs="Arial Unicode MS" w:eastAsia="Arial Unicode MS" w:hAnsi="Arial Unicode MS"/>
          <w:rtl w:val="0"/>
        </w:rPr>
        <w:t xml:space="preserve">個別相談者の情報に、UTAGEの「登録経路機能」と「アクセス元のページ」の情報を紐付けることで、どの広告・どのLPから成約が取れたのかを正確に把握できるようにしました。</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b w:val="1"/>
          <w:bCs w:val="1"/>
        </w:rPr>
      </w:pPr>
      <w:r w:rsidDel="00000000" w:rsidR="00000000" w:rsidRPr="00000000">
        <w:rPr>
          <w:rFonts w:ascii="Arial Unicode MS" w:cs="Arial Unicode MS" w:eastAsia="Arial Unicode MS" w:hAnsi="Arial Unicode MS"/>
          <w:b w:val="1"/>
          <w:bCs w:val="1"/>
          <w:rtl w:val="0"/>
        </w:rPr>
        <w:t xml:space="preserve">【ファネル機能（共通URL）】LPのABテスト</w:t>
      </w:r>
    </w:p>
    <w:p w:rsidR="00000000" w:rsidDel="00000000" w:rsidP="00000000" w:rsidRDefault="00000000" w:rsidRPr="00000000" w14:paraId="00000532">
      <w:pPr>
        <w:rPr/>
      </w:pPr>
      <w:r w:rsidDel="00000000" w:rsidR="00000000" w:rsidRPr="00000000">
        <w:rPr>
          <w:rFonts w:ascii="Arial Unicode MS" w:cs="Arial Unicode MS" w:eastAsia="Arial Unicode MS" w:hAnsi="Arial Unicode MS"/>
          <w:rtl w:val="0"/>
        </w:rPr>
        <w:t xml:space="preserve">共通URL機能を活用し、LPを複数設置してテストをしやすくしました。</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b w:val="1"/>
          <w:bCs w:val="1"/>
        </w:rPr>
      </w:pPr>
      <w:r w:rsidDel="00000000" w:rsidR="00000000" w:rsidRPr="00000000">
        <w:rPr>
          <w:rFonts w:ascii="Arial Unicode MS" w:cs="Arial Unicode MS" w:eastAsia="Arial Unicode MS" w:hAnsi="Arial Unicode MS"/>
          <w:b w:val="1"/>
          <w:bCs w:val="1"/>
          <w:rtl w:val="0"/>
        </w:rPr>
        <w:t xml:space="preserve">【アクション機能】シナリオ分岐とアクションの誘導</w:t>
      </w:r>
    </w:p>
    <w:p w:rsidR="00000000" w:rsidDel="00000000" w:rsidP="00000000" w:rsidRDefault="00000000" w:rsidRPr="00000000" w14:paraId="00000535">
      <w:pPr>
        <w:rPr/>
      </w:pPr>
      <w:r w:rsidDel="00000000" w:rsidR="00000000" w:rsidRPr="00000000">
        <w:rPr>
          <w:rFonts w:ascii="Arial Unicode MS" w:cs="Arial Unicode MS" w:eastAsia="Arial Unicode MS" w:hAnsi="Arial Unicode MS"/>
          <w:rtl w:val="0"/>
        </w:rPr>
        <w:t xml:space="preserve">アクション機能を活用し、シナリオを分岐させ、見込み客に対し「最もやってほしいアクションだけをリクエストする」というシンプルな導線を作ることができました。</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Fonts w:ascii="Arial Unicode MS" w:cs="Arial Unicode MS" w:eastAsia="Arial Unicode MS" w:hAnsi="Arial Unicode MS"/>
          <w:rtl w:val="0"/>
        </w:rPr>
        <w:t xml:space="preserve">また、見込み客の行動に基づき、「1.アンケート回答シナリオ」「2.初回のウェビナー視聴シナリオ」「3.リプレイ視聴シナリオ」「4.個別相談予約シナリオ」という４つのシナリオ分岐を構築しています。</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b w:val="1"/>
          <w:bCs w:val="1"/>
        </w:rPr>
      </w:pPr>
      <w:r w:rsidDel="00000000" w:rsidR="00000000" w:rsidRPr="00000000">
        <w:rPr>
          <w:rFonts w:ascii="Arial Unicode MS" w:cs="Arial Unicode MS" w:eastAsia="Arial Unicode MS" w:hAnsi="Arial Unicode MS"/>
          <w:b w:val="1"/>
          <w:bCs w:val="1"/>
          <w:rtl w:val="0"/>
        </w:rPr>
        <w:t xml:space="preserve">【Meta広告連携】広告精度の向上</w:t>
      </w:r>
    </w:p>
    <w:p w:rsidR="00000000" w:rsidDel="00000000" w:rsidP="00000000" w:rsidRDefault="00000000" w:rsidRPr="00000000" w14:paraId="0000053A">
      <w:pPr>
        <w:rPr/>
      </w:pPr>
      <w:r w:rsidDel="00000000" w:rsidR="00000000" w:rsidRPr="00000000">
        <w:rPr>
          <w:rFonts w:ascii="Arial Unicode MS" w:cs="Arial Unicode MS" w:eastAsia="Arial Unicode MS" w:hAnsi="Arial Unicode MS"/>
          <w:rtl w:val="0"/>
        </w:rPr>
        <w:t xml:space="preserve">Meta広告にコンバージョンイベントを返すトリガーを「初回の視聴ページ」に設定することで、Meta広告に質の高い見込み客（＝登録するだけでなく、視聴までした人）を覚えさせることができるようになりました。</w:t>
      </w:r>
    </w:p>
    <w:p w:rsidR="00000000" w:rsidDel="00000000" w:rsidP="00000000" w:rsidRDefault="00000000" w:rsidRPr="00000000" w14:paraId="0000053B">
      <w:pPr>
        <w:pStyle w:val="Heading4"/>
        <w:rPr/>
      </w:pPr>
      <w:bookmarkStart w:colFirst="0" w:colLast="0" w:name="_dxoenehlo73n" w:id="137"/>
      <w:bookmarkEnd w:id="137"/>
      <w:r w:rsidDel="00000000" w:rsidR="00000000" w:rsidRPr="00000000">
        <w:rPr>
          <w:rFonts w:ascii="Arial Unicode MS" w:cs="Arial Unicode MS" w:eastAsia="Arial Unicode MS" w:hAnsi="Arial Unicode MS"/>
          <w:rtl w:val="0"/>
        </w:rPr>
        <w:t xml:space="preserve">施策の背景にある戦略・意図</w:t>
      </w:r>
    </w:p>
    <w:p w:rsidR="00000000" w:rsidDel="00000000" w:rsidP="00000000" w:rsidRDefault="00000000" w:rsidRPr="00000000" w14:paraId="0000053C">
      <w:pPr>
        <w:rPr/>
      </w:pPr>
      <w:r w:rsidDel="00000000" w:rsidR="00000000" w:rsidRPr="00000000">
        <w:rPr>
          <w:rFonts w:ascii="Arial Unicode MS" w:cs="Arial Unicode MS" w:eastAsia="Arial Unicode MS" w:hAnsi="Arial Unicode MS"/>
          <w:rtl w:val="0"/>
        </w:rPr>
        <w:t xml:space="preserve">億超えのためには「正確なボトルネックの発見」が不可欠であり、それには「①LP登録率、②視聴率、③予約率、④成約率」の4つの数字がどうしても必要でした。</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Fonts w:ascii="Arial Unicode MS" w:cs="Arial Unicode MS" w:eastAsia="Arial Unicode MS" w:hAnsi="Arial Unicode MS"/>
          <w:rtl w:val="0"/>
        </w:rPr>
        <w:t xml:space="preserve">しかし、従来のようにツールがバラバラ（WordPress、MyASP、Vimeo、Excelなど）の状態では、これらの数字を集計するだけで3日間もかかってしまい、現実的ではありませんでした。</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Fonts w:ascii="Arial Unicode MS" w:cs="Arial Unicode MS" w:eastAsia="Arial Unicode MS" w:hAnsi="Arial Unicode MS"/>
          <w:rtl w:val="0"/>
        </w:rPr>
        <w:t xml:space="preserve">このやり方では「どんぶり勘定」になることが目に見えていたため、UTAGEでこれらの数字を正確に把握し、改善しやすいシンプルな導線を構築する必要があったのです。</w:t>
      </w:r>
    </w:p>
    <w:p w:rsidR="00000000" w:rsidDel="00000000" w:rsidP="00000000" w:rsidRDefault="00000000" w:rsidRPr="00000000" w14:paraId="00000541">
      <w:pPr>
        <w:pStyle w:val="Heading4"/>
        <w:rPr/>
      </w:pPr>
      <w:bookmarkStart w:colFirst="0" w:colLast="0" w:name="_t1j0t9244799" w:id="138"/>
      <w:bookmarkEnd w:id="138"/>
      <w:r w:rsidDel="00000000" w:rsidR="00000000" w:rsidRPr="00000000">
        <w:rPr>
          <w:rFonts w:ascii="Arial Unicode MS" w:cs="Arial Unicode MS" w:eastAsia="Arial Unicode MS" w:hAnsi="Arial Unicode MS"/>
          <w:rtl w:val="0"/>
        </w:rPr>
        <w:t xml:space="preserve">施策を成功させるための「コツ・工夫」</w:t>
      </w:r>
    </w:p>
    <w:p w:rsidR="00000000" w:rsidDel="00000000" w:rsidP="00000000" w:rsidRDefault="00000000" w:rsidRPr="00000000" w14:paraId="00000542">
      <w:pPr>
        <w:rPr>
          <w:b w:val="1"/>
          <w:bCs w:val="1"/>
        </w:rPr>
      </w:pPr>
      <w:r w:rsidDel="00000000" w:rsidR="00000000" w:rsidRPr="00000000">
        <w:rPr>
          <w:rFonts w:ascii="Arial Unicode MS" w:cs="Arial Unicode MS" w:eastAsia="Arial Unicode MS" w:hAnsi="Arial Unicode MS"/>
          <w:b w:val="1"/>
          <w:bCs w:val="1"/>
          <w:rtl w:val="0"/>
        </w:rPr>
        <w:t xml:space="preserve">【LP登録率】管理ルールの徹底</w:t>
      </w:r>
    </w:p>
    <w:p w:rsidR="00000000" w:rsidDel="00000000" w:rsidP="00000000" w:rsidRDefault="00000000" w:rsidRPr="00000000" w14:paraId="00000543">
      <w:pPr>
        <w:rPr/>
      </w:pPr>
      <w:r w:rsidDel="00000000" w:rsidR="00000000" w:rsidRPr="00000000">
        <w:rPr>
          <w:rFonts w:ascii="Arial Unicode MS" w:cs="Arial Unicode MS" w:eastAsia="Arial Unicode MS" w:hAnsi="Arial Unicode MS"/>
          <w:rtl w:val="0"/>
        </w:rPr>
        <w:t xml:space="preserve">ABテストでLPが増えるため、管理名称を工夫しました。アーカイブするものは冒頭に「off_」、成果が出たものは「個別◯名」などのルールを決め、一目で状況がわかるようにしました。</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Fonts w:ascii="Arial Unicode MS" w:cs="Arial Unicode MS" w:eastAsia="Arial Unicode MS" w:hAnsi="Arial Unicode MS"/>
          <w:rtl w:val="0"/>
        </w:rPr>
        <w:t xml:space="preserve">また、登録経路名もMeta広告のクリエイティブ名と同じ名称にし、Meta広告の管理画面をいちいち見なくてもよい工夫をしました。</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b w:val="1"/>
          <w:bCs w:val="1"/>
        </w:rPr>
      </w:pPr>
      <w:r w:rsidDel="00000000" w:rsidR="00000000" w:rsidRPr="00000000">
        <w:rPr>
          <w:rFonts w:ascii="Arial Unicode MS" w:cs="Arial Unicode MS" w:eastAsia="Arial Unicode MS" w:hAnsi="Arial Unicode MS"/>
          <w:b w:val="1"/>
          <w:bCs w:val="1"/>
          <w:rtl w:val="0"/>
        </w:rPr>
        <w:t xml:space="preserve">【視聴率】正確な計測のための動画の使い分け</w:t>
      </w:r>
    </w:p>
    <w:p w:rsidR="00000000" w:rsidDel="00000000" w:rsidP="00000000" w:rsidRDefault="00000000" w:rsidRPr="00000000" w14:paraId="00000548">
      <w:pPr>
        <w:rPr/>
      </w:pPr>
      <w:r w:rsidDel="00000000" w:rsidR="00000000" w:rsidRPr="00000000">
        <w:rPr>
          <w:rFonts w:ascii="Arial Unicode MS" w:cs="Arial Unicode MS" w:eastAsia="Arial Unicode MS" w:hAnsi="Arial Unicode MS"/>
          <w:rtl w:val="0"/>
        </w:rPr>
        <w:t xml:space="preserve">視聴率をより正確に把握するため、同じ動画を6つに分けて用意しました。</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Fonts w:ascii="Arial Unicode MS" w:cs="Arial Unicode MS" w:eastAsia="Arial Unicode MS" w:hAnsi="Arial Unicode MS"/>
          <w:rtl w:val="0"/>
        </w:rPr>
        <w:t xml:space="preserve">具体的には、「初回視聴用に見せる動画」「2回目以降に見せる動画」「視聴期限終了後の敗者復活で見せる動画」の3パターンを、それぞれ「広告用」と「ハウス用」の2つに分けて、合計6つの動画で運用しています。</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Fonts w:ascii="Arial Unicode MS" w:cs="Arial Unicode MS" w:eastAsia="Arial Unicode MS" w:hAnsi="Arial Unicode MS"/>
          <w:rtl w:val="0"/>
        </w:rPr>
        <w:t xml:space="preserve">特に「初回視聴用」の動画ページはコントロール（早送りなど）をあえてつけず、純粋にどのくらいまで動画を見てくれるのかを計測できるようにしました。</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Fonts w:ascii="Arial Unicode MS" w:cs="Arial Unicode MS" w:eastAsia="Arial Unicode MS" w:hAnsi="Arial Unicode MS"/>
          <w:rtl w:val="0"/>
        </w:rPr>
        <w:t xml:space="preserve">「広告用」と「ハウス用」を分けた意図は、広告で来た見込み客の反応だけを正確に確認し、広告改善やウェビナー改善に役立てたかったからです。</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Fonts w:ascii="Arial Unicode MS" w:cs="Arial Unicode MS" w:eastAsia="Arial Unicode MS" w:hAnsi="Arial Unicode MS"/>
          <w:rtl w:val="0"/>
        </w:rPr>
        <w:t xml:space="preserve">また、視聴開始1秒後、3分後、最後の視聴時間にそれぞれアクション設定を行い、どこまで視聴が進んだかをわかるようにしました。これを「スプレッドシート連携機能」で自動集計し、ウェビナーの改善に役立てています。</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b w:val="1"/>
          <w:bCs w:val="1"/>
        </w:rPr>
      </w:pPr>
      <w:r w:rsidDel="00000000" w:rsidR="00000000" w:rsidRPr="00000000">
        <w:rPr>
          <w:rFonts w:ascii="Arial Unicode MS" w:cs="Arial Unicode MS" w:eastAsia="Arial Unicode MS" w:hAnsi="Arial Unicode MS"/>
          <w:b w:val="1"/>
          <w:bCs w:val="1"/>
          <w:rtl w:val="0"/>
        </w:rPr>
        <w:t xml:space="preserve">【予約率】ビジネスの健康診断</w:t>
      </w:r>
    </w:p>
    <w:p w:rsidR="00000000" w:rsidDel="00000000" w:rsidP="00000000" w:rsidRDefault="00000000" w:rsidRPr="00000000" w14:paraId="00000553">
      <w:pPr>
        <w:rPr/>
      </w:pPr>
      <w:r w:rsidDel="00000000" w:rsidR="00000000" w:rsidRPr="00000000">
        <w:rPr>
          <w:rFonts w:ascii="Arial Unicode MS" w:cs="Arial Unicode MS" w:eastAsia="Arial Unicode MS" w:hAnsi="Arial Unicode MS"/>
          <w:rtl w:val="0"/>
        </w:rPr>
        <w:t xml:space="preserve">予約率については、ファネルの「健康診断」ができるように工夫しました。</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Fonts w:ascii="Arial Unicode MS" w:cs="Arial Unicode MS" w:eastAsia="Arial Unicode MS" w:hAnsi="Arial Unicode MS"/>
          <w:rtl w:val="0"/>
        </w:rPr>
        <w:t xml:space="preserve">まず、「4つの分岐シナリオ」の各ステップに到達するたびにラベルを付与するように設定しました。次に、「スプレッドシート連携機能」を活用し、各ステップに移行した数を月ごとに集計できるようにしたのです。</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Fonts w:ascii="Arial Unicode MS" w:cs="Arial Unicode MS" w:eastAsia="Arial Unicode MS" w:hAnsi="Arial Unicode MS"/>
          <w:rtl w:val="0"/>
        </w:rPr>
        <w:t xml:space="preserve">これにより、各ステップへの移行率や、獲得したリスト総数に対して最終的に個別相談に至った数を正確に把握し、いわば「ビジネスの健康診断」ができるようにしました。</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b w:val="1"/>
          <w:bCs w:val="1"/>
        </w:rPr>
      </w:pPr>
      <w:r w:rsidDel="00000000" w:rsidR="00000000" w:rsidRPr="00000000">
        <w:rPr>
          <w:rFonts w:ascii="Arial Unicode MS" w:cs="Arial Unicode MS" w:eastAsia="Arial Unicode MS" w:hAnsi="Arial Unicode MS"/>
          <w:b w:val="1"/>
          <w:bCs w:val="1"/>
          <w:rtl w:val="0"/>
        </w:rPr>
        <w:t xml:space="preserve">【成約率】手動入力による広告効果の可視化</w:t>
      </w:r>
    </w:p>
    <w:p w:rsidR="00000000" w:rsidDel="00000000" w:rsidP="00000000" w:rsidRDefault="00000000" w:rsidRPr="00000000" w14:paraId="0000055A">
      <w:pPr>
        <w:rPr/>
      </w:pPr>
      <w:r w:rsidDel="00000000" w:rsidR="00000000" w:rsidRPr="00000000">
        <w:rPr>
          <w:rFonts w:ascii="Arial Unicode MS" w:cs="Arial Unicode MS" w:eastAsia="Arial Unicode MS" w:hAnsi="Arial Unicode MS"/>
          <w:rtl w:val="0"/>
        </w:rPr>
        <w:t xml:space="preserve">成約率については、スプレッドシートに吐き出された予約者リストに対し、「成約」「不成約」の欄だけは手動で入力するようにしました。これにより、月ごとの成約数、参加者数、予約者数、成約率、出席率がわかるようにしています。</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Fonts w:ascii="Arial Unicode MS" w:cs="Arial Unicode MS" w:eastAsia="Arial Unicode MS" w:hAnsi="Arial Unicode MS"/>
          <w:rtl w:val="0"/>
        </w:rPr>
        <w:t xml:space="preserve">さらに、成約が取れた広告を集計し、どの広告が成約をもたらしているのかがわかるように表もつくりました。また、予約者の「アクセス元のページ」もスプレッドシートに吐き出すことで、どのLPが成約につながったのかも把握できるようにしています。</w:t>
      </w:r>
    </w:p>
    <w:p w:rsidR="00000000" w:rsidDel="00000000" w:rsidP="00000000" w:rsidRDefault="00000000" w:rsidRPr="00000000" w14:paraId="0000055D">
      <w:pPr>
        <w:pStyle w:val="Heading3"/>
        <w:rPr/>
      </w:pPr>
      <w:bookmarkStart w:colFirst="0" w:colLast="0" w:name="_7w74gmn1uiip" w:id="139"/>
      <w:bookmarkEnd w:id="139"/>
      <w:r w:rsidDel="00000000" w:rsidR="00000000" w:rsidRPr="00000000">
        <w:rPr>
          <w:rFonts w:ascii="Arial Unicode MS" w:cs="Arial Unicode MS" w:eastAsia="Arial Unicode MS" w:hAnsi="Arial Unicode MS"/>
          <w:rtl w:val="0"/>
        </w:rPr>
        <w:t xml:space="preserve">導入後の成果と変化</w:t>
      </w:r>
    </w:p>
    <w:p w:rsidR="00000000" w:rsidDel="00000000" w:rsidP="00000000" w:rsidRDefault="00000000" w:rsidRPr="00000000" w14:paraId="0000055E">
      <w:pPr>
        <w:pStyle w:val="Heading4"/>
        <w:rPr/>
      </w:pPr>
      <w:bookmarkStart w:colFirst="0" w:colLast="0" w:name="_fy77qpwsn8yd" w:id="140"/>
      <w:bookmarkEnd w:id="140"/>
      <w:r w:rsidDel="00000000" w:rsidR="00000000" w:rsidRPr="00000000">
        <w:rPr>
          <w:rFonts w:ascii="Arial Unicode MS" w:cs="Arial Unicode MS" w:eastAsia="Arial Unicode MS" w:hAnsi="Arial Unicode MS"/>
          <w:rtl w:val="0"/>
        </w:rPr>
        <w:t xml:space="preserve">具体的な成果</w:t>
      </w:r>
    </w:p>
    <w:p w:rsidR="00000000" w:rsidDel="00000000" w:rsidP="00000000" w:rsidRDefault="00000000" w:rsidRPr="00000000" w14:paraId="0000055F">
      <w:pPr>
        <w:rPr/>
      </w:pPr>
      <w:r w:rsidDel="00000000" w:rsidR="00000000" w:rsidRPr="00000000">
        <w:rPr>
          <w:rFonts w:ascii="Arial Unicode MS" w:cs="Arial Unicode MS" w:eastAsia="Arial Unicode MS" w:hAnsi="Arial Unicode MS"/>
          <w:rtl w:val="0"/>
        </w:rPr>
        <w:t xml:space="preserve">UTAGEでPDCAを回す仕組みを構築した結果、集計作業の時間を大幅に削減でき、PDCAを回す時間が増えたことで、ファネルの数値が次々と改善し、爆発的な売上につながりました。</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numPr>
          <w:ilvl w:val="0"/>
          <w:numId w:val="62"/>
        </w:numPr>
        <w:ind w:left="720" w:hanging="360"/>
      </w:pPr>
      <w:r w:rsidDel="00000000" w:rsidR="00000000" w:rsidRPr="00000000">
        <w:rPr>
          <w:rFonts w:ascii="Arial Unicode MS" w:cs="Arial Unicode MS" w:eastAsia="Arial Unicode MS" w:hAnsi="Arial Unicode MS"/>
          <w:rtl w:val="0"/>
        </w:rPr>
        <w:t xml:space="preserve">集計作業時間：3日間 → 5分に短縮 </w:t>
      </w:r>
    </w:p>
    <w:p w:rsidR="00000000" w:rsidDel="00000000" w:rsidP="00000000" w:rsidRDefault="00000000" w:rsidRPr="00000000" w14:paraId="00000562">
      <w:pPr>
        <w:numPr>
          <w:ilvl w:val="0"/>
          <w:numId w:val="62"/>
        </w:numPr>
        <w:ind w:left="720" w:hanging="360"/>
      </w:pPr>
      <w:r w:rsidDel="00000000" w:rsidR="00000000" w:rsidRPr="00000000">
        <w:rPr>
          <w:rFonts w:ascii="Arial Unicode MS" w:cs="Arial Unicode MS" w:eastAsia="Arial Unicode MS" w:hAnsi="Arial Unicode MS"/>
          <w:rtl w:val="0"/>
        </w:rPr>
        <w:t xml:space="preserve">LP登録率：3～4% → 最大12～15% </w:t>
      </w:r>
    </w:p>
    <w:p w:rsidR="00000000" w:rsidDel="00000000" w:rsidP="00000000" w:rsidRDefault="00000000" w:rsidRPr="00000000" w14:paraId="00000563">
      <w:pPr>
        <w:numPr>
          <w:ilvl w:val="0"/>
          <w:numId w:val="62"/>
        </w:numPr>
        <w:ind w:left="720" w:hanging="360"/>
      </w:pPr>
      <w:r w:rsidDel="00000000" w:rsidR="00000000" w:rsidRPr="00000000">
        <w:rPr>
          <w:rFonts w:ascii="Arial Unicode MS" w:cs="Arial Unicode MS" w:eastAsia="Arial Unicode MS" w:hAnsi="Arial Unicode MS"/>
          <w:rtl w:val="0"/>
        </w:rPr>
        <w:t xml:space="preserve">視聴完了率：5～10% → 30% </w:t>
      </w:r>
    </w:p>
    <w:p w:rsidR="00000000" w:rsidDel="00000000" w:rsidP="00000000" w:rsidRDefault="00000000" w:rsidRPr="00000000" w14:paraId="00000564">
      <w:pPr>
        <w:numPr>
          <w:ilvl w:val="0"/>
          <w:numId w:val="62"/>
        </w:numPr>
        <w:ind w:left="720" w:hanging="360"/>
      </w:pPr>
      <w:r w:rsidDel="00000000" w:rsidR="00000000" w:rsidRPr="00000000">
        <w:rPr>
          <w:rFonts w:ascii="Arial Unicode MS" w:cs="Arial Unicode MS" w:eastAsia="Arial Unicode MS" w:hAnsi="Arial Unicode MS"/>
          <w:rtl w:val="0"/>
        </w:rPr>
        <w:t xml:space="preserve">予約率：1% → 最大12% </w:t>
      </w:r>
    </w:p>
    <w:p w:rsidR="00000000" w:rsidDel="00000000" w:rsidP="00000000" w:rsidRDefault="00000000" w:rsidRPr="00000000" w14:paraId="00000565">
      <w:pPr>
        <w:numPr>
          <w:ilvl w:val="0"/>
          <w:numId w:val="62"/>
        </w:numPr>
        <w:ind w:left="720" w:hanging="360"/>
      </w:pPr>
      <w:r w:rsidDel="00000000" w:rsidR="00000000" w:rsidRPr="00000000">
        <w:rPr>
          <w:rFonts w:ascii="Arial Unicode MS" w:cs="Arial Unicode MS" w:eastAsia="Arial Unicode MS" w:hAnsi="Arial Unicode MS"/>
          <w:rtl w:val="0"/>
        </w:rPr>
        <w:t xml:space="preserve">成約率：10% → 最大60% </w:t>
      </w:r>
    </w:p>
    <w:p w:rsidR="00000000" w:rsidDel="00000000" w:rsidP="00000000" w:rsidRDefault="00000000" w:rsidRPr="00000000" w14:paraId="00000566">
      <w:pPr>
        <w:numPr>
          <w:ilvl w:val="0"/>
          <w:numId w:val="62"/>
        </w:numPr>
        <w:ind w:left="720" w:hanging="360"/>
      </w:pPr>
      <w:r w:rsidDel="00000000" w:rsidR="00000000" w:rsidRPr="00000000">
        <w:rPr>
          <w:rFonts w:ascii="Arial Unicode MS" w:cs="Arial Unicode MS" w:eastAsia="Arial Unicode MS" w:hAnsi="Arial Unicode MS"/>
          <w:rtl w:val="0"/>
        </w:rPr>
        <w:t xml:space="preserve">売上：年間500万程度 → 累計売上1.8億円を突破 </w:t>
      </w:r>
    </w:p>
    <w:p w:rsidR="00000000" w:rsidDel="00000000" w:rsidP="00000000" w:rsidRDefault="00000000" w:rsidRPr="00000000" w14:paraId="00000567">
      <w:pPr>
        <w:numPr>
          <w:ilvl w:val="0"/>
          <w:numId w:val="62"/>
        </w:numPr>
        <w:ind w:left="720" w:hanging="360"/>
      </w:pPr>
      <w:r w:rsidDel="00000000" w:rsidR="00000000" w:rsidRPr="00000000">
        <w:rPr>
          <w:rFonts w:ascii="Arial Unicode MS" w:cs="Arial Unicode MS" w:eastAsia="Arial Unicode MS" w:hAnsi="Arial Unicode MS"/>
          <w:rtl w:val="0"/>
        </w:rPr>
        <w:t xml:space="preserve">受講生数：年間5名程度 → 50名以上（10倍以上） </w:t>
      </w:r>
    </w:p>
    <w:p w:rsidR="00000000" w:rsidDel="00000000" w:rsidP="00000000" w:rsidRDefault="00000000" w:rsidRPr="00000000" w14:paraId="00000568">
      <w:pPr>
        <w:numPr>
          <w:ilvl w:val="0"/>
          <w:numId w:val="62"/>
        </w:numPr>
        <w:ind w:left="720" w:hanging="360"/>
      </w:pPr>
      <w:r w:rsidDel="00000000" w:rsidR="00000000" w:rsidRPr="00000000">
        <w:rPr>
          <w:rFonts w:ascii="Arial Unicode MS" w:cs="Arial Unicode MS" w:eastAsia="Arial Unicode MS" w:hAnsi="Arial Unicode MS"/>
          <w:rtl w:val="0"/>
        </w:rPr>
        <w:t xml:space="preserve">クライアント実績：広告費15万円 → 売上1,830万円（ROAS 1万%超）</w:t>
        <w:br w:type="textWrapping"/>
        <w:t xml:space="preserve">　　　　　　　　　広告費2.9万円 → 売上330万円（ROAS 1万%超）</w:t>
      </w:r>
    </w:p>
    <w:p w:rsidR="00000000" w:rsidDel="00000000" w:rsidP="00000000" w:rsidRDefault="00000000" w:rsidRPr="00000000" w14:paraId="00000569">
      <w:pPr>
        <w:numPr>
          <w:ilvl w:val="0"/>
          <w:numId w:val="62"/>
        </w:numPr>
        <w:ind w:left="720" w:hanging="360"/>
      </w:pPr>
      <w:r w:rsidDel="00000000" w:rsidR="00000000" w:rsidRPr="00000000">
        <w:rPr>
          <w:rFonts w:ascii="Arial Unicode MS" w:cs="Arial Unicode MS" w:eastAsia="Arial Unicode MS" w:hAnsi="Arial Unicode MS"/>
          <w:rtl w:val="0"/>
        </w:rPr>
        <w:t xml:space="preserve">処女作としてUTAGE構築本を商業出版し、2冊目の書籍（生成AI×セールスファネル）も出版決定</w:t>
      </w:r>
    </w:p>
    <w:p w:rsidR="00000000" w:rsidDel="00000000" w:rsidP="00000000" w:rsidRDefault="00000000" w:rsidRPr="00000000" w14:paraId="0000056A">
      <w:pPr>
        <w:numPr>
          <w:ilvl w:val="0"/>
          <w:numId w:val="62"/>
        </w:numPr>
        <w:ind w:left="720" w:hanging="360"/>
      </w:pPr>
      <w:r w:rsidDel="00000000" w:rsidR="00000000" w:rsidRPr="00000000">
        <w:rPr>
          <w:rFonts w:ascii="Arial Unicode MS" w:cs="Arial Unicode MS" w:eastAsia="Arial Unicode MS" w:hAnsi="Arial Unicode MS"/>
          <w:rtl w:val="0"/>
        </w:rPr>
        <w:t xml:space="preserve">商工会議所で動画活用のセミナー講師に選出</w:t>
      </w:r>
    </w:p>
    <w:p w:rsidR="00000000" w:rsidDel="00000000" w:rsidP="00000000" w:rsidRDefault="00000000" w:rsidRPr="00000000" w14:paraId="0000056B">
      <w:pPr>
        <w:numPr>
          <w:ilvl w:val="0"/>
          <w:numId w:val="62"/>
        </w:numPr>
        <w:ind w:left="720" w:hanging="360"/>
      </w:pPr>
      <w:r w:rsidDel="00000000" w:rsidR="00000000" w:rsidRPr="00000000">
        <w:rPr>
          <w:rFonts w:ascii="Arial Unicode MS" w:cs="Arial Unicode MS" w:eastAsia="Arial Unicode MS" w:hAnsi="Arial Unicode MS"/>
          <w:rtl w:val="0"/>
        </w:rPr>
        <w:t xml:space="preserve">クラウドファンディングが100万円集まり、2日で100%達成</w:t>
      </w:r>
    </w:p>
    <w:p w:rsidR="00000000" w:rsidDel="00000000" w:rsidP="00000000" w:rsidRDefault="00000000" w:rsidRPr="00000000" w14:paraId="0000056C">
      <w:pPr>
        <w:pStyle w:val="Heading4"/>
        <w:rPr/>
      </w:pPr>
      <w:bookmarkStart w:colFirst="0" w:colLast="0" w:name="_evzyzelys70w" w:id="141"/>
      <w:bookmarkEnd w:id="141"/>
      <w:r w:rsidDel="00000000" w:rsidR="00000000" w:rsidRPr="00000000">
        <w:rPr>
          <w:rFonts w:ascii="Arial Unicode MS" w:cs="Arial Unicode MS" w:eastAsia="Arial Unicode MS" w:hAnsi="Arial Unicode MS"/>
          <w:rtl w:val="0"/>
        </w:rPr>
        <w:t xml:space="preserve">実感できた変化</w:t>
      </w:r>
    </w:p>
    <w:p w:rsidR="00000000" w:rsidDel="00000000" w:rsidP="00000000" w:rsidRDefault="00000000" w:rsidRPr="00000000" w14:paraId="0000056D">
      <w:pPr>
        <w:rPr/>
      </w:pPr>
      <w:r w:rsidDel="00000000" w:rsidR="00000000" w:rsidRPr="00000000">
        <w:rPr>
          <w:rFonts w:ascii="Arial Unicode MS" w:cs="Arial Unicode MS" w:eastAsia="Arial Unicode MS" w:hAnsi="Arial Unicode MS"/>
          <w:rtl w:val="0"/>
        </w:rPr>
        <w:t xml:space="preserve">UTAGE作業会に行くと、「広告に出てる人ですよね？」とか「書籍買いました」と、お声をかけていただけることが多くなりました。</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Fonts w:ascii="Arial Unicode MS" w:cs="Arial Unicode MS" w:eastAsia="Arial Unicode MS" w:hAnsi="Arial Unicode MS"/>
          <w:rtl w:val="0"/>
        </w:rPr>
        <w:t xml:space="preserve">生活の面では、泊まるホテルのランクが上がり、クラブラウンジ付きのホテルに泊まるようになりました。海外旅行も年1回以上、国内旅行も何度でも行けるようになり、旅先でもPC1台で仕事ができる環境になりました。</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Fonts w:ascii="Arial Unicode MS" w:cs="Arial Unicode MS" w:eastAsia="Arial Unicode MS" w:hAnsi="Arial Unicode MS"/>
          <w:rtl w:val="0"/>
        </w:rPr>
        <w:t xml:space="preserve">飲食店でも「量の多いもの」から「美味しいもの」を選ぶようになり、家賃2倍のところに引っ越すこともできました。</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Fonts w:ascii="Arial Unicode MS" w:cs="Arial Unicode MS" w:eastAsia="Arial Unicode MS" w:hAnsi="Arial Unicode MS"/>
          <w:rtl w:val="0"/>
        </w:rPr>
        <w:t xml:space="preserve">また、UTAGEで上がった売上で、受けたかった高額コンサルや塾にお金の心配なく申し込めるようになり、自己投資もできるようになりました。</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Fonts w:ascii="Arial Unicode MS" w:cs="Arial Unicode MS" w:eastAsia="Arial Unicode MS" w:hAnsi="Arial Unicode MS"/>
          <w:rtl w:val="0"/>
        </w:rPr>
        <w:t xml:space="preserve">なにより嬉しい変化は、コンサル生にも全員UTAGEを使ってもらい、私と同じようにPDCAを回す癖をつけてもらっていることです。1,000万以上の売上を上げるお客様が珍しくなくなってきており、非常に感謝され、やり甲斐に満ちています。</w:t>
      </w:r>
    </w:p>
    <w:p w:rsidR="00000000" w:rsidDel="00000000" w:rsidP="00000000" w:rsidRDefault="00000000" w:rsidRPr="00000000" w14:paraId="00000576">
      <w:pPr>
        <w:pStyle w:val="Heading4"/>
        <w:rPr/>
      </w:pPr>
      <w:bookmarkStart w:colFirst="0" w:colLast="0" w:name="_gwb7d0n7jn09" w:id="142"/>
      <w:bookmarkEnd w:id="142"/>
      <w:r w:rsidDel="00000000" w:rsidR="00000000" w:rsidRPr="00000000">
        <w:rPr>
          <w:rFonts w:ascii="Arial Unicode MS" w:cs="Arial Unicode MS" w:eastAsia="Arial Unicode MS" w:hAnsi="Arial Unicode MS"/>
          <w:rtl w:val="0"/>
        </w:rPr>
        <w:t xml:space="preserve">今後の事業展望</w:t>
      </w:r>
    </w:p>
    <w:p w:rsidR="00000000" w:rsidDel="00000000" w:rsidP="00000000" w:rsidRDefault="00000000" w:rsidRPr="00000000" w14:paraId="00000577">
      <w:pPr>
        <w:rPr/>
      </w:pPr>
      <w:r w:rsidDel="00000000" w:rsidR="00000000" w:rsidRPr="00000000">
        <w:rPr>
          <w:rFonts w:ascii="Arial Unicode MS" w:cs="Arial Unicode MS" w:eastAsia="Arial Unicode MS" w:hAnsi="Arial Unicode MS"/>
          <w:rtl w:val="0"/>
        </w:rPr>
        <w:t xml:space="preserve">今後はチーム化・組織化を進め、セールス人員の増加、カスタマーサポートの質の向上を図り、またAI活用による受講生の制作物の時短も実現することで、10億円企業を目指します。</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Fonts w:ascii="Arial Unicode MS" w:cs="Arial Unicode MS" w:eastAsia="Arial Unicode MS" w:hAnsi="Arial Unicode MS"/>
          <w:rtl w:val="0"/>
        </w:rPr>
        <w:t xml:space="preserve">さらに、UTAGEのLPデザイン強化や、ダウンセルファネルのさらなる活用によるマネタイズも増やしていきたいです。</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Fonts w:ascii="Arial Unicode MS" w:cs="Arial Unicode MS" w:eastAsia="Arial Unicode MS" w:hAnsi="Arial Unicode MS"/>
          <w:rtl w:val="0"/>
        </w:rPr>
        <w:t xml:space="preserve">また、中小企業、零細企業の多くがUTAGEをほぼ知らないので、商工会議所などで地道にUTAGEの素晴らしさを伝え、法人にもその価値をわかってもらえるように尽力していきたいです。</w:t>
      </w:r>
    </w:p>
    <w:p w:rsidR="00000000" w:rsidDel="00000000" w:rsidP="00000000" w:rsidRDefault="00000000" w:rsidRPr="00000000" w14:paraId="0000057C">
      <w:pPr>
        <w:pStyle w:val="Heading3"/>
        <w:rPr/>
      </w:pPr>
      <w:bookmarkStart w:colFirst="0" w:colLast="0" w:name="_zetsw1dzq1mu" w:id="143"/>
      <w:bookmarkEnd w:id="143"/>
      <w:r w:rsidDel="00000000" w:rsidR="00000000" w:rsidRPr="00000000">
        <w:rPr>
          <w:rFonts w:ascii="Arial Unicode MS" w:cs="Arial Unicode MS" w:eastAsia="Arial Unicode MS" w:hAnsi="Arial Unicode MS"/>
          <w:rtl w:val="0"/>
        </w:rPr>
        <w:t xml:space="preserve">UTAGEユーザーへのメッセージ</w:t>
      </w:r>
    </w:p>
    <w:p w:rsidR="00000000" w:rsidDel="00000000" w:rsidP="00000000" w:rsidRDefault="00000000" w:rsidRPr="00000000" w14:paraId="0000057D">
      <w:pPr>
        <w:rPr/>
      </w:pPr>
      <w:r w:rsidDel="00000000" w:rsidR="00000000" w:rsidRPr="00000000">
        <w:rPr>
          <w:rFonts w:ascii="Arial Unicode MS" w:cs="Arial Unicode MS" w:eastAsia="Arial Unicode MS" w:hAnsi="Arial Unicode MS"/>
          <w:rtl w:val="0"/>
        </w:rPr>
        <w:t xml:space="preserve">まだ商品がない方、月商7桁を目指している方、億超えを目指している方、もしUTAGEを使っていなかったら即、UTAGEを使ってください。</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Fonts w:ascii="Arial Unicode MS" w:cs="Arial Unicode MS" w:eastAsia="Arial Unicode MS" w:hAnsi="Arial Unicode MS"/>
          <w:rtl w:val="0"/>
        </w:rPr>
        <w:t xml:space="preserve">UTAGEは機能を提供しているだけではありません。ファネルという概念をあなたの脳にインストールしてくれる思考方法の転換装置です。</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Fonts w:ascii="Arial Unicode MS" w:cs="Arial Unicode MS" w:eastAsia="Arial Unicode MS" w:hAnsi="Arial Unicode MS"/>
          <w:rtl w:val="0"/>
        </w:rPr>
        <w:t xml:space="preserve">あなたが億超えできる思考方法に最速最短でいけるシステムです。億超え達成システムと言ってもよいです。</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Fonts w:ascii="Arial Unicode MS" w:cs="Arial Unicode MS" w:eastAsia="Arial Unicode MS" w:hAnsi="Arial Unicode MS"/>
          <w:rtl w:val="0"/>
        </w:rPr>
        <w:t xml:space="preserve">ビジネスを数字で考える大事さもUTAGEは教えてくれます。</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Fonts w:ascii="Arial Unicode MS" w:cs="Arial Unicode MS" w:eastAsia="Arial Unicode MS" w:hAnsi="Arial Unicode MS"/>
          <w:rtl w:val="0"/>
        </w:rPr>
        <w:t xml:space="preserve">UTAGEはそのまま使うだけでも億超えできますが、スプレッドシート連携機能によるPDCAを回すことで物凄く早く成果がでます。</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Fonts w:ascii="Arial Unicode MS" w:cs="Arial Unicode MS" w:eastAsia="Arial Unicode MS" w:hAnsi="Arial Unicode MS"/>
          <w:rtl w:val="0"/>
        </w:rPr>
        <w:t xml:space="preserve">私の受講生で、リスト0、ファネル構築経験なし、広告経験無しの方が、UTAGEでウェビナーファネル構築後1ヶ月で、15万円の広告費から1,830万の売上が作れた例もあります。</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Fonts w:ascii="Arial Unicode MS" w:cs="Arial Unicode MS" w:eastAsia="Arial Unicode MS" w:hAnsi="Arial Unicode MS"/>
          <w:rtl w:val="0"/>
        </w:rPr>
        <w:t xml:space="preserve">さらに別の方も、同様の状況から、2.9万円の広告費を使った段階で330万円の売上が立ちました。どちらもROASが1万%を超えています。</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Fonts w:ascii="Arial Unicode MS" w:cs="Arial Unicode MS" w:eastAsia="Arial Unicode MS" w:hAnsi="Arial Unicode MS"/>
          <w:rtl w:val="0"/>
        </w:rPr>
        <w:t xml:space="preserve">このようにUTAGEでPDCAを回すことで、ROAS1,000%は当たり前、10,000%いくことも実証できました。「UTAGEのスプレッドシート連携でPDCAを回すとROAS1万%行く説」は本当です。</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Fonts w:ascii="Arial Unicode MS" w:cs="Arial Unicode MS" w:eastAsia="Arial Unicode MS" w:hAnsi="Arial Unicode MS"/>
          <w:rtl w:val="0"/>
        </w:rPr>
        <w:t xml:space="preserve">また、UTAGEはサポートも信じられないくらい手厚いです。社長自らzoom解説会をしてくれる心のこもった会社ですし、毎月のように勉強会があります。</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Fonts w:ascii="Arial Unicode MS" w:cs="Arial Unicode MS" w:eastAsia="Arial Unicode MS" w:hAnsi="Arial Unicode MS"/>
          <w:rtl w:val="0"/>
        </w:rPr>
        <w:t xml:space="preserve">作業会に行けば、売れてる人たちに出会えてあなたの視座が上がります。UTAGEに接してるだけで、起業家マインドが育つのです。</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Fonts w:ascii="Arial Unicode MS" w:cs="Arial Unicode MS" w:eastAsia="Arial Unicode MS" w:hAnsi="Arial Unicode MS"/>
          <w:rtl w:val="0"/>
        </w:rPr>
        <w:t xml:space="preserve">私はドン底からUTAGEで億超えできました。どんな事情であれ、いまより前に進みたければ、絶対にUTAGEを使ってください。</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Fonts w:ascii="Arial Unicode MS" w:cs="Arial Unicode MS" w:eastAsia="Arial Unicode MS" w:hAnsi="Arial Unicode MS"/>
          <w:rtl w:val="0"/>
        </w:rPr>
        <w:t xml:space="preserve">世の中には2種類の人間がいます、UTAGEを使う人か使わない人か。UTAGEで夢を叶えましょう！ </w:t>
      </w:r>
    </w:p>
    <w:p w:rsidR="00000000" w:rsidDel="00000000" w:rsidP="00000000" w:rsidRDefault="00000000" w:rsidRPr="00000000" w14:paraId="00000594">
      <w:pPr>
        <w:pStyle w:val="Heading3"/>
        <w:rPr/>
      </w:pPr>
      <w:bookmarkStart w:colFirst="0" w:colLast="0" w:name="_aciul3urk5fc" w:id="144"/>
      <w:bookmarkEnd w:id="144"/>
      <w:r w:rsidDel="00000000" w:rsidR="00000000" w:rsidRPr="00000000">
        <w:rPr>
          <w:rFonts w:ascii="Arial Unicode MS" w:cs="Arial Unicode MS" w:eastAsia="Arial Unicode MS" w:hAnsi="Arial Unicode MS"/>
          <w:rtl w:val="0"/>
        </w:rPr>
        <w:t xml:space="preserve">UTAGE運営者コメント</w:t>
      </w:r>
    </w:p>
    <w:p w:rsidR="00000000" w:rsidDel="00000000" w:rsidP="00000000" w:rsidRDefault="00000000" w:rsidRPr="00000000" w14:paraId="00000595">
      <w:pPr>
        <w:rPr/>
      </w:pPr>
      <w:r w:rsidDel="00000000" w:rsidR="00000000" w:rsidRPr="00000000">
        <w:rPr>
          <w:rFonts w:ascii="Arial Unicode MS" w:cs="Arial Unicode MS" w:eastAsia="Arial Unicode MS" w:hAnsi="Arial Unicode MS"/>
          <w:rtl w:val="0"/>
        </w:rPr>
        <w:t xml:space="preserve">多くの方が「ツールがバラバラで分析に時間がかかる」「どの広告から売上が上がったか正確に分からない」といった課題をお持ちです。</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Fonts w:ascii="Arial Unicode MS" w:cs="Arial Unicode MS" w:eastAsia="Arial Unicode MS" w:hAnsi="Arial Unicode MS"/>
          <w:rtl w:val="0"/>
        </w:rPr>
        <w:t xml:space="preserve">そのような中で、徳武様は「正確なボトルネックの発見」こそが億超えに不可欠だと捉え、UTAGEの機能を活用した数値分析により、見事に億超えを達成されました。データ分析とUTAGEを組み合わせた模範的な事例だといえます。</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Fonts w:ascii="Arial Unicode MS" w:cs="Arial Unicode MS" w:eastAsia="Arial Unicode MS" w:hAnsi="Arial Unicode MS"/>
          <w:rtl w:val="0"/>
        </w:rPr>
        <w:t xml:space="preserve">徳武様が実践された高速PDCAを再現するには、UTAGEの機能を組み合わせるいくつかの活用法があります。</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Fonts w:ascii="Arial Unicode MS" w:cs="Arial Unicode MS" w:eastAsia="Arial Unicode MS" w:hAnsi="Arial Unicode MS"/>
          <w:rtl w:val="0"/>
        </w:rPr>
        <w:t xml:space="preserve">まず、徳武様が「LP登録率」の改善で実践されたように、UTAGEの「ファネル機能」を活用したLPのABテストが挙げられます。</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Fonts w:ascii="Arial Unicode MS" w:cs="Arial Unicode MS" w:eastAsia="Arial Unicode MS" w:hAnsi="Arial Unicode MS"/>
          <w:rtl w:val="0"/>
        </w:rPr>
        <w:t xml:space="preserve">UTAGEのファネル機能では、「共通URL」を使うことで、複数のLP（テストパターン）に自動でアクセスを振り分け、どのLPの登録率が最も高いかを簡単に計測できます。</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Fonts w:ascii="Arial Unicode MS" w:cs="Arial Unicode MS" w:eastAsia="Arial Unicode MS" w:hAnsi="Arial Unicode MS"/>
          <w:rtl w:val="0"/>
        </w:rPr>
        <w:t xml:space="preserve">次に、「ラベル機能」の活用法が秀逸です。徳武様は、動画の視聴時間や4つのシナリオ到達時にラベルを付与することで、顧客の行動を可視化し、シナリオ分岐などに活用されていました。</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Fonts w:ascii="Arial Unicode MS" w:cs="Arial Unicode MS" w:eastAsia="Arial Unicode MS" w:hAnsi="Arial Unicode MS"/>
          <w:rtl w:val="0"/>
        </w:rPr>
        <w:t xml:space="preserve">見込み客の行動によって異なるメッセージを送りたいときに、ラベル機能を活用してシナリオを分岐させるというのは、すぐにでも取り入れたい活用法だと思います。</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Fonts w:ascii="Arial Unicode MS" w:cs="Arial Unicode MS" w:eastAsia="Arial Unicode MS" w:hAnsi="Arial Unicode MS"/>
          <w:rtl w:val="0"/>
        </w:rPr>
        <w:t xml:space="preserve">そして、分析の核となるのが「スプレッドシート連携機能」です。徳武様はこの機能を徹底的に活用し、顧客の行動に合わせて、都度行動履歴をスプレッドシートに出力しています。</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Fonts w:ascii="Arial Unicode MS" w:cs="Arial Unicode MS" w:eastAsia="Arial Unicode MS" w:hAnsi="Arial Unicode MS"/>
          <w:rtl w:val="0"/>
        </w:rPr>
        <w:t xml:space="preserve">これにより、UTAGEが収集した「登録経路」や「アクセス元のページ」などの経路データや、「視聴時間」「シナリオ到達」といった行動データ、手入力した「成約 / 不成約」といった結果を組み合わせて集計・分析されています。</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Fonts w:ascii="Arial Unicode MS" w:cs="Arial Unicode MS" w:eastAsia="Arial Unicode MS" w:hAnsi="Arial Unicode MS"/>
          <w:rtl w:val="0"/>
        </w:rPr>
        <w:t xml:space="preserve">その結果、ご自身で「登録率・視聴率・予約率・成約率」といった数値を算出し、どの広告・LPが本当に売上につながっているかを可視化しているのです。</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Fonts w:ascii="Arial Unicode MS" w:cs="Arial Unicode MS" w:eastAsia="Arial Unicode MS" w:hAnsi="Arial Unicode MS"/>
          <w:rtl w:val="0"/>
        </w:rPr>
        <w:t xml:space="preserve">ご本人が語る「ビジネスを数字で考える」 という思考法を、UTAGEで実現された素晴らしいお手本だと思いました。</w:t>
      </w:r>
    </w:p>
    <w:p w:rsidR="00000000" w:rsidDel="00000000" w:rsidP="00000000" w:rsidRDefault="00000000" w:rsidRPr="00000000" w14:paraId="000005AA">
      <w:pPr>
        <w:pStyle w:val="Heading4"/>
        <w:rPr>
          <w:b w:val="1"/>
          <w:bCs w:val="1"/>
        </w:rPr>
      </w:pPr>
      <w:bookmarkStart w:colFirst="0" w:colLast="0" w:name="_ld7a92mn9cbz" w:id="145"/>
      <w:bookmarkEnd w:id="145"/>
      <w:r w:rsidDel="00000000" w:rsidR="00000000" w:rsidRPr="00000000">
        <w:rPr>
          <w:rFonts w:ascii="Arial Unicode MS" w:cs="Arial Unicode MS" w:eastAsia="Arial Unicode MS" w:hAnsi="Arial Unicode MS"/>
          <w:b w:val="1"/>
          <w:bCs w:val="1"/>
          <w:rtl w:val="0"/>
        </w:rPr>
        <w:t xml:space="preserve">明日からできる3つのアクション</w:t>
      </w:r>
    </w:p>
    <w:p w:rsidR="00000000" w:rsidDel="00000000" w:rsidP="00000000" w:rsidRDefault="00000000" w:rsidRPr="00000000" w14:paraId="000005AB">
      <w:pPr>
        <w:spacing w:after="240" w:before="240" w:lineRule="auto"/>
        <w:rPr/>
      </w:pPr>
      <w:r w:rsidDel="00000000" w:rsidR="00000000" w:rsidRPr="00000000">
        <w:rPr>
          <w:rFonts w:ascii="Arial Unicode MS" w:cs="Arial Unicode MS" w:eastAsia="Arial Unicode MS" w:hAnsi="Arial Unicode MS"/>
          <w:rtl w:val="0"/>
        </w:rPr>
        <w:t xml:space="preserve">以下の3つの中から、今のあなたにできそうなものを1つ選んで実践してみてください。</w:t>
      </w:r>
    </w:p>
    <w:p w:rsidR="00000000" w:rsidDel="00000000" w:rsidP="00000000" w:rsidRDefault="00000000" w:rsidRPr="00000000" w14:paraId="000005AC">
      <w:pPr>
        <w:numPr>
          <w:ilvl w:val="0"/>
          <w:numId w:val="11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【まずは現状把握】ファネルの「計数」画面を見る</w:t>
      </w:r>
      <w:r w:rsidDel="00000000" w:rsidR="00000000" w:rsidRPr="00000000">
        <w:rPr>
          <w:rFonts w:ascii="Arial Unicode MS" w:cs="Arial Unicode MS" w:eastAsia="Arial Unicode MS" w:hAnsi="Arial Unicode MS"/>
          <w:rtl w:val="0"/>
        </w:rPr>
        <w:br w:type="textWrapping"/>
        <w:t xml:space="preserve">ファネル詳細画面のサイドメニューにある「データ（合算）」または「データ（日別）」ボタンを押し、自分のページの閲覧数と登録率を数字で確認する癖をつける。</w:t>
      </w:r>
    </w:p>
    <w:p w:rsidR="00000000" w:rsidDel="00000000" w:rsidP="00000000" w:rsidRDefault="00000000" w:rsidRPr="00000000" w14:paraId="000005AD">
      <w:pPr>
        <w:numPr>
          <w:ilvl w:val="0"/>
          <w:numId w:val="11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【関心度の可視化】メール・LINEの「クリック数」を見る</w:t>
      </w:r>
      <w:r w:rsidDel="00000000" w:rsidR="00000000" w:rsidRPr="00000000">
        <w:rPr>
          <w:rFonts w:ascii="Arial Unicode MS" w:cs="Arial Unicode MS" w:eastAsia="Arial Unicode MS" w:hAnsi="Arial Unicode MS"/>
          <w:rtl w:val="0"/>
        </w:rPr>
        <w:br w:type="textWrapping"/>
        <w:t xml:space="preserve">メール・LINE配信の「送信済」からどのリンクがどれくらいクリックされているのか数字で確認する癖をつける。</w:t>
      </w:r>
    </w:p>
    <w:p w:rsidR="00000000" w:rsidDel="00000000" w:rsidP="00000000" w:rsidRDefault="00000000" w:rsidRPr="00000000" w14:paraId="000005AE">
      <w:pPr>
        <w:numPr>
          <w:ilvl w:val="0"/>
          <w:numId w:val="11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【勝ち筋の特定】「登録経路」の発行</w:t>
      </w:r>
      <w:r w:rsidDel="00000000" w:rsidR="00000000" w:rsidRPr="00000000">
        <w:rPr>
          <w:rFonts w:ascii="Arial Unicode MS" w:cs="Arial Unicode MS" w:eastAsia="Arial Unicode MS" w:hAnsi="Arial Unicode MS"/>
          <w:rtl w:val="0"/>
        </w:rPr>
        <w:br w:type="textWrapping"/>
        <w:t xml:space="preserve">Instagram用、X（Twitter）用など、集客媒体ごとに「登録経路URL」を1つ発行し、どこからの登録が多いかを見えるようにする。</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br w:type="page"/>
      </w:r>
      <w:r w:rsidDel="00000000" w:rsidR="00000000" w:rsidRPr="00000000">
        <w:rPr>
          <w:rtl w:val="0"/>
        </w:rPr>
      </w:r>
    </w:p>
    <w:p w:rsidR="00000000" w:rsidDel="00000000" w:rsidP="00000000" w:rsidRDefault="00000000" w:rsidRPr="00000000" w14:paraId="000005B1">
      <w:pPr>
        <w:pStyle w:val="Heading1"/>
        <w:rPr/>
      </w:pPr>
      <w:bookmarkStart w:colFirst="0" w:colLast="0" w:name="_tcfq1otb5wo" w:id="146"/>
      <w:bookmarkEnd w:id="146"/>
      <w:r w:rsidDel="00000000" w:rsidR="00000000" w:rsidRPr="00000000">
        <w:rPr>
          <w:rFonts w:ascii="Arial Unicode MS" w:cs="Arial Unicode MS" w:eastAsia="Arial Unicode MS" w:hAnsi="Arial Unicode MS"/>
          <w:rtl w:val="0"/>
        </w:rPr>
        <w:t xml:space="preserve">まどか 様</w:t>
      </w:r>
    </w:p>
    <w:p w:rsidR="00000000" w:rsidDel="00000000" w:rsidP="00000000" w:rsidRDefault="00000000" w:rsidRPr="00000000" w14:paraId="000005B2">
      <w:pPr>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美容講座 / UTAGE講座 運営）</w:t>
      </w:r>
    </w:p>
    <w:p w:rsidR="00000000" w:rsidDel="00000000" w:rsidP="00000000" w:rsidRDefault="00000000" w:rsidRPr="00000000" w14:paraId="000005B3">
      <w:pPr>
        <w:pStyle w:val="Heading2"/>
        <w:rPr/>
      </w:pPr>
      <w:bookmarkStart w:colFirst="0" w:colLast="0" w:name="_971ogdlt2zd3" w:id="147"/>
      <w:bookmarkEnd w:id="147"/>
      <w:r w:rsidDel="00000000" w:rsidR="00000000" w:rsidRPr="00000000">
        <w:rPr>
          <w:rFonts w:ascii="Arial Unicode MS" w:cs="Arial Unicode MS" w:eastAsia="Arial Unicode MS" w:hAnsi="Arial Unicode MS"/>
          <w:rtl w:val="0"/>
        </w:rPr>
        <w:t xml:space="preserve">ローンチ疲れと実働サポートからの脱却！</w:t>
        <w:br w:type="textWrapping"/>
        <w:t xml:space="preserve">受講生の成果と満足度を高める”教育・サポート自動化術”</w:t>
      </w:r>
    </w:p>
    <w:p w:rsidR="00000000" w:rsidDel="00000000" w:rsidP="00000000" w:rsidRDefault="00000000" w:rsidRPr="00000000" w14:paraId="000005B4">
      <w:pPr>
        <w:numPr>
          <w:ilvl w:val="0"/>
          <w:numId w:val="91"/>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UTAGE講座 受講生：1,000人超</w:t>
      </w:r>
    </w:p>
    <w:p w:rsidR="00000000" w:rsidDel="00000000" w:rsidP="00000000" w:rsidRDefault="00000000" w:rsidRPr="00000000" w14:paraId="000005B5">
      <w:pPr>
        <w:numPr>
          <w:ilvl w:val="0"/>
          <w:numId w:val="91"/>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UTAGE講座 累計売上：3億円超</w:t>
      </w:r>
    </w:p>
    <w:p w:rsidR="00000000" w:rsidDel="00000000" w:rsidP="00000000" w:rsidRDefault="00000000" w:rsidRPr="00000000" w14:paraId="000005B6">
      <w:pPr>
        <w:numPr>
          <w:ilvl w:val="0"/>
          <w:numId w:val="91"/>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UTAGE解説書の出版を実現</w:t>
      </w:r>
    </w:p>
    <w:p w:rsidR="00000000" w:rsidDel="00000000" w:rsidP="00000000" w:rsidRDefault="00000000" w:rsidRPr="00000000" w14:paraId="000005B7">
      <w:pPr>
        <w:numPr>
          <w:ilvl w:val="0"/>
          <w:numId w:val="91"/>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美容事業：販売・サポートの自動化を実現</w:t>
      </w:r>
    </w:p>
    <w:p w:rsidR="00000000" w:rsidDel="00000000" w:rsidP="00000000" w:rsidRDefault="00000000" w:rsidRPr="00000000" w14:paraId="000005B8">
      <w:pPr>
        <w:pStyle w:val="Heading3"/>
        <w:rPr/>
      </w:pPr>
      <w:bookmarkStart w:colFirst="0" w:colLast="0" w:name="_131ry8ybstg3" w:id="148"/>
      <w:bookmarkEnd w:id="148"/>
      <w:r w:rsidDel="00000000" w:rsidR="00000000" w:rsidRPr="00000000">
        <w:rPr>
          <w:rFonts w:ascii="Arial Unicode MS" w:cs="Arial Unicode MS" w:eastAsia="Arial Unicode MS" w:hAnsi="Arial Unicode MS"/>
          <w:rtl w:val="0"/>
        </w:rPr>
        <w:t xml:space="preserve">この事例のポイント</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Fonts w:ascii="Arial Unicode MS" w:cs="Arial Unicode MS" w:eastAsia="Arial Unicode MS" w:hAnsi="Arial Unicode MS"/>
          <w:b w:val="1"/>
          <w:bCs w:val="1"/>
          <w:rtl w:val="0"/>
        </w:rPr>
        <w:t xml:space="preserve">「今の事業で手一杯」の状態から、どうやって売上3億円の“第2の事業”を作ったのか？</w:t>
      </w:r>
      <w:r w:rsidDel="00000000" w:rsidR="00000000" w:rsidRPr="00000000">
        <w:rPr>
          <w:rtl w:val="0"/>
        </w:rPr>
        <w:t xml:space="preserve"> </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Fonts w:ascii="Arial Unicode MS" w:cs="Arial Unicode MS" w:eastAsia="Arial Unicode MS" w:hAnsi="Arial Unicode MS"/>
          <w:rtl w:val="0"/>
        </w:rPr>
        <w:t xml:space="preserve">この事例では、講座販売をプロダクトローンチに依存して疲弊していたり、講師自身が実働サポートしなければ受講生の成果が出なかったりと、講座運営のジレンマを解決したUTAGE活用法をご紹介します。</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Fonts w:ascii="Arial Unicode MS" w:cs="Arial Unicode MS" w:eastAsia="Arial Unicode MS" w:hAnsi="Arial Unicode MS"/>
          <w:rtl w:val="0"/>
        </w:rPr>
        <w:t xml:space="preserve">まどか様は、既存事業（美容講座）でUTAGEを活用され、「会員サイト」と「ステップ配信」を連携することで、講師の稼働を最小限に抑えつつ、受講生が段階的に学べる「教育・サポート体制」を見事に自動化されました。</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Fonts w:ascii="Arial Unicode MS" w:cs="Arial Unicode MS" w:eastAsia="Arial Unicode MS" w:hAnsi="Arial Unicode MS"/>
          <w:rtl w:val="0"/>
        </w:rPr>
        <w:t xml:space="preserve">その結果、美容事業の運営リソースが空き、新たに始めた「UTAGE講座」で受講生1000人・累計売上3億円という圧巻の成果を達成されています。</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Fonts w:ascii="Arial Unicode MS" w:cs="Arial Unicode MS" w:eastAsia="Arial Unicode MS" w:hAnsi="Arial Unicode MS"/>
          <w:rtl w:val="0"/>
        </w:rPr>
        <w:t xml:space="preserve">「ローンチ依存から脱却したい」「講座運営のサポート体制を仕組み化したい」「講師の実働を減らしながら受講生の成果を高めたい」…という方に、必見の内容です。</w:t>
      </w:r>
    </w:p>
    <w:p w:rsidR="00000000" w:rsidDel="00000000" w:rsidP="00000000" w:rsidRDefault="00000000" w:rsidRPr="00000000" w14:paraId="000005C3">
      <w:pPr>
        <w:pStyle w:val="Heading3"/>
        <w:rPr/>
      </w:pPr>
      <w:bookmarkStart w:colFirst="0" w:colLast="0" w:name="_hj06qzqxk219" w:id="149"/>
      <w:bookmarkEnd w:id="149"/>
      <w:r w:rsidDel="00000000" w:rsidR="00000000" w:rsidRPr="00000000">
        <w:rPr>
          <w:rFonts w:ascii="Arial Unicode MS" w:cs="Arial Unicode MS" w:eastAsia="Arial Unicode MS" w:hAnsi="Arial Unicode MS"/>
          <w:rtl w:val="0"/>
        </w:rPr>
        <w:t xml:space="preserve">事業概要</w:t>
      </w:r>
    </w:p>
    <w:p w:rsidR="00000000" w:rsidDel="00000000" w:rsidP="00000000" w:rsidRDefault="00000000" w:rsidRPr="00000000" w14:paraId="000005C4">
      <w:pPr>
        <w:rPr/>
      </w:pPr>
      <w:r w:rsidDel="00000000" w:rsidR="00000000" w:rsidRPr="00000000">
        <w:rPr>
          <w:rFonts w:ascii="Arial Unicode MS" w:cs="Arial Unicode MS" w:eastAsia="Arial Unicode MS" w:hAnsi="Arial Unicode MS"/>
          <w:rtl w:val="0"/>
        </w:rPr>
        <w:t xml:space="preserve">美容講座事業を運営するほか、「UTAGE講座」の開催やマーケティング支援も手掛ける。</w:t>
      </w:r>
    </w:p>
    <w:p w:rsidR="00000000" w:rsidDel="00000000" w:rsidP="00000000" w:rsidRDefault="00000000" w:rsidRPr="00000000" w14:paraId="000005C5">
      <w:pPr>
        <w:pStyle w:val="Heading3"/>
        <w:rPr/>
      </w:pPr>
      <w:bookmarkStart w:colFirst="0" w:colLast="0" w:name="_1sriopcbd451" w:id="150"/>
      <w:bookmarkEnd w:id="150"/>
      <w:r w:rsidDel="00000000" w:rsidR="00000000" w:rsidRPr="00000000">
        <w:rPr>
          <w:rFonts w:ascii="Arial Unicode MS" w:cs="Arial Unicode MS" w:eastAsia="Arial Unicode MS" w:hAnsi="Arial Unicode MS"/>
          <w:rtl w:val="0"/>
        </w:rPr>
        <w:t xml:space="preserve">導入前のビジネス課題</w:t>
      </w:r>
    </w:p>
    <w:p w:rsidR="00000000" w:rsidDel="00000000" w:rsidP="00000000" w:rsidRDefault="00000000" w:rsidRPr="00000000" w14:paraId="000005C6">
      <w:pPr>
        <w:rPr/>
      </w:pPr>
      <w:r w:rsidDel="00000000" w:rsidR="00000000" w:rsidRPr="00000000">
        <w:rPr>
          <w:rFonts w:ascii="Arial Unicode MS" w:cs="Arial Unicode MS" w:eastAsia="Arial Unicode MS" w:hAnsi="Arial Unicode MS"/>
          <w:rtl w:val="0"/>
        </w:rPr>
        <w:t xml:space="preserve">エバーグリーン（常時販売）できる仕組みがなく、プロダクトローンチのみで疲弊していました。</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Fonts w:ascii="Arial Unicode MS" w:cs="Arial Unicode MS" w:eastAsia="Arial Unicode MS" w:hAnsi="Arial Unicode MS"/>
          <w:rtl w:val="0"/>
        </w:rPr>
        <w:t xml:space="preserve">また、リアルタイムでの講座開催のリソースが重く、負担になっていたのです。自分が実働しないと受講生の結果が出ない＝工数が多いため多くの受講生を抱えることができず売上の天井が数千万程度だったのです。</w:t>
      </w:r>
    </w:p>
    <w:p w:rsidR="00000000" w:rsidDel="00000000" w:rsidP="00000000" w:rsidRDefault="00000000" w:rsidRPr="00000000" w14:paraId="000005C9">
      <w:pPr>
        <w:pStyle w:val="Heading3"/>
        <w:rPr/>
      </w:pPr>
      <w:bookmarkStart w:colFirst="0" w:colLast="0" w:name="_calhg72gsf7n" w:id="151"/>
      <w:bookmarkEnd w:id="151"/>
      <w:r w:rsidDel="00000000" w:rsidR="00000000" w:rsidRPr="00000000">
        <w:rPr>
          <w:rFonts w:ascii="Arial Unicode MS" w:cs="Arial Unicode MS" w:eastAsia="Arial Unicode MS" w:hAnsi="Arial Unicode MS"/>
          <w:rtl w:val="0"/>
        </w:rPr>
        <w:t xml:space="preserve">課題解決のUTAGE活用法</w:t>
      </w:r>
    </w:p>
    <w:p w:rsidR="00000000" w:rsidDel="00000000" w:rsidP="00000000" w:rsidRDefault="00000000" w:rsidRPr="00000000" w14:paraId="000005CA">
      <w:pPr>
        <w:rPr/>
      </w:pPr>
      <w:r w:rsidDel="00000000" w:rsidR="00000000" w:rsidRPr="00000000">
        <w:rPr>
          <w:rFonts w:ascii="Arial Unicode MS" w:cs="Arial Unicode MS" w:eastAsia="Arial Unicode MS" w:hAnsi="Arial Unicode MS"/>
          <w:rtl w:val="0"/>
        </w:rPr>
        <w:t xml:space="preserve">オプトインLPから販売に至るまでのあらゆるファネルページを作成し、動画オファーや数年分のステップ配信を構築しました。</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Fonts w:ascii="Arial Unicode MS" w:cs="Arial Unicode MS" w:eastAsia="Arial Unicode MS" w:hAnsi="Arial Unicode MS"/>
          <w:rtl w:val="0"/>
        </w:rPr>
        <w:t xml:space="preserve">また、講師の稼働時間を減らしても受講生が満足いく習得ができるよう、「会員サイト」と「ステップ配信」を掛け合わせ、受講生サポートの自動化も実現しています。</w:t>
      </w:r>
    </w:p>
    <w:p w:rsidR="00000000" w:rsidDel="00000000" w:rsidP="00000000" w:rsidRDefault="00000000" w:rsidRPr="00000000" w14:paraId="000005CD">
      <w:pPr>
        <w:pStyle w:val="Heading4"/>
        <w:rPr/>
      </w:pPr>
      <w:bookmarkStart w:colFirst="0" w:colLast="0" w:name="_n1ey7820uej9" w:id="152"/>
      <w:bookmarkEnd w:id="152"/>
      <w:r w:rsidDel="00000000" w:rsidR="00000000" w:rsidRPr="00000000">
        <w:rPr>
          <w:rFonts w:ascii="Arial Unicode MS" w:cs="Arial Unicode MS" w:eastAsia="Arial Unicode MS" w:hAnsi="Arial Unicode MS"/>
          <w:rtl w:val="0"/>
        </w:rPr>
        <w:t xml:space="preserve">成果につながったファネル全体像</w:t>
      </w:r>
    </w:p>
    <w:p w:rsidR="00000000" w:rsidDel="00000000" w:rsidP="00000000" w:rsidRDefault="00000000" w:rsidRPr="00000000" w14:paraId="000005CE">
      <w:pPr>
        <w:rPr/>
      </w:pPr>
      <w:r w:rsidDel="00000000" w:rsidR="00000000" w:rsidRPr="00000000">
        <w:rPr>
          <w:rFonts w:ascii="Arial Unicode MS" w:cs="Arial Unicode MS" w:eastAsia="Arial Unicode MS" w:hAnsi="Arial Unicode MS"/>
          <w:rtl w:val="0"/>
        </w:rPr>
        <w:t xml:space="preserve">①SNS投稿・ブログ・note</w:t>
      </w:r>
    </w:p>
    <w:p w:rsidR="00000000" w:rsidDel="00000000" w:rsidP="00000000" w:rsidRDefault="00000000" w:rsidRPr="00000000" w14:paraId="000005C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D0">
      <w:pPr>
        <w:rPr/>
      </w:pPr>
      <w:r w:rsidDel="00000000" w:rsidR="00000000" w:rsidRPr="00000000">
        <w:rPr>
          <w:rFonts w:ascii="Arial Unicode MS" w:cs="Arial Unicode MS" w:eastAsia="Arial Unicode MS" w:hAnsi="Arial Unicode MS"/>
          <w:rtl w:val="0"/>
        </w:rPr>
        <w:t xml:space="preserve">②LP：メールアドレス登録（オファー：自動ウェビナー）</w:t>
      </w:r>
    </w:p>
    <w:p w:rsidR="00000000" w:rsidDel="00000000" w:rsidP="00000000" w:rsidRDefault="00000000" w:rsidRPr="00000000" w14:paraId="000005D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D2">
      <w:pPr>
        <w:rPr/>
      </w:pPr>
      <w:r w:rsidDel="00000000" w:rsidR="00000000" w:rsidRPr="00000000">
        <w:rPr>
          <w:rFonts w:ascii="Arial Unicode MS" w:cs="Arial Unicode MS" w:eastAsia="Arial Unicode MS" w:hAnsi="Arial Unicode MS"/>
          <w:rtl w:val="0"/>
        </w:rPr>
        <w:t xml:space="preserve">③サンクスページ：LINE登録案内</w:t>
      </w:r>
    </w:p>
    <w:p w:rsidR="00000000" w:rsidDel="00000000" w:rsidP="00000000" w:rsidRDefault="00000000" w:rsidRPr="00000000" w14:paraId="000005D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D4">
      <w:pPr>
        <w:rPr/>
      </w:pPr>
      <w:r w:rsidDel="00000000" w:rsidR="00000000" w:rsidRPr="00000000">
        <w:rPr>
          <w:rFonts w:ascii="Arial Unicode MS" w:cs="Arial Unicode MS" w:eastAsia="Arial Unicode MS" w:hAnsi="Arial Unicode MS"/>
          <w:rtl w:val="0"/>
        </w:rPr>
        <w:t xml:space="preserve">④ステップメール・LINEステップ配信</w:t>
      </w:r>
    </w:p>
    <w:p w:rsidR="00000000" w:rsidDel="00000000" w:rsidP="00000000" w:rsidRDefault="00000000" w:rsidRPr="00000000" w14:paraId="000005D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D6">
      <w:pPr>
        <w:rPr/>
      </w:pPr>
      <w:r w:rsidDel="00000000" w:rsidR="00000000" w:rsidRPr="00000000">
        <w:rPr>
          <w:rFonts w:ascii="Arial Unicode MS" w:cs="Arial Unicode MS" w:eastAsia="Arial Unicode MS" w:hAnsi="Arial Unicode MS"/>
          <w:rtl w:val="0"/>
        </w:rPr>
        <w:t xml:space="preserve">⑤自動ウェビナー・動画コンテンツ</w:t>
      </w:r>
    </w:p>
    <w:p w:rsidR="00000000" w:rsidDel="00000000" w:rsidP="00000000" w:rsidRDefault="00000000" w:rsidRPr="00000000" w14:paraId="000005D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D8">
      <w:pPr>
        <w:rPr/>
      </w:pPr>
      <w:r w:rsidDel="00000000" w:rsidR="00000000" w:rsidRPr="00000000">
        <w:rPr>
          <w:rFonts w:ascii="Arial Unicode MS" w:cs="Arial Unicode MS" w:eastAsia="Arial Unicode MS" w:hAnsi="Arial Unicode MS"/>
          <w:rtl w:val="0"/>
        </w:rPr>
        <w:t xml:space="preserve">⑥フロントエンド商品オファー（オンライン講座・スクール）</w:t>
      </w:r>
    </w:p>
    <w:p w:rsidR="00000000" w:rsidDel="00000000" w:rsidP="00000000" w:rsidRDefault="00000000" w:rsidRPr="00000000" w14:paraId="000005D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DA">
      <w:pPr>
        <w:rPr/>
      </w:pPr>
      <w:r w:rsidDel="00000000" w:rsidR="00000000" w:rsidRPr="00000000">
        <w:rPr>
          <w:rFonts w:ascii="Arial Unicode MS" w:cs="Arial Unicode MS" w:eastAsia="Arial Unicode MS" w:hAnsi="Arial Unicode MS"/>
          <w:rtl w:val="0"/>
        </w:rPr>
        <w:t xml:space="preserve">⑦バックエンド商品オファー（コンサルティング・コーチング）</w:t>
      </w:r>
    </w:p>
    <w:p w:rsidR="00000000" w:rsidDel="00000000" w:rsidP="00000000" w:rsidRDefault="00000000" w:rsidRPr="00000000" w14:paraId="000005DB">
      <w:pPr>
        <w:pStyle w:val="Heading4"/>
        <w:rPr/>
      </w:pPr>
      <w:bookmarkStart w:colFirst="0" w:colLast="0" w:name="_4zhj35fz6aop" w:id="153"/>
      <w:bookmarkEnd w:id="153"/>
      <w:r w:rsidDel="00000000" w:rsidR="00000000" w:rsidRPr="00000000">
        <w:rPr>
          <w:rFonts w:ascii="Arial Unicode MS" w:cs="Arial Unicode MS" w:eastAsia="Arial Unicode MS" w:hAnsi="Arial Unicode MS"/>
          <w:rtl w:val="0"/>
        </w:rPr>
        <w:t xml:space="preserve">活用した機能と具体的な施策内容</w:t>
      </w:r>
    </w:p>
    <w:p w:rsidR="00000000" w:rsidDel="00000000" w:rsidP="00000000" w:rsidRDefault="00000000" w:rsidRPr="00000000" w14:paraId="000005DC">
      <w:pPr>
        <w:rPr>
          <w:b w:val="1"/>
          <w:bCs w:val="1"/>
        </w:rPr>
      </w:pPr>
      <w:r w:rsidDel="00000000" w:rsidR="00000000" w:rsidRPr="00000000">
        <w:rPr>
          <w:rFonts w:ascii="Arial Unicode MS" w:cs="Arial Unicode MS" w:eastAsia="Arial Unicode MS" w:hAnsi="Arial Unicode MS"/>
          <w:b w:val="1"/>
          <w:bCs w:val="1"/>
          <w:rtl w:val="0"/>
        </w:rPr>
        <w:t xml:space="preserve">【ステップ配信】自動での接触回数の増加</w:t>
      </w:r>
    </w:p>
    <w:p w:rsidR="00000000" w:rsidDel="00000000" w:rsidP="00000000" w:rsidRDefault="00000000" w:rsidRPr="00000000" w14:paraId="000005DD">
      <w:pPr>
        <w:rPr/>
      </w:pPr>
      <w:r w:rsidDel="00000000" w:rsidR="00000000" w:rsidRPr="00000000">
        <w:rPr>
          <w:rFonts w:ascii="Arial Unicode MS" w:cs="Arial Unicode MS" w:eastAsia="Arial Unicode MS" w:hAnsi="Arial Unicode MS"/>
          <w:rtl w:val="0"/>
        </w:rPr>
        <w:t xml:space="preserve">美容事業の場合、お客様が即決するよりも、ある程度の期間悩んだ結果、何かのきっかけで購入するケースが多いため、タッチポイントを増やすために数年分のステップ配信を構築しました。</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Fonts w:ascii="Arial Unicode MS" w:cs="Arial Unicode MS" w:eastAsia="Arial Unicode MS" w:hAnsi="Arial Unicode MS"/>
          <w:rtl w:val="0"/>
        </w:rPr>
        <w:t xml:space="preserve">動画提供などを含め、自動でお客様との接触回数を増やせるよう工夫したのです。</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b w:val="1"/>
          <w:bCs w:val="1"/>
        </w:rPr>
      </w:pPr>
      <w:r w:rsidDel="00000000" w:rsidR="00000000" w:rsidRPr="00000000">
        <w:rPr>
          <w:rFonts w:ascii="Arial Unicode MS" w:cs="Arial Unicode MS" w:eastAsia="Arial Unicode MS" w:hAnsi="Arial Unicode MS"/>
          <w:b w:val="1"/>
          <w:bCs w:val="1"/>
          <w:rtl w:val="0"/>
        </w:rPr>
        <w:t xml:space="preserve">【会員サイト】学習の段階的設計とサポート工数の削減</w:t>
      </w:r>
    </w:p>
    <w:p w:rsidR="00000000" w:rsidDel="00000000" w:rsidP="00000000" w:rsidRDefault="00000000" w:rsidRPr="00000000" w14:paraId="000005E2">
      <w:pPr>
        <w:rPr/>
      </w:pPr>
      <w:r w:rsidDel="00000000" w:rsidR="00000000" w:rsidRPr="00000000">
        <w:rPr>
          <w:rFonts w:ascii="Arial Unicode MS" w:cs="Arial Unicode MS" w:eastAsia="Arial Unicode MS" w:hAnsi="Arial Unicode MS"/>
          <w:rtl w:val="0"/>
        </w:rPr>
        <w:t xml:space="preserve">レッスン公開日を段階的に設定し、それと合わせてステップメールが配信されるように構築しました。</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Fonts w:ascii="Arial Unicode MS" w:cs="Arial Unicode MS" w:eastAsia="Arial Unicode MS" w:hAnsi="Arial Unicode MS"/>
          <w:rtl w:val="0"/>
        </w:rPr>
        <w:t xml:space="preserve">これにより、受講生がステップバイステップで受講できる仕組みを整え、「一気にコンテンツが来て消化できない＝自分はダメだった」という挫折を防止。受講生が「段階的に学ぶことで、自分もできるようになった」と実感しやすいように設計しました。</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Fonts w:ascii="Arial Unicode MS" w:cs="Arial Unicode MS" w:eastAsia="Arial Unicode MS" w:hAnsi="Arial Unicode MS"/>
          <w:rtl w:val="0"/>
        </w:rPr>
        <w:t xml:space="preserve">また、段階的に教材を送る際にワークをつけ、チャットに提出してもらう仕組みを導入。その提出のタイミングでサポートスタッフが稼働するようにしたため、受講生とやりとりをしながらも、フォロー全体の工数を削減できるようにしています。</w:t>
      </w:r>
    </w:p>
    <w:p w:rsidR="00000000" w:rsidDel="00000000" w:rsidP="00000000" w:rsidRDefault="00000000" w:rsidRPr="00000000" w14:paraId="000005E7">
      <w:pPr>
        <w:pStyle w:val="Heading4"/>
        <w:rPr/>
      </w:pPr>
      <w:bookmarkStart w:colFirst="0" w:colLast="0" w:name="_yy7qefp8m848" w:id="154"/>
      <w:bookmarkEnd w:id="154"/>
      <w:r w:rsidDel="00000000" w:rsidR="00000000" w:rsidRPr="00000000">
        <w:rPr>
          <w:rFonts w:ascii="Arial Unicode MS" w:cs="Arial Unicode MS" w:eastAsia="Arial Unicode MS" w:hAnsi="Arial Unicode MS"/>
          <w:rtl w:val="0"/>
        </w:rPr>
        <w:t xml:space="preserve">施策を成功させるための「コツ・工夫」</w:t>
      </w:r>
    </w:p>
    <w:p w:rsidR="00000000" w:rsidDel="00000000" w:rsidP="00000000" w:rsidRDefault="00000000" w:rsidRPr="00000000" w14:paraId="000005E8">
      <w:pPr>
        <w:rPr/>
      </w:pPr>
      <w:r w:rsidDel="00000000" w:rsidR="00000000" w:rsidRPr="00000000">
        <w:rPr>
          <w:rFonts w:ascii="Arial Unicode MS" w:cs="Arial Unicode MS" w:eastAsia="Arial Unicode MS" w:hAnsi="Arial Unicode MS"/>
          <w:rtl w:val="0"/>
        </w:rPr>
        <w:t xml:space="preserve">自動化できる部分は全て構築しつつも、「必ず人との関わりが生まれる」ようにし、ユーザーに体感・体験・安心できる場を残すことは常に意識していました。</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Fonts w:ascii="Arial Unicode MS" w:cs="Arial Unicode MS" w:eastAsia="Arial Unicode MS" w:hAnsi="Arial Unicode MS"/>
          <w:rtl w:val="0"/>
        </w:rPr>
        <w:t xml:space="preserve">先ほど、「会員サイト」では段階的にワークを提出してもらうフローを導入したと説明しました。あえてその提出のタイミングでサポートスタッフが人の手でフォローに入るようにしたのは、この「安心できる場を残す」という意図があったからです。</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Fonts w:ascii="Arial Unicode MS" w:cs="Arial Unicode MS" w:eastAsia="Arial Unicode MS" w:hAnsi="Arial Unicode MS"/>
          <w:rtl w:val="0"/>
        </w:rPr>
        <w:t xml:space="preserve">自動化された流れの中でも、このように「人とやりとりできる安心感」を提供できるよう工夫しました。</w:t>
      </w:r>
    </w:p>
    <w:p w:rsidR="00000000" w:rsidDel="00000000" w:rsidP="00000000" w:rsidRDefault="00000000" w:rsidRPr="00000000" w14:paraId="000005ED">
      <w:pPr>
        <w:pStyle w:val="Heading3"/>
        <w:rPr/>
      </w:pPr>
      <w:bookmarkStart w:colFirst="0" w:colLast="0" w:name="_dwnutq1cw61" w:id="155"/>
      <w:bookmarkEnd w:id="155"/>
      <w:r w:rsidDel="00000000" w:rsidR="00000000" w:rsidRPr="00000000">
        <w:rPr>
          <w:rFonts w:ascii="Arial Unicode MS" w:cs="Arial Unicode MS" w:eastAsia="Arial Unicode MS" w:hAnsi="Arial Unicode MS"/>
          <w:rtl w:val="0"/>
        </w:rPr>
        <w:t xml:space="preserve">導入後の成果と変化</w:t>
      </w:r>
    </w:p>
    <w:p w:rsidR="00000000" w:rsidDel="00000000" w:rsidP="00000000" w:rsidRDefault="00000000" w:rsidRPr="00000000" w14:paraId="000005EE">
      <w:pPr>
        <w:pStyle w:val="Heading4"/>
        <w:rPr/>
      </w:pPr>
      <w:bookmarkStart w:colFirst="0" w:colLast="0" w:name="_fvkro5oeafng" w:id="156"/>
      <w:bookmarkEnd w:id="156"/>
      <w:r w:rsidDel="00000000" w:rsidR="00000000" w:rsidRPr="00000000">
        <w:rPr>
          <w:rFonts w:ascii="Arial Unicode MS" w:cs="Arial Unicode MS" w:eastAsia="Arial Unicode MS" w:hAnsi="Arial Unicode MS"/>
          <w:rtl w:val="0"/>
        </w:rPr>
        <w:t xml:space="preserve">具体的な成果</w:t>
      </w:r>
    </w:p>
    <w:p w:rsidR="00000000" w:rsidDel="00000000" w:rsidP="00000000" w:rsidRDefault="00000000" w:rsidRPr="00000000" w14:paraId="000005EF">
      <w:pPr>
        <w:rPr/>
      </w:pPr>
      <w:r w:rsidDel="00000000" w:rsidR="00000000" w:rsidRPr="00000000">
        <w:rPr>
          <w:rFonts w:ascii="Arial Unicode MS" w:cs="Arial Unicode MS" w:eastAsia="Arial Unicode MS" w:hAnsi="Arial Unicode MS"/>
          <w:rtl w:val="0"/>
        </w:rPr>
        <w:t xml:space="preserve">美容事業の自動化を自己流で進めるうちにファネル構築のノウハウが蓄積され、それがきっかけで「UTAGE講座」を主催するようになりました。</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Fonts w:ascii="Arial Unicode MS" w:cs="Arial Unicode MS" w:eastAsia="Arial Unicode MS" w:hAnsi="Arial Unicode MS"/>
          <w:rtl w:val="0"/>
        </w:rPr>
        <w:t xml:space="preserve">美容事業のサポート・販売体制が自動化されたことで運営リソースが生まれ、UTAGE講座の拡大に踏み切ることができた結果 、UTAGE講座では以下の成果を達成しています。</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numPr>
          <w:ilvl w:val="0"/>
          <w:numId w:val="43"/>
        </w:numPr>
        <w:ind w:left="720" w:hanging="360"/>
      </w:pPr>
      <w:r w:rsidDel="00000000" w:rsidR="00000000" w:rsidRPr="00000000">
        <w:rPr>
          <w:rFonts w:ascii="Arial Unicode MS" w:cs="Arial Unicode MS" w:eastAsia="Arial Unicode MS" w:hAnsi="Arial Unicode MS"/>
          <w:rtl w:val="0"/>
        </w:rPr>
        <w:t xml:space="preserve">UTAGE講座 受講生：1,000人突破</w:t>
      </w:r>
    </w:p>
    <w:p w:rsidR="00000000" w:rsidDel="00000000" w:rsidP="00000000" w:rsidRDefault="00000000" w:rsidRPr="00000000" w14:paraId="000005F4">
      <w:pPr>
        <w:numPr>
          <w:ilvl w:val="0"/>
          <w:numId w:val="43"/>
        </w:numPr>
        <w:ind w:left="720" w:hanging="360"/>
      </w:pPr>
      <w:r w:rsidDel="00000000" w:rsidR="00000000" w:rsidRPr="00000000">
        <w:rPr>
          <w:rFonts w:ascii="Arial Unicode MS" w:cs="Arial Unicode MS" w:eastAsia="Arial Unicode MS" w:hAnsi="Arial Unicode MS"/>
          <w:rtl w:val="0"/>
        </w:rPr>
        <w:t xml:space="preserve">UTAGE講座 累計売上：3億円突破</w:t>
      </w:r>
    </w:p>
    <w:p w:rsidR="00000000" w:rsidDel="00000000" w:rsidP="00000000" w:rsidRDefault="00000000" w:rsidRPr="00000000" w14:paraId="000005F5">
      <w:pPr>
        <w:numPr>
          <w:ilvl w:val="0"/>
          <w:numId w:val="43"/>
        </w:numPr>
        <w:ind w:left="720" w:hanging="360"/>
      </w:pPr>
      <w:r w:rsidDel="00000000" w:rsidR="00000000" w:rsidRPr="00000000">
        <w:rPr>
          <w:rFonts w:ascii="Arial Unicode MS" w:cs="Arial Unicode MS" w:eastAsia="Arial Unicode MS" w:hAnsi="Arial Unicode MS"/>
          <w:rtl w:val="0"/>
        </w:rPr>
        <w:t xml:space="preserve">UTAGE解説書の出版を実現 </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Fonts w:ascii="Arial Unicode MS" w:cs="Arial Unicode MS" w:eastAsia="Arial Unicode MS" w:hAnsi="Arial Unicode MS"/>
          <w:rtl w:val="0"/>
        </w:rPr>
        <w:t xml:space="preserve">また、出版パーティーや、そこからのローンチの成功など、たくさんのお客様とのつながりをいただけるようになりました。</w:t>
      </w:r>
    </w:p>
    <w:p w:rsidR="00000000" w:rsidDel="00000000" w:rsidP="00000000" w:rsidRDefault="00000000" w:rsidRPr="00000000" w14:paraId="000005F8">
      <w:pPr>
        <w:pStyle w:val="Heading4"/>
        <w:rPr/>
      </w:pPr>
      <w:bookmarkStart w:colFirst="0" w:colLast="0" w:name="_yw0zi24zcesk" w:id="157"/>
      <w:bookmarkEnd w:id="157"/>
      <w:r w:rsidDel="00000000" w:rsidR="00000000" w:rsidRPr="00000000">
        <w:rPr>
          <w:rFonts w:ascii="Arial Unicode MS" w:cs="Arial Unicode MS" w:eastAsia="Arial Unicode MS" w:hAnsi="Arial Unicode MS"/>
          <w:rtl w:val="0"/>
        </w:rPr>
        <w:t xml:space="preserve">実感できた変化</w:t>
      </w:r>
    </w:p>
    <w:p w:rsidR="00000000" w:rsidDel="00000000" w:rsidP="00000000" w:rsidRDefault="00000000" w:rsidRPr="00000000" w14:paraId="000005F9">
      <w:pPr>
        <w:rPr/>
      </w:pPr>
      <w:r w:rsidDel="00000000" w:rsidR="00000000" w:rsidRPr="00000000">
        <w:rPr>
          <w:rFonts w:ascii="Arial Unicode MS" w:cs="Arial Unicode MS" w:eastAsia="Arial Unicode MS" w:hAnsi="Arial Unicode MS"/>
          <w:rtl w:val="0"/>
        </w:rPr>
        <w:t xml:space="preserve">美容事業のファネル構築で得られた知見を、そのままUTAGE講座の実践的なノウハウとして受講生にお伝えできていることにも、手応えを感じています。</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Fonts w:ascii="Arial Unicode MS" w:cs="Arial Unicode MS" w:eastAsia="Arial Unicode MS" w:hAnsi="Arial Unicode MS"/>
          <w:rtl w:val="0"/>
        </w:rPr>
        <w:t xml:space="preserve">何より、UTAGE講座の運営に振り切っていても、美容事業の受講生サポートは自動化された仕組みで回り、受講生もしっかりと結果を出せています。</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Fonts w:ascii="Arial Unicode MS" w:cs="Arial Unicode MS" w:eastAsia="Arial Unicode MS" w:hAnsi="Arial Unicode MS"/>
          <w:rtl w:val="0"/>
        </w:rPr>
        <w:t xml:space="preserve">販売も自動化されているため、外注スタッフの方に個別相談を行なっていただくだけで、売上が上がる状態を構築できたことが大きな変化です。</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Fonts w:ascii="Arial Unicode MS" w:cs="Arial Unicode MS" w:eastAsia="Arial Unicode MS" w:hAnsi="Arial Unicode MS"/>
          <w:rtl w:val="0"/>
        </w:rPr>
        <w:t xml:space="preserve">個別相談の調整もUTAGEの「イベント機能」を活用しているため、外注スタッフの方に作業負担をかけることなく、この仕組みが回っています。</w:t>
      </w:r>
    </w:p>
    <w:p w:rsidR="00000000" w:rsidDel="00000000" w:rsidP="00000000" w:rsidRDefault="00000000" w:rsidRPr="00000000" w14:paraId="00000600">
      <w:pPr>
        <w:pStyle w:val="Heading3"/>
        <w:rPr/>
      </w:pPr>
      <w:bookmarkStart w:colFirst="0" w:colLast="0" w:name="_pl7nrmoc5jpy" w:id="158"/>
      <w:bookmarkEnd w:id="158"/>
      <w:r w:rsidDel="00000000" w:rsidR="00000000" w:rsidRPr="00000000">
        <w:rPr>
          <w:rFonts w:ascii="Arial Unicode MS" w:cs="Arial Unicode MS" w:eastAsia="Arial Unicode MS" w:hAnsi="Arial Unicode MS"/>
          <w:rtl w:val="0"/>
        </w:rPr>
        <w:t xml:space="preserve">UTAGEユーザーへのメッセージ</w:t>
      </w:r>
    </w:p>
    <w:p w:rsidR="00000000" w:rsidDel="00000000" w:rsidP="00000000" w:rsidRDefault="00000000" w:rsidRPr="00000000" w14:paraId="00000601">
      <w:pPr>
        <w:rPr/>
      </w:pPr>
      <w:r w:rsidDel="00000000" w:rsidR="00000000" w:rsidRPr="00000000">
        <w:rPr>
          <w:rFonts w:ascii="Arial Unicode MS" w:cs="Arial Unicode MS" w:eastAsia="Arial Unicode MS" w:hAnsi="Arial Unicode MS"/>
          <w:rtl w:val="0"/>
        </w:rPr>
        <w:t xml:space="preserve">パソコンが苦手だったわたしが、美容事業を大きくしたい一心でUTAGEの利用を開始し、今ではUTAGEを活用して様々なビジネスを拡大できるようになりました。</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Fonts w:ascii="Arial Unicode MS" w:cs="Arial Unicode MS" w:eastAsia="Arial Unicode MS" w:hAnsi="Arial Unicode MS"/>
          <w:rtl w:val="0"/>
        </w:rPr>
        <w:t xml:space="preserve">苦手だからと諦めず、必要なところから使い出していけば、きっと皆様のビジネスも大きく発展されることと思います。</w:t>
      </w:r>
    </w:p>
    <w:p w:rsidR="00000000" w:rsidDel="00000000" w:rsidP="00000000" w:rsidRDefault="00000000" w:rsidRPr="00000000" w14:paraId="00000604">
      <w:pPr>
        <w:pStyle w:val="Heading3"/>
        <w:rPr/>
      </w:pPr>
      <w:bookmarkStart w:colFirst="0" w:colLast="0" w:name="_putyp8is09ww" w:id="159"/>
      <w:bookmarkEnd w:id="159"/>
      <w:r w:rsidDel="00000000" w:rsidR="00000000" w:rsidRPr="00000000">
        <w:rPr>
          <w:rFonts w:ascii="Arial Unicode MS" w:cs="Arial Unicode MS" w:eastAsia="Arial Unicode MS" w:hAnsi="Arial Unicode MS"/>
          <w:rtl w:val="0"/>
        </w:rPr>
        <w:t xml:space="preserve">UTAGE運営者コメント</w:t>
      </w:r>
    </w:p>
    <w:p w:rsidR="00000000" w:rsidDel="00000000" w:rsidP="00000000" w:rsidRDefault="00000000" w:rsidRPr="00000000" w14:paraId="00000605">
      <w:pPr>
        <w:rPr/>
      </w:pPr>
      <w:r w:rsidDel="00000000" w:rsidR="00000000" w:rsidRPr="00000000">
        <w:rPr>
          <w:rFonts w:ascii="Arial Unicode MS" w:cs="Arial Unicode MS" w:eastAsia="Arial Unicode MS" w:hAnsi="Arial Unicode MS"/>
          <w:rtl w:val="0"/>
        </w:rPr>
        <w:t xml:space="preserve">「プロダクトローンチの疲弊」と「サポートの属人化」という、多くの講座運営者が直面する課題を、自動化により見事に解決されたお手本です。</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Fonts w:ascii="Arial Unicode MS" w:cs="Arial Unicode MS" w:eastAsia="Arial Unicode MS" w:hAnsi="Arial Unicode MS"/>
          <w:rtl w:val="0"/>
        </w:rPr>
        <w:t xml:space="preserve">まどか様の施策には、多くのユーザー様にとって参考となる、3つのポイントがありました。</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Fonts w:ascii="Arial Unicode MS" w:cs="Arial Unicode MS" w:eastAsia="Arial Unicode MS" w:hAnsi="Arial Unicode MS"/>
          <w:rtl w:val="0"/>
        </w:rPr>
        <w:t xml:space="preserve">第一に、「会員サイト」と「ステップ配信」の連携です。</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Fonts w:ascii="Arial Unicode MS" w:cs="Arial Unicode MS" w:eastAsia="Arial Unicode MS" w:hAnsi="Arial Unicode MS"/>
          <w:rtl w:val="0"/>
        </w:rPr>
        <w:t xml:space="preserve">まどか様は、受講生の挫折を防ぎ「段階的に学べる体感」を設計するため、会員サイトの「レッスン公開日を段階的に設定」する機能と、それに合わせたステップ配信を正確に連動させています。</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Fonts w:ascii="Arial Unicode MS" w:cs="Arial Unicode MS" w:eastAsia="Arial Unicode MS" w:hAnsi="Arial Unicode MS"/>
          <w:rtl w:val="0"/>
        </w:rPr>
        <w:t xml:space="preserve">これは、UTAGEの会員サイト機能に標準搭載されている「自動化設定」と、シナリオのステップ配信のタイミングを揃えることで実現可能です。レッスン公開と同時にメールを配信する、といった自動化にご活用いただけます。</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Fonts w:ascii="Arial Unicode MS" w:cs="Arial Unicode MS" w:eastAsia="Arial Unicode MS" w:hAnsi="Arial Unicode MS"/>
          <w:rtl w:val="0"/>
        </w:rPr>
        <w:t xml:space="preserve">第二に、「自動化」と「人的サポート」のハイブリッドな仕組みです。</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Fonts w:ascii="Arial Unicode MS" w:cs="Arial Unicode MS" w:eastAsia="Arial Unicode MS" w:hAnsi="Arial Unicode MS"/>
          <w:rtl w:val="0"/>
        </w:rPr>
        <w:t xml:space="preserve">美容事業では教材送付時に「ワーク提出」を求め、そのタイミングでサポートスタッフが稼働することで、フォロー工数を大幅に削減しつつ、受講生の満足度を高めておられました。</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Fonts w:ascii="Arial Unicode MS" w:cs="Arial Unicode MS" w:eastAsia="Arial Unicode MS" w:hAnsi="Arial Unicode MS"/>
          <w:rtl w:val="0"/>
        </w:rPr>
        <w:t xml:space="preserve">UTAGE講座では、必要な教材は最初の段階で全てお渡しし、自分に必要なところから取り組んでいただきつつも、チャットやオンラインセミナーなどで直接サポートする機会を提供する「講師1人でも1,000人以上対応できる座組み」を構築しておられます。</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Fonts w:ascii="Arial Unicode MS" w:cs="Arial Unicode MS" w:eastAsia="Arial Unicode MS" w:hAnsi="Arial Unicode MS"/>
          <w:rtl w:val="0"/>
        </w:rPr>
        <w:t xml:space="preserve">第三に、複数事業を並行して成功させる「時間を生み出す構造」の確立です。</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Fonts w:ascii="Arial Unicode MS" w:cs="Arial Unicode MS" w:eastAsia="Arial Unicode MS" w:hAnsi="Arial Unicode MS"/>
          <w:rtl w:val="0"/>
        </w:rPr>
        <w:t xml:space="preserve">美容事業の運営を自動化によって「手離れ」させたことで、空いたリソースで「UTAGE講座」という全く新しいジャンルの講座立ち上げに投資できた点も見逃せません。</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Fonts w:ascii="Arial Unicode MS" w:cs="Arial Unicode MS" w:eastAsia="Arial Unicode MS" w:hAnsi="Arial Unicode MS"/>
          <w:rtl w:val="0"/>
        </w:rPr>
        <w:t xml:space="preserve">既存事業の質を落とさずに維持し、その裏で新規事業を育てる。この両輪を並行して回せる「時間のやりくりができる構造」を作り上げたことこそが、まどか様の飛躍の鍵だったのではないでしょうか。</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Fonts w:ascii="Arial Unicode MS" w:cs="Arial Unicode MS" w:eastAsia="Arial Unicode MS" w:hAnsi="Arial Unicode MS"/>
          <w:rtl w:val="0"/>
        </w:rPr>
        <w:t xml:space="preserve">ご本人が語る「自動化しつつも、必ず人との関わりが生まれる場を残す」という思想が、売上3億円という成果と受講生の成功を両立させているのだと感じました。</w:t>
      </w:r>
    </w:p>
    <w:p w:rsidR="00000000" w:rsidDel="00000000" w:rsidP="00000000" w:rsidRDefault="00000000" w:rsidRPr="00000000" w14:paraId="0000061C">
      <w:pPr>
        <w:pStyle w:val="Heading4"/>
        <w:spacing w:after="240" w:before="240" w:lineRule="auto"/>
        <w:rPr>
          <w:b w:val="1"/>
          <w:bCs w:val="1"/>
        </w:rPr>
      </w:pPr>
      <w:bookmarkStart w:colFirst="0" w:colLast="0" w:name="_2ujov6paalwu" w:id="160"/>
      <w:bookmarkEnd w:id="160"/>
      <w:r w:rsidDel="00000000" w:rsidR="00000000" w:rsidRPr="00000000">
        <w:rPr>
          <w:rFonts w:ascii="Arial Unicode MS" w:cs="Arial Unicode MS" w:eastAsia="Arial Unicode MS" w:hAnsi="Arial Unicode MS"/>
          <w:b w:val="1"/>
          <w:bCs w:val="1"/>
          <w:rtl w:val="0"/>
        </w:rPr>
        <w:t xml:space="preserve">明日からできる3つのアクション </w:t>
      </w:r>
    </w:p>
    <w:p w:rsidR="00000000" w:rsidDel="00000000" w:rsidP="00000000" w:rsidRDefault="00000000" w:rsidRPr="00000000" w14:paraId="0000061D">
      <w:pPr>
        <w:spacing w:after="240" w:before="240" w:lineRule="auto"/>
        <w:rPr/>
      </w:pPr>
      <w:r w:rsidDel="00000000" w:rsidR="00000000" w:rsidRPr="00000000">
        <w:rPr>
          <w:rFonts w:ascii="Arial Unicode MS" w:cs="Arial Unicode MS" w:eastAsia="Arial Unicode MS" w:hAnsi="Arial Unicode MS"/>
          <w:rtl w:val="0"/>
        </w:rPr>
        <w:t xml:space="preserve">以下の3つの中から、今のあなたにできそうなものを1つ選んで実践してみてください。</w:t>
      </w:r>
    </w:p>
    <w:p w:rsidR="00000000" w:rsidDel="00000000" w:rsidP="00000000" w:rsidRDefault="00000000" w:rsidRPr="00000000" w14:paraId="0000061E">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【納品の自動化】会員サイトとステップ配信の連動</w:t>
      </w:r>
      <w:r w:rsidDel="00000000" w:rsidR="00000000" w:rsidRPr="00000000">
        <w:rPr>
          <w:rFonts w:ascii="Arial Unicode MS" w:cs="Arial Unicode MS" w:eastAsia="Arial Unicode MS" w:hAnsi="Arial Unicode MS"/>
          <w:rtl w:val="0"/>
        </w:rPr>
        <w:br w:type="textWrapping"/>
        <w:t xml:space="preserve">会員サイトの「公開タイミング」とステップ配信の「配信時期」を揃え、手動で案内を送らなくても受講生がカリキュラムを進められる設定をする。</w:t>
      </w:r>
    </w:p>
    <w:p w:rsidR="00000000" w:rsidDel="00000000" w:rsidP="00000000" w:rsidRDefault="00000000" w:rsidRPr="00000000" w14:paraId="0000061F">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【満足度の担保】課題提出フォームの設置</w:t>
      </w:r>
      <w:r w:rsidDel="00000000" w:rsidR="00000000" w:rsidRPr="00000000">
        <w:rPr>
          <w:rFonts w:ascii="Arial Unicode MS" w:cs="Arial Unicode MS" w:eastAsia="Arial Unicode MS" w:hAnsi="Arial Unicode MS"/>
          <w:rtl w:val="0"/>
        </w:rPr>
        <w:br w:type="textWrapping"/>
        <w:t xml:space="preserve">カリキュラムの節目にUTAGEの「回答フォーム」を設置し、提出があった時だけスタッフがフィードバックする「ハイブリッドなサポート体制」を作る。</w:t>
      </w:r>
    </w:p>
    <w:p w:rsidR="00000000" w:rsidDel="00000000" w:rsidP="00000000" w:rsidRDefault="00000000" w:rsidRPr="00000000" w14:paraId="00000620">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【時間の創出】「エバーグリーン（常時販売）」への移行</w:t>
      </w:r>
      <w:r w:rsidDel="00000000" w:rsidR="00000000" w:rsidRPr="00000000">
        <w:rPr>
          <w:rFonts w:ascii="Arial Unicode MS" w:cs="Arial Unicode MS" w:eastAsia="Arial Unicode MS" w:hAnsi="Arial Unicode MS"/>
          <w:rtl w:val="0"/>
        </w:rPr>
        <w:br w:type="textWrapping"/>
        <w:t xml:space="preserve">期限付きのプロダクトローンチを繰り返すのをやめ、ステップ配信と自動ウェビナーを組み合わせて、365日自動で販売できる仕組みを1つ構築する。</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sz w:val="36"/>
          <w:szCs w:val="36"/>
        </w:rPr>
      </w:pPr>
      <w:r w:rsidDel="00000000" w:rsidR="00000000" w:rsidRPr="00000000">
        <w:rPr>
          <w:rtl w:val="0"/>
        </w:rPr>
      </w:r>
    </w:p>
    <w:p w:rsidR="00000000" w:rsidDel="00000000" w:rsidP="00000000" w:rsidRDefault="00000000" w:rsidRPr="00000000" w14:paraId="00000623">
      <w:pPr>
        <w:rPr/>
      </w:pPr>
      <w:r w:rsidDel="00000000" w:rsidR="00000000" w:rsidRPr="00000000">
        <w:br w:type="page"/>
      </w:r>
      <w:r w:rsidDel="00000000" w:rsidR="00000000" w:rsidRPr="00000000">
        <w:rPr>
          <w:rtl w:val="0"/>
        </w:rPr>
      </w:r>
    </w:p>
    <w:p w:rsidR="00000000" w:rsidDel="00000000" w:rsidP="00000000" w:rsidRDefault="00000000" w:rsidRPr="00000000" w14:paraId="00000624">
      <w:pPr>
        <w:pStyle w:val="Heading1"/>
        <w:rPr>
          <w:sz w:val="36"/>
          <w:szCs w:val="36"/>
        </w:rPr>
      </w:pPr>
      <w:bookmarkStart w:colFirst="0" w:colLast="0" w:name="_tyfcbp54440x" w:id="161"/>
      <w:bookmarkEnd w:id="161"/>
      <w:r w:rsidDel="00000000" w:rsidR="00000000" w:rsidRPr="00000000">
        <w:rPr>
          <w:rFonts w:ascii="Arial Unicode MS" w:cs="Arial Unicode MS" w:eastAsia="Arial Unicode MS" w:hAnsi="Arial Unicode MS"/>
          <w:rtl w:val="0"/>
        </w:rPr>
        <w:t xml:space="preserve">株式会社CC菅原様</w:t>
      </w:r>
      <w:r w:rsidDel="00000000" w:rsidR="00000000" w:rsidRPr="00000000">
        <w:rPr>
          <w:rtl w:val="0"/>
        </w:rPr>
      </w:r>
    </w:p>
    <w:p w:rsidR="00000000" w:rsidDel="00000000" w:rsidP="00000000" w:rsidRDefault="00000000" w:rsidRPr="00000000" w14:paraId="00000625">
      <w:pPr>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0円副業コミュニティ『キャリクラ』運営）</w:t>
      </w:r>
    </w:p>
    <w:p w:rsidR="00000000" w:rsidDel="00000000" w:rsidP="00000000" w:rsidRDefault="00000000" w:rsidRPr="00000000" w14:paraId="00000626">
      <w:pPr>
        <w:pStyle w:val="Heading2"/>
        <w:rPr/>
      </w:pPr>
      <w:bookmarkStart w:colFirst="0" w:colLast="0" w:name="_pt78b5g9dxdv" w:id="162"/>
      <w:bookmarkEnd w:id="162"/>
      <w:r w:rsidDel="00000000" w:rsidR="00000000" w:rsidRPr="00000000">
        <w:rPr>
          <w:rFonts w:ascii="Arial Unicode MS" w:cs="Arial Unicode MS" w:eastAsia="Arial Unicode MS" w:hAnsi="Arial Unicode MS"/>
          <w:rtl w:val="0"/>
        </w:rPr>
        <w:t xml:space="preserve">「属人化」から「仕組み化」へ</w:t>
        <w:br w:type="textWrapping"/>
        <w:t xml:space="preserve">年商5億円越えの”人に依存しない”チームDX術</w:t>
      </w:r>
    </w:p>
    <w:p w:rsidR="00000000" w:rsidDel="00000000" w:rsidP="00000000" w:rsidRDefault="00000000" w:rsidRPr="00000000" w14:paraId="00000627">
      <w:pPr>
        <w:numPr>
          <w:ilvl w:val="0"/>
          <w:numId w:val="88"/>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売上前年比2.3倍</w:t>
      </w:r>
    </w:p>
    <w:p w:rsidR="00000000" w:rsidDel="00000000" w:rsidP="00000000" w:rsidRDefault="00000000" w:rsidRPr="00000000" w14:paraId="00000628">
      <w:pPr>
        <w:numPr>
          <w:ilvl w:val="0"/>
          <w:numId w:val="88"/>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運用工数72%削減</w:t>
      </w:r>
    </w:p>
    <w:p w:rsidR="00000000" w:rsidDel="00000000" w:rsidP="00000000" w:rsidRDefault="00000000" w:rsidRPr="00000000" w14:paraId="00000629">
      <w:pPr>
        <w:numPr>
          <w:ilvl w:val="0"/>
          <w:numId w:val="88"/>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個別相談数180件/月→420件/月</w:t>
      </w:r>
    </w:p>
    <w:p w:rsidR="00000000" w:rsidDel="00000000" w:rsidP="00000000" w:rsidRDefault="00000000" w:rsidRPr="00000000" w14:paraId="0000062A">
      <w:pPr>
        <w:numPr>
          <w:ilvl w:val="0"/>
          <w:numId w:val="88"/>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商談化率25% → 42%</w:t>
      </w:r>
    </w:p>
    <w:p w:rsidR="00000000" w:rsidDel="00000000" w:rsidP="00000000" w:rsidRDefault="00000000" w:rsidRPr="00000000" w14:paraId="0000062B">
      <w:pPr>
        <w:numPr>
          <w:ilvl w:val="0"/>
          <w:numId w:val="88"/>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教育動画の視聴完了率55% → 88%</w:t>
      </w:r>
    </w:p>
    <w:p w:rsidR="00000000" w:rsidDel="00000000" w:rsidP="00000000" w:rsidRDefault="00000000" w:rsidRPr="00000000" w14:paraId="0000062C">
      <w:pPr>
        <w:pStyle w:val="Heading3"/>
        <w:rPr/>
      </w:pPr>
      <w:bookmarkStart w:colFirst="0" w:colLast="0" w:name="_i9iou9vr8709" w:id="163"/>
      <w:bookmarkEnd w:id="163"/>
      <w:r w:rsidDel="00000000" w:rsidR="00000000" w:rsidRPr="00000000">
        <w:rPr>
          <w:rFonts w:ascii="Arial Unicode MS" w:cs="Arial Unicode MS" w:eastAsia="Arial Unicode MS" w:hAnsi="Arial Unicode MS"/>
          <w:rtl w:val="0"/>
        </w:rPr>
        <w:t xml:space="preserve">この事例のポイント</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b w:val="1"/>
          <w:bCs w:val="1"/>
        </w:rPr>
      </w:pPr>
      <w:r w:rsidDel="00000000" w:rsidR="00000000" w:rsidRPr="00000000">
        <w:rPr>
          <w:rFonts w:ascii="Arial Unicode MS" w:cs="Arial Unicode MS" w:eastAsia="Arial Unicode MS" w:hAnsi="Arial Unicode MS"/>
          <w:b w:val="1"/>
          <w:bCs w:val="1"/>
          <w:rtl w:val="0"/>
        </w:rPr>
        <w:t xml:space="preserve">「スタッフが増えたのに、なぜか楽にならない」という経営者の悩みへの処方箋</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Fonts w:ascii="Arial Unicode MS" w:cs="Arial Unicode MS" w:eastAsia="Arial Unicode MS" w:hAnsi="Arial Unicode MS"/>
          <w:rtl w:val="0"/>
        </w:rPr>
        <w:t xml:space="preserve">チームの進捗確認や、分散した情報の管理に追われていませんか？</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Fonts w:ascii="Arial Unicode MS" w:cs="Arial Unicode MS" w:eastAsia="Arial Unicode MS" w:hAnsi="Arial Unicode MS"/>
          <w:rtl w:val="0"/>
        </w:rPr>
        <w:t xml:space="preserve">この事例では、株式会社CC菅原様が組織拡大に伴う「管理の属人化」という課題を、UTAGEを活用して解決した具体的な方法をご紹介します。</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Fonts w:ascii="Arial Unicode MS" w:cs="Arial Unicode MS" w:eastAsia="Arial Unicode MS" w:hAnsi="Arial Unicode MS"/>
          <w:rtl w:val="0"/>
        </w:rPr>
        <w:t xml:space="preserve">Slackでの報告、Notionでの管理、スプレッドシートでの集計…とバラバラだった業務フローを、UTAGEを「ハブ」として連携することで、運用工数を72%削減し、新人離脱率を半減させながら、売上2.3倍を達成した「チームDX」の事例です。</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Fonts w:ascii="Arial Unicode MS" w:cs="Arial Unicode MS" w:eastAsia="Arial Unicode MS" w:hAnsi="Arial Unicode MS"/>
          <w:rtl w:val="0"/>
        </w:rPr>
        <w:t xml:space="preserve">「複数のツールを利用していて情報が分散している」「情報が属人化していて管理が煩雑になっている」など、組織拡大フェーズで「人と情報の管理」がボトルネックになっていると感じている方に、特に参考にして頂きたい内容です。</w:t>
      </w:r>
    </w:p>
    <w:p w:rsidR="00000000" w:rsidDel="00000000" w:rsidP="00000000" w:rsidRDefault="00000000" w:rsidRPr="00000000" w14:paraId="00000637">
      <w:pPr>
        <w:pStyle w:val="Heading3"/>
        <w:rPr/>
      </w:pPr>
      <w:bookmarkStart w:colFirst="0" w:colLast="0" w:name="_4vhsc36whqni" w:id="164"/>
      <w:bookmarkEnd w:id="164"/>
      <w:r w:rsidDel="00000000" w:rsidR="00000000" w:rsidRPr="00000000">
        <w:rPr>
          <w:rFonts w:ascii="Arial Unicode MS" w:cs="Arial Unicode MS" w:eastAsia="Arial Unicode MS" w:hAnsi="Arial Unicode MS"/>
          <w:rtl w:val="0"/>
        </w:rPr>
        <w:t xml:space="preserve">事業概要</w:t>
      </w:r>
    </w:p>
    <w:p w:rsidR="00000000" w:rsidDel="00000000" w:rsidP="00000000" w:rsidRDefault="00000000" w:rsidRPr="00000000" w14:paraId="00000638">
      <w:pPr>
        <w:rPr/>
      </w:pPr>
      <w:r w:rsidDel="00000000" w:rsidR="00000000" w:rsidRPr="00000000">
        <w:rPr>
          <w:rFonts w:ascii="Arial Unicode MS" w:cs="Arial Unicode MS" w:eastAsia="Arial Unicode MS" w:hAnsi="Arial Unicode MS"/>
          <w:rtl w:val="0"/>
        </w:rPr>
        <w:t xml:space="preserve">不動産会社を母体とした「0円副業コミュニティ『キャリクラ』」を運営。主に20〜30代の女性を対象に、SNSマーケティングやLINEマーケティング、業務自動化ツールを活用して「個人が在宅で収入を得られるスキル」を提供している。</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Fonts w:ascii="Arial Unicode MS" w:cs="Arial Unicode MS" w:eastAsia="Arial Unicode MS" w:hAnsi="Arial Unicode MS"/>
          <w:rtl w:val="0"/>
        </w:rPr>
        <w:t xml:space="preserve">Instagram・TikTokなどのSNSで副業希望者を集客し、LINE公式アカウントを通じて教育・面談・契約誘導までを自動化。</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Fonts w:ascii="Arial Unicode MS" w:cs="Arial Unicode MS" w:eastAsia="Arial Unicode MS" w:hAnsi="Arial Unicode MS"/>
          <w:rtl w:val="0"/>
        </w:rPr>
        <w:t xml:space="preserve">運用者向けの会員サイトはUTAGE、Notion、Lステップなどを連携して構築し、学習動画や営業マニュアル、実践サポートを一元管理している。</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pStyle w:val="Heading3"/>
        <w:rPr/>
      </w:pPr>
      <w:bookmarkStart w:colFirst="0" w:colLast="0" w:name="_3kaabi6ke25x" w:id="165"/>
      <w:bookmarkEnd w:id="165"/>
      <w:r w:rsidDel="00000000" w:rsidR="00000000" w:rsidRPr="00000000">
        <w:rPr>
          <w:rFonts w:ascii="Arial Unicode MS" w:cs="Arial Unicode MS" w:eastAsia="Arial Unicode MS" w:hAnsi="Arial Unicode MS"/>
          <w:rtl w:val="0"/>
        </w:rPr>
        <w:t xml:space="preserve">導入前のビジネス課題</w:t>
      </w:r>
    </w:p>
    <w:p w:rsidR="00000000" w:rsidDel="00000000" w:rsidP="00000000" w:rsidRDefault="00000000" w:rsidRPr="00000000" w14:paraId="0000063F">
      <w:pPr>
        <w:rPr/>
      </w:pPr>
      <w:r w:rsidDel="00000000" w:rsidR="00000000" w:rsidRPr="00000000">
        <w:rPr>
          <w:rFonts w:ascii="Arial Unicode MS" w:cs="Arial Unicode MS" w:eastAsia="Arial Unicode MS" w:hAnsi="Arial Unicode MS"/>
          <w:rtl w:val="0"/>
        </w:rPr>
        <w:t xml:space="preserve">運用メンバー（スタッフ）が増加する中で、LINE・スプレッドシート・Notionなど、複数のツールに情報が分散してしまい、管理負担が非常に大きくなっていました。</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Fonts w:ascii="Arial Unicode MS" w:cs="Arial Unicode MS" w:eastAsia="Arial Unicode MS" w:hAnsi="Arial Unicode MS"/>
          <w:rtl w:val="0"/>
        </w:rPr>
        <w:t xml:space="preserve">特に「どの担当者が、どの顧客を、どこまで対応しているか」「どのLINE登録者が商談化しているか」といった進捗をリアルタイムで把握するのが難しく 、属人化していた教育・営業・契約のフローを、一元管理できる「仕組み」の必要性を強く感じていました。</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pStyle w:val="Heading3"/>
        <w:rPr/>
      </w:pPr>
      <w:bookmarkStart w:colFirst="0" w:colLast="0" w:name="_dg38y3fii9gt" w:id="166"/>
      <w:bookmarkEnd w:id="166"/>
      <w:r w:rsidDel="00000000" w:rsidR="00000000" w:rsidRPr="00000000">
        <w:rPr>
          <w:rFonts w:ascii="Arial Unicode MS" w:cs="Arial Unicode MS" w:eastAsia="Arial Unicode MS" w:hAnsi="Arial Unicode MS"/>
          <w:rtl w:val="0"/>
        </w:rPr>
        <w:t xml:space="preserve">課題解決のUTAGE活用法</w:t>
      </w:r>
    </w:p>
    <w:p w:rsidR="00000000" w:rsidDel="00000000" w:rsidP="00000000" w:rsidRDefault="00000000" w:rsidRPr="00000000" w14:paraId="00000644">
      <w:pPr>
        <w:rPr/>
      </w:pPr>
      <w:r w:rsidDel="00000000" w:rsidR="00000000" w:rsidRPr="00000000">
        <w:rPr>
          <w:rFonts w:ascii="Arial Unicode MS" w:cs="Arial Unicode MS" w:eastAsia="Arial Unicode MS" w:hAnsi="Arial Unicode MS"/>
          <w:rtl w:val="0"/>
        </w:rPr>
        <w:t xml:space="preserve">この「情報の分散」と「属人化」という組織課題を解決するため、UTAGEを単なるマーケティングツールとしてではなく、組織運営の「基盤（ハブ）」として活用しました。</w:t>
      </w:r>
    </w:p>
    <w:p w:rsidR="00000000" w:rsidDel="00000000" w:rsidP="00000000" w:rsidRDefault="00000000" w:rsidRPr="00000000" w14:paraId="00000645">
      <w:pPr>
        <w:pStyle w:val="Heading4"/>
        <w:rPr/>
      </w:pPr>
      <w:bookmarkStart w:colFirst="0" w:colLast="0" w:name="_2x7ueyva00mr" w:id="167"/>
      <w:bookmarkEnd w:id="167"/>
      <w:r w:rsidDel="00000000" w:rsidR="00000000" w:rsidRPr="00000000">
        <w:rPr>
          <w:rFonts w:ascii="Arial Unicode MS" w:cs="Arial Unicode MS" w:eastAsia="Arial Unicode MS" w:hAnsi="Arial Unicode MS"/>
          <w:rtl w:val="0"/>
        </w:rPr>
        <w:t xml:space="preserve">成果につながったファネル全体像</w:t>
      </w:r>
    </w:p>
    <w:p w:rsidR="00000000" w:rsidDel="00000000" w:rsidP="00000000" w:rsidRDefault="00000000" w:rsidRPr="00000000" w14:paraId="00000646">
      <w:pPr>
        <w:rPr/>
      </w:pPr>
      <w:r w:rsidDel="00000000" w:rsidR="00000000" w:rsidRPr="00000000">
        <w:rPr>
          <w:rFonts w:ascii="Arial Unicode MS" w:cs="Arial Unicode MS" w:eastAsia="Arial Unicode MS" w:hAnsi="Arial Unicode MS"/>
          <w:rtl w:val="0"/>
        </w:rPr>
        <w:t xml:space="preserve">①SNS投稿</w:t>
      </w:r>
    </w:p>
    <w:p w:rsidR="00000000" w:rsidDel="00000000" w:rsidP="00000000" w:rsidRDefault="00000000" w:rsidRPr="00000000" w14:paraId="0000064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48">
      <w:pPr>
        <w:rPr/>
      </w:pPr>
      <w:r w:rsidDel="00000000" w:rsidR="00000000" w:rsidRPr="00000000">
        <w:rPr>
          <w:rFonts w:ascii="Arial Unicode MS" w:cs="Arial Unicode MS" w:eastAsia="Arial Unicode MS" w:hAnsi="Arial Unicode MS"/>
          <w:rtl w:val="0"/>
        </w:rPr>
        <w:t xml:space="preserve">②LP： LINE登録</w:t>
      </w:r>
    </w:p>
    <w:p w:rsidR="00000000" w:rsidDel="00000000" w:rsidP="00000000" w:rsidRDefault="00000000" w:rsidRPr="00000000" w14:paraId="0000064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4A">
      <w:pPr>
        <w:rPr/>
      </w:pPr>
      <w:r w:rsidDel="00000000" w:rsidR="00000000" w:rsidRPr="00000000">
        <w:rPr>
          <w:rFonts w:ascii="Arial Unicode MS" w:cs="Arial Unicode MS" w:eastAsia="Arial Unicode MS" w:hAnsi="Arial Unicode MS"/>
          <w:rtl w:val="0"/>
        </w:rPr>
        <w:t xml:space="preserve">③診断アンケート → 回答結果によりシナリオ分岐</w:t>
      </w:r>
    </w:p>
    <w:p w:rsidR="00000000" w:rsidDel="00000000" w:rsidP="00000000" w:rsidRDefault="00000000" w:rsidRPr="00000000" w14:paraId="0000064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4C">
      <w:pPr>
        <w:rPr/>
      </w:pPr>
      <w:r w:rsidDel="00000000" w:rsidR="00000000" w:rsidRPr="00000000">
        <w:rPr>
          <w:rFonts w:ascii="Arial Unicode MS" w:cs="Arial Unicode MS" w:eastAsia="Arial Unicode MS" w:hAnsi="Arial Unicode MS"/>
          <w:rtl w:val="0"/>
        </w:rPr>
        <w:t xml:space="preserve">④LINEステップ配信（教育） → 開封率・クリック率によりシナリオ分岐</w:t>
      </w:r>
    </w:p>
    <w:p w:rsidR="00000000" w:rsidDel="00000000" w:rsidP="00000000" w:rsidRDefault="00000000" w:rsidRPr="00000000" w14:paraId="0000064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4E">
      <w:pPr>
        <w:rPr/>
      </w:pPr>
      <w:r w:rsidDel="00000000" w:rsidR="00000000" w:rsidRPr="00000000">
        <w:rPr>
          <w:rFonts w:ascii="Arial Unicode MS" w:cs="Arial Unicode MS" w:eastAsia="Arial Unicode MS" w:hAnsi="Arial Unicode MS"/>
          <w:rtl w:val="0"/>
        </w:rPr>
        <w:t xml:space="preserve">⑤Zoom個別相談</w:t>
      </w:r>
    </w:p>
    <w:p w:rsidR="00000000" w:rsidDel="00000000" w:rsidP="00000000" w:rsidRDefault="00000000" w:rsidRPr="00000000" w14:paraId="0000064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50">
      <w:pPr>
        <w:rPr/>
      </w:pPr>
      <w:r w:rsidDel="00000000" w:rsidR="00000000" w:rsidRPr="00000000">
        <w:rPr>
          <w:rFonts w:ascii="Arial Unicode MS" w:cs="Arial Unicode MS" w:eastAsia="Arial Unicode MS" w:hAnsi="Arial Unicode MS"/>
          <w:rtl w:val="0"/>
        </w:rPr>
        <w:t xml:space="preserve">⑥フロントエンド商品オファー（オンライン講座・スクール）</w:t>
      </w:r>
    </w:p>
    <w:p w:rsidR="00000000" w:rsidDel="00000000" w:rsidP="00000000" w:rsidRDefault="00000000" w:rsidRPr="00000000" w14:paraId="0000065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52">
      <w:pPr>
        <w:rPr/>
      </w:pPr>
      <w:r w:rsidDel="00000000" w:rsidR="00000000" w:rsidRPr="00000000">
        <w:rPr>
          <w:rFonts w:ascii="Arial Unicode MS" w:cs="Arial Unicode MS" w:eastAsia="Arial Unicode MS" w:hAnsi="Arial Unicode MS"/>
          <w:rtl w:val="0"/>
        </w:rPr>
        <w:t xml:space="preserve">⑦バックエンド商品オファー（オンライン講座・スクール）</w:t>
      </w:r>
    </w:p>
    <w:p w:rsidR="00000000" w:rsidDel="00000000" w:rsidP="00000000" w:rsidRDefault="00000000" w:rsidRPr="00000000" w14:paraId="00000653">
      <w:pPr>
        <w:pStyle w:val="Heading4"/>
        <w:rPr/>
      </w:pPr>
      <w:bookmarkStart w:colFirst="0" w:colLast="0" w:name="_11emqexp5nfv" w:id="168"/>
      <w:bookmarkEnd w:id="168"/>
      <w:r w:rsidDel="00000000" w:rsidR="00000000" w:rsidRPr="00000000">
        <w:rPr>
          <w:rFonts w:ascii="Arial Unicode MS" w:cs="Arial Unicode MS" w:eastAsia="Arial Unicode MS" w:hAnsi="Arial Unicode MS"/>
          <w:rtl w:val="0"/>
        </w:rPr>
        <w:t xml:space="preserve">活用した機能と具体的な施策内容</w:t>
      </w:r>
    </w:p>
    <w:p w:rsidR="00000000" w:rsidDel="00000000" w:rsidP="00000000" w:rsidRDefault="00000000" w:rsidRPr="00000000" w14:paraId="00000654">
      <w:pPr>
        <w:rPr>
          <w:b w:val="1"/>
          <w:bCs w:val="1"/>
        </w:rPr>
      </w:pPr>
      <w:r w:rsidDel="00000000" w:rsidR="00000000" w:rsidRPr="00000000">
        <w:rPr>
          <w:rFonts w:ascii="Arial Unicode MS" w:cs="Arial Unicode MS" w:eastAsia="Arial Unicode MS" w:hAnsi="Arial Unicode MS"/>
          <w:b w:val="1"/>
          <w:bCs w:val="1"/>
          <w:rtl w:val="0"/>
        </w:rPr>
        <w:t xml:space="preserve">【ラベル管理＋ステップ配信】顧客教育の自動化と分岐</w:t>
      </w:r>
    </w:p>
    <w:p w:rsidR="00000000" w:rsidDel="00000000" w:rsidP="00000000" w:rsidRDefault="00000000" w:rsidRPr="00000000" w14:paraId="00000655">
      <w:pPr>
        <w:rPr/>
      </w:pPr>
      <w:r w:rsidDel="00000000" w:rsidR="00000000" w:rsidRPr="00000000">
        <w:rPr>
          <w:rFonts w:ascii="Arial Unicode MS" w:cs="Arial Unicode MS" w:eastAsia="Arial Unicode MS" w:hAnsi="Arial Unicode MS"/>
          <w:rtl w:val="0"/>
        </w:rPr>
        <w:t xml:space="preserve">LINE登録後の自動教育シナリオを構築。流入チャネル 、アンケート回答（興味度） 、動画視聴完了率、ステップ配信の開封率・クリック率、面談予約完了の有無などでラベル付けし、教育やリマインドのシナリオ（LINEメッセージ）を自動で出し分けました。</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b w:val="1"/>
          <w:bCs w:val="1"/>
        </w:rPr>
      </w:pPr>
      <w:r w:rsidDel="00000000" w:rsidR="00000000" w:rsidRPr="00000000">
        <w:rPr>
          <w:rFonts w:ascii="Arial Unicode MS" w:cs="Arial Unicode MS" w:eastAsia="Arial Unicode MS" w:hAnsi="Arial Unicode MS"/>
          <w:b w:val="1"/>
          <w:bCs w:val="1"/>
          <w:rtl w:val="0"/>
        </w:rPr>
        <w:t xml:space="preserve">【会員サイト機能】教育マニュアルの一元化</w:t>
      </w:r>
    </w:p>
    <w:p w:rsidR="00000000" w:rsidDel="00000000" w:rsidP="00000000" w:rsidRDefault="00000000" w:rsidRPr="00000000" w14:paraId="00000658">
      <w:pPr>
        <w:rPr/>
      </w:pPr>
      <w:r w:rsidDel="00000000" w:rsidR="00000000" w:rsidRPr="00000000">
        <w:rPr>
          <w:rFonts w:ascii="Arial Unicode MS" w:cs="Arial Unicode MS" w:eastAsia="Arial Unicode MS" w:hAnsi="Arial Unicode MS"/>
          <w:rtl w:val="0"/>
        </w:rPr>
        <w:t xml:space="preserve">「SNS運用者向け」「営業メンバー向け」など、メンバーの役割に応じたマニュアルや動画講座を、UTAGEの会員サイト機能で整理・集約しました。</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b w:val="1"/>
          <w:bCs w:val="1"/>
        </w:rPr>
      </w:pPr>
      <w:r w:rsidDel="00000000" w:rsidR="00000000" w:rsidRPr="00000000">
        <w:rPr>
          <w:rFonts w:ascii="Arial Unicode MS" w:cs="Arial Unicode MS" w:eastAsia="Arial Unicode MS" w:hAnsi="Arial Unicode MS"/>
          <w:b w:val="1"/>
          <w:bCs w:val="1"/>
          <w:rtl w:val="0"/>
        </w:rPr>
        <w:t xml:space="preserve">【登録フォーム機能】社内申請フローの統一</w:t>
      </w:r>
    </w:p>
    <w:p w:rsidR="00000000" w:rsidDel="00000000" w:rsidP="00000000" w:rsidRDefault="00000000" w:rsidRPr="00000000" w14:paraId="0000065B">
      <w:pPr>
        <w:rPr/>
      </w:pPr>
      <w:r w:rsidDel="00000000" w:rsidR="00000000" w:rsidRPr="00000000">
        <w:rPr>
          <w:rFonts w:ascii="Arial Unicode MS" w:cs="Arial Unicode MS" w:eastAsia="Arial Unicode MS" w:hAnsi="Arial Unicode MS"/>
          <w:rtl w:val="0"/>
        </w:rPr>
        <w:t xml:space="preserve">これまでSlackやスプレッドシートで個別に行っていた「アポイント・契約申請」「報酬申請」といった社内の報告・申請業務を、UTAGEの登録フォーム機能に統一しました。</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b w:val="1"/>
          <w:bCs w:val="1"/>
        </w:rPr>
      </w:pPr>
      <w:r w:rsidDel="00000000" w:rsidR="00000000" w:rsidRPr="00000000">
        <w:rPr>
          <w:rFonts w:ascii="Arial Unicode MS" w:cs="Arial Unicode MS" w:eastAsia="Arial Unicode MS" w:hAnsi="Arial Unicode MS"/>
          <w:b w:val="1"/>
          <w:bCs w:val="1"/>
          <w:rtl w:val="0"/>
        </w:rPr>
        <w:t xml:space="preserve">【Webhook連携】既存ツールと連動させた進捗のリアルタイム管理</w:t>
      </w:r>
    </w:p>
    <w:p w:rsidR="00000000" w:rsidDel="00000000" w:rsidP="00000000" w:rsidRDefault="00000000" w:rsidRPr="00000000" w14:paraId="0000065E">
      <w:pPr>
        <w:rPr/>
      </w:pPr>
      <w:r w:rsidDel="00000000" w:rsidR="00000000" w:rsidRPr="00000000">
        <w:rPr>
          <w:rFonts w:ascii="Arial Unicode MS" w:cs="Arial Unicode MS" w:eastAsia="Arial Unicode MS" w:hAnsi="Arial Unicode MS"/>
          <w:rtl w:val="0"/>
        </w:rPr>
        <w:t xml:space="preserve">フォームが申請されると、Webhook連携によって「スプレッドシートへの自動転記」「Slackへのリアルタイム通知」「Notionとの連動」が実行されるように設定。これにより、属人的だった報告・承認フローを自動化しました。</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pStyle w:val="Heading4"/>
        <w:rPr/>
      </w:pPr>
      <w:bookmarkStart w:colFirst="0" w:colLast="0" w:name="_eocn0z9n1ey1" w:id="169"/>
      <w:bookmarkEnd w:id="169"/>
      <w:r w:rsidDel="00000000" w:rsidR="00000000" w:rsidRPr="00000000">
        <w:rPr>
          <w:rFonts w:ascii="Arial Unicode MS" w:cs="Arial Unicode MS" w:eastAsia="Arial Unicode MS" w:hAnsi="Arial Unicode MS"/>
          <w:rtl w:val="0"/>
        </w:rPr>
        <w:t xml:space="preserve">施策の背景にある戦略・意図</w:t>
      </w:r>
    </w:p>
    <w:p w:rsidR="00000000" w:rsidDel="00000000" w:rsidP="00000000" w:rsidRDefault="00000000" w:rsidRPr="00000000" w14:paraId="00000661">
      <w:pPr>
        <w:rPr/>
      </w:pPr>
      <w:r w:rsidDel="00000000" w:rsidR="00000000" w:rsidRPr="00000000">
        <w:rPr>
          <w:rFonts w:ascii="Arial Unicode MS" w:cs="Arial Unicode MS" w:eastAsia="Arial Unicode MS" w:hAnsi="Arial Unicode MS"/>
          <w:rtl w:val="0"/>
        </w:rPr>
        <w:t xml:space="preserve">チームが拡大するフェーズにおいて、最も重要なのは「人ではなく仕組みで回る構造」だと考えました。</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Fonts w:ascii="Arial Unicode MS" w:cs="Arial Unicode MS" w:eastAsia="Arial Unicode MS" w:hAnsi="Arial Unicode MS"/>
          <w:rtl w:val="0"/>
        </w:rPr>
        <w:t xml:space="preserve"> UTAGEを基盤（ハブ）として、既存で使っていたLINE・Notion・Slackなどのツール群を統合・連動させることで、追加の人員を増やさずに事業をスケールできると判断したためです。</w:t>
      </w:r>
    </w:p>
    <w:p w:rsidR="00000000" w:rsidDel="00000000" w:rsidP="00000000" w:rsidRDefault="00000000" w:rsidRPr="00000000" w14:paraId="00000664">
      <w:pPr>
        <w:pStyle w:val="Heading4"/>
        <w:rPr/>
      </w:pPr>
      <w:bookmarkStart w:colFirst="0" w:colLast="0" w:name="_varevfksgxpq" w:id="170"/>
      <w:bookmarkEnd w:id="170"/>
      <w:r w:rsidDel="00000000" w:rsidR="00000000" w:rsidRPr="00000000">
        <w:rPr>
          <w:rFonts w:ascii="Arial Unicode MS" w:cs="Arial Unicode MS" w:eastAsia="Arial Unicode MS" w:hAnsi="Arial Unicode MS"/>
          <w:rtl w:val="0"/>
        </w:rPr>
        <w:t xml:space="preserve">施策を成功させるための「コツ・工夫」</w:t>
      </w:r>
    </w:p>
    <w:p w:rsidR="00000000" w:rsidDel="00000000" w:rsidP="00000000" w:rsidRDefault="00000000" w:rsidRPr="00000000" w14:paraId="00000665">
      <w:pPr>
        <w:rPr/>
      </w:pPr>
      <w:r w:rsidDel="00000000" w:rsidR="00000000" w:rsidRPr="00000000">
        <w:rPr>
          <w:rFonts w:ascii="Arial Unicode MS" w:cs="Arial Unicode MS" w:eastAsia="Arial Unicode MS" w:hAnsi="Arial Unicode MS"/>
          <w:rtl w:val="0"/>
        </w:rPr>
        <w:t xml:space="preserve">まず、メンバーごとに「ゴール可視化ダッシュボード」を作成し、モチベーション維持につなげました。</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Fonts w:ascii="Arial Unicode MS" w:cs="Arial Unicode MS" w:eastAsia="Arial Unicode MS" w:hAnsi="Arial Unicode MS"/>
          <w:rtl w:val="0"/>
        </w:rPr>
        <w:t xml:space="preserve">さらに、ステップ配信に「感情ストーリー」を組み込んで開封率・返信率を平均20%向上させつつ、Slack通知やLINEのラベル付けも自動化することで、手動対応を極力ゼロ化する環境を整えました。</w:t>
      </w:r>
    </w:p>
    <w:p w:rsidR="00000000" w:rsidDel="00000000" w:rsidP="00000000" w:rsidRDefault="00000000" w:rsidRPr="00000000" w14:paraId="00000668">
      <w:pPr>
        <w:pStyle w:val="Heading3"/>
        <w:rPr/>
      </w:pPr>
      <w:bookmarkStart w:colFirst="0" w:colLast="0" w:name="_bdm0th4alcel" w:id="171"/>
      <w:bookmarkEnd w:id="171"/>
      <w:r w:rsidDel="00000000" w:rsidR="00000000" w:rsidRPr="00000000">
        <w:rPr>
          <w:rFonts w:ascii="Arial Unicode MS" w:cs="Arial Unicode MS" w:eastAsia="Arial Unicode MS" w:hAnsi="Arial Unicode MS"/>
          <w:rtl w:val="0"/>
        </w:rPr>
        <w:t xml:space="preserve">導入後の成果と変化</w:t>
      </w:r>
    </w:p>
    <w:p w:rsidR="00000000" w:rsidDel="00000000" w:rsidP="00000000" w:rsidRDefault="00000000" w:rsidRPr="00000000" w14:paraId="00000669">
      <w:pPr>
        <w:pStyle w:val="Heading4"/>
        <w:rPr/>
      </w:pPr>
      <w:bookmarkStart w:colFirst="0" w:colLast="0" w:name="_me0bo9h1efue" w:id="172"/>
      <w:bookmarkEnd w:id="172"/>
      <w:r w:rsidDel="00000000" w:rsidR="00000000" w:rsidRPr="00000000">
        <w:rPr>
          <w:rFonts w:ascii="Arial Unicode MS" w:cs="Arial Unicode MS" w:eastAsia="Arial Unicode MS" w:hAnsi="Arial Unicode MS"/>
          <w:rtl w:val="0"/>
        </w:rPr>
        <w:t xml:space="preserve">具体的な成果</w:t>
      </w:r>
    </w:p>
    <w:p w:rsidR="00000000" w:rsidDel="00000000" w:rsidP="00000000" w:rsidRDefault="00000000" w:rsidRPr="00000000" w14:paraId="0000066A">
      <w:pPr>
        <w:rPr/>
      </w:pPr>
      <w:r w:rsidDel="00000000" w:rsidR="00000000" w:rsidRPr="00000000">
        <w:rPr>
          <w:rFonts w:ascii="Arial Unicode MS" w:cs="Arial Unicode MS" w:eastAsia="Arial Unicode MS" w:hAnsi="Arial Unicode MS"/>
          <w:rtl w:val="0"/>
        </w:rPr>
        <w:t xml:space="preserve">属人的だった教育・報告・承認フローを自動化した結果、数値として明確な成果が現れました。</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numPr>
          <w:ilvl w:val="0"/>
          <w:numId w:val="76"/>
        </w:numPr>
        <w:ind w:left="720" w:hanging="360"/>
      </w:pPr>
      <w:r w:rsidDel="00000000" w:rsidR="00000000" w:rsidRPr="00000000">
        <w:rPr>
          <w:rFonts w:ascii="Arial Unicode MS" w:cs="Arial Unicode MS" w:eastAsia="Arial Unicode MS" w:hAnsi="Arial Unicode MS"/>
          <w:rtl w:val="0"/>
        </w:rPr>
        <w:t xml:space="preserve">売上：前年同月比で約2.3倍に成長 </w:t>
      </w:r>
    </w:p>
    <w:p w:rsidR="00000000" w:rsidDel="00000000" w:rsidP="00000000" w:rsidRDefault="00000000" w:rsidRPr="00000000" w14:paraId="0000066D">
      <w:pPr>
        <w:numPr>
          <w:ilvl w:val="0"/>
          <w:numId w:val="76"/>
        </w:numPr>
        <w:ind w:left="720" w:hanging="360"/>
      </w:pPr>
      <w:r w:rsidDel="00000000" w:rsidR="00000000" w:rsidRPr="00000000">
        <w:rPr>
          <w:rFonts w:ascii="Arial Unicode MS" w:cs="Arial Unicode MS" w:eastAsia="Arial Unicode MS" w:hAnsi="Arial Unicode MS"/>
          <w:rtl w:val="0"/>
        </w:rPr>
        <w:t xml:space="preserve">アポイント取得数：平均180件/月 → 420件/月</w:t>
      </w:r>
    </w:p>
    <w:p w:rsidR="00000000" w:rsidDel="00000000" w:rsidP="00000000" w:rsidRDefault="00000000" w:rsidRPr="00000000" w14:paraId="0000066E">
      <w:pPr>
        <w:numPr>
          <w:ilvl w:val="0"/>
          <w:numId w:val="76"/>
        </w:numPr>
        <w:ind w:left="720" w:hanging="360"/>
      </w:pPr>
      <w:r w:rsidDel="00000000" w:rsidR="00000000" w:rsidRPr="00000000">
        <w:rPr>
          <w:rFonts w:ascii="Arial Unicode MS" w:cs="Arial Unicode MS" w:eastAsia="Arial Unicode MS" w:hAnsi="Arial Unicode MS"/>
          <w:rtl w:val="0"/>
        </w:rPr>
        <w:t xml:space="preserve">商談化率：25% → 42% </w:t>
      </w:r>
    </w:p>
    <w:p w:rsidR="00000000" w:rsidDel="00000000" w:rsidP="00000000" w:rsidRDefault="00000000" w:rsidRPr="00000000" w14:paraId="0000066F">
      <w:pPr>
        <w:numPr>
          <w:ilvl w:val="0"/>
          <w:numId w:val="76"/>
        </w:numPr>
        <w:ind w:left="720" w:hanging="360"/>
      </w:pPr>
      <w:r w:rsidDel="00000000" w:rsidR="00000000" w:rsidRPr="00000000">
        <w:rPr>
          <w:rFonts w:ascii="Arial Unicode MS" w:cs="Arial Unicode MS" w:eastAsia="Arial Unicode MS" w:hAnsi="Arial Unicode MS"/>
          <w:rtl w:val="0"/>
        </w:rPr>
        <w:t xml:space="preserve">教育動画の視聴完了率：55% → 88% </w:t>
      </w:r>
    </w:p>
    <w:p w:rsidR="00000000" w:rsidDel="00000000" w:rsidP="00000000" w:rsidRDefault="00000000" w:rsidRPr="00000000" w14:paraId="00000670">
      <w:pPr>
        <w:numPr>
          <w:ilvl w:val="0"/>
          <w:numId w:val="76"/>
        </w:numPr>
        <w:ind w:left="720" w:hanging="360"/>
      </w:pPr>
      <w:r w:rsidDel="00000000" w:rsidR="00000000" w:rsidRPr="00000000">
        <w:rPr>
          <w:rFonts w:ascii="Arial Unicode MS" w:cs="Arial Unicode MS" w:eastAsia="Arial Unicode MS" w:hAnsi="Arial Unicode MS"/>
          <w:rtl w:val="0"/>
        </w:rPr>
        <w:t xml:space="preserve">運用工数削減率：約72%削減（1人あたり月20時間削減） </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pStyle w:val="Heading4"/>
        <w:rPr/>
      </w:pPr>
      <w:bookmarkStart w:colFirst="0" w:colLast="0" w:name="_sclc1ir39a6w" w:id="173"/>
      <w:bookmarkEnd w:id="173"/>
      <w:r w:rsidDel="00000000" w:rsidR="00000000" w:rsidRPr="00000000">
        <w:rPr>
          <w:rFonts w:ascii="Arial Unicode MS" w:cs="Arial Unicode MS" w:eastAsia="Arial Unicode MS" w:hAnsi="Arial Unicode MS"/>
          <w:rtl w:val="0"/>
        </w:rPr>
        <w:t xml:space="preserve">実感できた変化</w:t>
      </w:r>
    </w:p>
    <w:p w:rsidR="00000000" w:rsidDel="00000000" w:rsidP="00000000" w:rsidRDefault="00000000" w:rsidRPr="00000000" w14:paraId="00000673">
      <w:pPr>
        <w:rPr/>
      </w:pPr>
      <w:r w:rsidDel="00000000" w:rsidR="00000000" w:rsidRPr="00000000">
        <w:rPr>
          <w:rFonts w:ascii="Arial Unicode MS" w:cs="Arial Unicode MS" w:eastAsia="Arial Unicode MS" w:hAnsi="Arial Unicode MS"/>
          <w:rtl w:val="0"/>
        </w:rPr>
        <w:t xml:space="preserve">実感できた変化は、3つの視点で現れました。</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Fonts w:ascii="Arial Unicode MS" w:cs="Arial Unicode MS" w:eastAsia="Arial Unicode MS" w:hAnsi="Arial Unicode MS"/>
          <w:rtl w:val="0"/>
        </w:rPr>
        <w:t xml:space="preserve">まずスタッフの変化としては、スタッフが「仕組みのおかげで、自分の時間と成果の両方を得られるようになった」と実感してくれるようになりました。</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Fonts w:ascii="Arial Unicode MS" w:cs="Arial Unicode MS" w:eastAsia="Arial Unicode MS" w:hAnsi="Arial Unicode MS"/>
          <w:rtl w:val="0"/>
        </w:rPr>
        <w:t xml:space="preserve">次に組織の変化としては、教育の自動化によって新規メンバーが初月から成果を出せる環境が整い、離脱率が半減したことです。</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Fonts w:ascii="Arial Unicode MS" w:cs="Arial Unicode MS" w:eastAsia="Arial Unicode MS" w:hAnsi="Arial Unicode MS"/>
          <w:rtl w:val="0"/>
        </w:rPr>
        <w:t xml:space="preserve">そして経営者自身の変化としては、現場管理に追われる時間が減り、事業戦略・新規開発に集中できるようになりました。</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pStyle w:val="Heading4"/>
        <w:rPr/>
      </w:pPr>
      <w:bookmarkStart w:colFirst="0" w:colLast="0" w:name="_85oh7on8sv2x" w:id="174"/>
      <w:bookmarkEnd w:id="174"/>
      <w:r w:rsidDel="00000000" w:rsidR="00000000" w:rsidRPr="00000000">
        <w:rPr>
          <w:rFonts w:ascii="Arial Unicode MS" w:cs="Arial Unicode MS" w:eastAsia="Arial Unicode MS" w:hAnsi="Arial Unicode MS"/>
          <w:rtl w:val="0"/>
        </w:rPr>
        <w:t xml:space="preserve">今後の事業展望</w:t>
      </w:r>
    </w:p>
    <w:p w:rsidR="00000000" w:rsidDel="00000000" w:rsidP="00000000" w:rsidRDefault="00000000" w:rsidRPr="00000000" w14:paraId="0000067C">
      <w:pPr>
        <w:rPr/>
      </w:pPr>
      <w:r w:rsidDel="00000000" w:rsidR="00000000" w:rsidRPr="00000000">
        <w:rPr>
          <w:rFonts w:ascii="Arial Unicode MS" w:cs="Arial Unicode MS" w:eastAsia="Arial Unicode MS" w:hAnsi="Arial Unicode MS"/>
          <w:rtl w:val="0"/>
        </w:rPr>
        <w:t xml:space="preserve">今後はUTAGEを軸に「教育 × セールス × コミュニティ」を完全自動化する構想を進めています。</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Fonts w:ascii="Arial Unicode MS" w:cs="Arial Unicode MS" w:eastAsia="Arial Unicode MS" w:hAnsi="Arial Unicode MS"/>
          <w:rtl w:val="0"/>
        </w:rPr>
        <w:t xml:space="preserve">AIチャットボットやDify連携により、個別最適化された学習・提案・契約の仕組みを確立し、国内最大級の「在宅型SNS副業支援プラットフォーム」を目指します。</w:t>
      </w:r>
    </w:p>
    <w:p w:rsidR="00000000" w:rsidDel="00000000" w:rsidP="00000000" w:rsidRDefault="00000000" w:rsidRPr="00000000" w14:paraId="0000067F">
      <w:pPr>
        <w:pStyle w:val="Heading3"/>
        <w:rPr/>
      </w:pPr>
      <w:bookmarkStart w:colFirst="0" w:colLast="0" w:name="_vsa4orstqyb9" w:id="175"/>
      <w:bookmarkEnd w:id="175"/>
      <w:r w:rsidDel="00000000" w:rsidR="00000000" w:rsidRPr="00000000">
        <w:rPr>
          <w:rFonts w:ascii="Arial Unicode MS" w:cs="Arial Unicode MS" w:eastAsia="Arial Unicode MS" w:hAnsi="Arial Unicode MS"/>
          <w:rtl w:val="0"/>
        </w:rPr>
        <w:t xml:space="preserve">UTAGEユーザーへのメッセージ</w:t>
      </w:r>
    </w:p>
    <w:p w:rsidR="00000000" w:rsidDel="00000000" w:rsidP="00000000" w:rsidRDefault="00000000" w:rsidRPr="00000000" w14:paraId="00000680">
      <w:pPr>
        <w:rPr/>
      </w:pPr>
      <w:r w:rsidDel="00000000" w:rsidR="00000000" w:rsidRPr="00000000">
        <w:rPr>
          <w:rFonts w:ascii="Arial Unicode MS" w:cs="Arial Unicode MS" w:eastAsia="Arial Unicode MS" w:hAnsi="Arial Unicode MS"/>
          <w:rtl w:val="0"/>
        </w:rPr>
        <w:t xml:space="preserve">UTAGEは「仕組み化」の第一歩を誰でも踏み出せる強力な基盤です。</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Fonts w:ascii="Arial Unicode MS" w:cs="Arial Unicode MS" w:eastAsia="Arial Unicode MS" w:hAnsi="Arial Unicode MS"/>
          <w:rtl w:val="0"/>
        </w:rPr>
        <w:t xml:space="preserve">最初は設定や構築に時間がかかるように思えても、一度仕組みが回り出すと、「人に依存しない組織」が自然とできあがります。小さな自動化でも必ず未来の生産性につながるので、ぜひ一歩ずつ取り入れてみてください。</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Fonts w:ascii="Arial Unicode MS" w:cs="Arial Unicode MS" w:eastAsia="Arial Unicode MS" w:hAnsi="Arial Unicode MS"/>
          <w:rtl w:val="0"/>
        </w:rPr>
        <w:t xml:space="preserve">そして、活用事例を通じてお互いに学び合えるUTAGEコミュニティを一緒に盛り上げていきましょう。</w:t>
      </w:r>
    </w:p>
    <w:p w:rsidR="00000000" w:rsidDel="00000000" w:rsidP="00000000" w:rsidRDefault="00000000" w:rsidRPr="00000000" w14:paraId="00000685">
      <w:pPr>
        <w:pStyle w:val="Heading3"/>
        <w:rPr/>
      </w:pPr>
      <w:bookmarkStart w:colFirst="0" w:colLast="0" w:name="_arvl33lbve2m" w:id="176"/>
      <w:bookmarkEnd w:id="176"/>
      <w:r w:rsidDel="00000000" w:rsidR="00000000" w:rsidRPr="00000000">
        <w:rPr>
          <w:rFonts w:ascii="Arial Unicode MS" w:cs="Arial Unicode MS" w:eastAsia="Arial Unicode MS" w:hAnsi="Arial Unicode MS"/>
          <w:rtl w:val="0"/>
        </w:rPr>
        <w:t xml:space="preserve">UTAGE運営者コメント</w:t>
      </w:r>
    </w:p>
    <w:p w:rsidR="00000000" w:rsidDel="00000000" w:rsidP="00000000" w:rsidRDefault="00000000" w:rsidRPr="00000000" w14:paraId="00000686">
      <w:pPr>
        <w:rPr/>
      </w:pPr>
      <w:r w:rsidDel="00000000" w:rsidR="00000000" w:rsidRPr="00000000">
        <w:rPr>
          <w:rFonts w:ascii="Arial Unicode MS" w:cs="Arial Unicode MS" w:eastAsia="Arial Unicode MS" w:hAnsi="Arial Unicode MS"/>
          <w:rtl w:val="0"/>
        </w:rPr>
        <w:t xml:space="preserve">年商5億円以上の事業を「人に依存しない仕組み」で回すという、株式会社CC菅原様の圧巻の事例です。UTAGEを単なるマーケティングツールとしてではなく、既存の業務ツール（Slack・Notionなど）と連携させ、「組織運営の基盤（ハブ）」として活用されているのが、特に注目すべき点です。</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Fonts w:ascii="Arial Unicode MS" w:cs="Arial Unicode MS" w:eastAsia="Arial Unicode MS" w:hAnsi="Arial Unicode MS"/>
          <w:rtl w:val="0"/>
        </w:rPr>
        <w:t xml:space="preserve">加えて、SNS運用者や営業メンバー用のマニュアル・動画講座を「会員サイト機能」に集約し、教育フローまで仕組み化されている点も、チーム運営において非常に参考になるポイントだと思います。</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Fonts w:ascii="Arial Unicode MS" w:cs="Arial Unicode MS" w:eastAsia="Arial Unicode MS" w:hAnsi="Arial Unicode MS"/>
          <w:rtl w:val="0"/>
        </w:rPr>
        <w:t xml:space="preserve">売上前年比2.3倍という成果は、管理工数72%削減と新人離脱率の半減という、強固な組織オペレーションの自動化によってもたらされた必然的な結果だと感じました。</w:t>
      </w:r>
    </w:p>
    <w:p w:rsidR="00000000" w:rsidDel="00000000" w:rsidP="00000000" w:rsidRDefault="00000000" w:rsidRPr="00000000" w14:paraId="0000068B">
      <w:pPr>
        <w:pStyle w:val="Heading4"/>
        <w:rPr>
          <w:b w:val="1"/>
          <w:bCs w:val="1"/>
        </w:rPr>
      </w:pPr>
      <w:bookmarkStart w:colFirst="0" w:colLast="0" w:name="_27dqfcf6qusx" w:id="177"/>
      <w:bookmarkEnd w:id="177"/>
      <w:r w:rsidDel="00000000" w:rsidR="00000000" w:rsidRPr="00000000">
        <w:rPr>
          <w:rFonts w:ascii="Arial Unicode MS" w:cs="Arial Unicode MS" w:eastAsia="Arial Unicode MS" w:hAnsi="Arial Unicode MS"/>
          <w:b w:val="1"/>
          <w:bCs w:val="1"/>
          <w:rtl w:val="0"/>
        </w:rPr>
        <w:t xml:space="preserve">明日からできる3つのアクション</w:t>
      </w:r>
    </w:p>
    <w:p w:rsidR="00000000" w:rsidDel="00000000" w:rsidP="00000000" w:rsidRDefault="00000000" w:rsidRPr="00000000" w14:paraId="0000068C">
      <w:pPr>
        <w:spacing w:after="240" w:before="240" w:lineRule="auto"/>
        <w:rPr/>
      </w:pPr>
      <w:r w:rsidDel="00000000" w:rsidR="00000000" w:rsidRPr="00000000">
        <w:rPr>
          <w:rFonts w:ascii="Arial Unicode MS" w:cs="Arial Unicode MS" w:eastAsia="Arial Unicode MS" w:hAnsi="Arial Unicode MS"/>
          <w:rtl w:val="0"/>
        </w:rPr>
        <w:t xml:space="preserve">以下の3つの中から、今のあなたにできそうなものを1つ選んで実践してみてください。</w:t>
      </w:r>
    </w:p>
    <w:p w:rsidR="00000000" w:rsidDel="00000000" w:rsidP="00000000" w:rsidRDefault="00000000" w:rsidRPr="00000000" w14:paraId="0000068D">
      <w:pPr>
        <w:numPr>
          <w:ilvl w:val="0"/>
          <w:numId w:val="6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【脱・属人化】社内マニュアルの置き場を作る</w:t>
      </w:r>
      <w:r w:rsidDel="00000000" w:rsidR="00000000" w:rsidRPr="00000000">
        <w:rPr>
          <w:rFonts w:ascii="Arial Unicode MS" w:cs="Arial Unicode MS" w:eastAsia="Arial Unicode MS" w:hAnsi="Arial Unicode MS"/>
          <w:rtl w:val="0"/>
        </w:rPr>
        <w:br w:type="textWrapping"/>
        <w:t xml:space="preserve">UTAGEの会員サイト機能で「スタッフ専用サイト」を作成し、新人研修動画やマニュアルを1つアップロードして共有を一本化する。</w:t>
      </w:r>
    </w:p>
    <w:p w:rsidR="00000000" w:rsidDel="00000000" w:rsidP="00000000" w:rsidRDefault="00000000" w:rsidRPr="00000000" w14:paraId="0000068E">
      <w:pPr>
        <w:numPr>
          <w:ilvl w:val="0"/>
          <w:numId w:val="6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【情報の集約】通知連携を設定する</w:t>
      </w:r>
      <w:r w:rsidDel="00000000" w:rsidR="00000000" w:rsidRPr="00000000">
        <w:rPr>
          <w:rFonts w:ascii="Arial Unicode MS" w:cs="Arial Unicode MS" w:eastAsia="Arial Unicode MS" w:hAnsi="Arial Unicode MS"/>
          <w:rtl w:val="0"/>
        </w:rPr>
        <w:br w:type="textWrapping"/>
        <w:t xml:space="preserve">「商品購入」や「個別相談申込」があった際、普段チームで使っているチャットツール（Slack/Chatwork）に通知が飛ぶように設定し、情報共有を自動化する。</w:t>
      </w:r>
    </w:p>
    <w:p w:rsidR="00000000" w:rsidDel="00000000" w:rsidP="00000000" w:rsidRDefault="00000000" w:rsidRPr="00000000" w14:paraId="0000068F">
      <w:pPr>
        <w:numPr>
          <w:ilvl w:val="0"/>
          <w:numId w:val="6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【顧客管理の自動化】「自動ラベル付与」の設定</w:t>
      </w:r>
      <w:r w:rsidDel="00000000" w:rsidR="00000000" w:rsidRPr="00000000">
        <w:rPr>
          <w:rFonts w:ascii="Arial Unicode MS" w:cs="Arial Unicode MS" w:eastAsia="Arial Unicode MS" w:hAnsi="Arial Unicode MS"/>
          <w:rtl w:val="0"/>
        </w:rPr>
        <w:br w:type="textWrapping"/>
        <w:t xml:space="preserve">メール内のリンククリックや動画視聴など、顧客のアクションに応じて自動で「ラベル」が付く設定を1つ入れる。スタッフが手動で記録しなくても「誰が興味を持っているか」が可視化される仕組みを作る。</w:t>
      </w:r>
    </w:p>
    <w:p w:rsidR="00000000" w:rsidDel="00000000" w:rsidP="00000000" w:rsidRDefault="00000000" w:rsidRPr="00000000" w14:paraId="0000069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691">
      <w:pPr>
        <w:pStyle w:val="Heading1"/>
        <w:rPr/>
      </w:pPr>
      <w:bookmarkStart w:colFirst="0" w:colLast="0" w:name="_28l3t3gnfaul" w:id="178"/>
      <w:bookmarkEnd w:id="178"/>
      <w:r w:rsidDel="00000000" w:rsidR="00000000" w:rsidRPr="00000000">
        <w:rPr>
          <w:rFonts w:ascii="Arial Unicode MS" w:cs="Arial Unicode MS" w:eastAsia="Arial Unicode MS" w:hAnsi="Arial Unicode MS"/>
          <w:rtl w:val="0"/>
        </w:rPr>
        <w:t xml:space="preserve">山本 猛 様</w:t>
      </w:r>
    </w:p>
    <w:p w:rsidR="00000000" w:rsidDel="00000000" w:rsidP="00000000" w:rsidRDefault="00000000" w:rsidRPr="00000000" w14:paraId="00000692">
      <w:pPr>
        <w:rPr/>
      </w:pPr>
      <w:r w:rsidDel="00000000" w:rsidR="00000000" w:rsidRPr="00000000">
        <w:rPr>
          <w:rFonts w:ascii="Arial Unicode MS" w:cs="Arial Unicode MS" w:eastAsia="Arial Unicode MS" w:hAnsi="Arial Unicode MS"/>
          <w:rtl w:val="0"/>
        </w:rPr>
        <w:t xml:space="preserve">（採用支援・コミュニティ運営・不動産賃貸業）</w:t>
      </w:r>
    </w:p>
    <w:p w:rsidR="00000000" w:rsidDel="00000000" w:rsidP="00000000" w:rsidRDefault="00000000" w:rsidRPr="00000000" w14:paraId="00000693">
      <w:pPr>
        <w:pStyle w:val="Heading2"/>
        <w:rPr/>
      </w:pPr>
      <w:bookmarkStart w:colFirst="0" w:colLast="0" w:name="_agoubn19bz6" w:id="179"/>
      <w:bookmarkEnd w:id="179"/>
      <w:r w:rsidDel="00000000" w:rsidR="00000000" w:rsidRPr="00000000">
        <w:rPr>
          <w:rFonts w:ascii="Arial Unicode MS" w:cs="Arial Unicode MS" w:eastAsia="Arial Unicode MS" w:hAnsi="Arial Unicode MS"/>
          <w:rtl w:val="0"/>
        </w:rPr>
        <w:t xml:space="preserve">4つの機能を集約し、煩雑な海外ツールから脱却！</w:t>
        <w:br w:type="textWrapping"/>
        <w:t xml:space="preserve">業務効率化と固定費削減を両立した</w:t>
        <w:br w:type="textWrapping"/>
        <w:t xml:space="preserve">「ツール一本化」の成功事例</w:t>
      </w:r>
    </w:p>
    <w:p w:rsidR="00000000" w:rsidDel="00000000" w:rsidP="00000000" w:rsidRDefault="00000000" w:rsidRPr="00000000" w14:paraId="00000694">
      <w:pPr>
        <w:numPr>
          <w:ilvl w:val="0"/>
          <w:numId w:val="83"/>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年間ツールコスト：約70万円 → 約26万円</w:t>
      </w:r>
    </w:p>
    <w:p w:rsidR="00000000" w:rsidDel="00000000" w:rsidP="00000000" w:rsidRDefault="00000000" w:rsidRPr="00000000" w14:paraId="00000695">
      <w:pPr>
        <w:numPr>
          <w:ilvl w:val="0"/>
          <w:numId w:val="83"/>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運用ツール数：4つ → 1つ</w:t>
      </w:r>
    </w:p>
    <w:p w:rsidR="00000000" w:rsidDel="00000000" w:rsidP="00000000" w:rsidRDefault="00000000" w:rsidRPr="00000000" w14:paraId="00000696">
      <w:pPr>
        <w:pStyle w:val="Heading3"/>
        <w:rPr/>
      </w:pPr>
      <w:bookmarkStart w:colFirst="0" w:colLast="0" w:name="_bbehe03kspv0" w:id="180"/>
      <w:bookmarkEnd w:id="180"/>
      <w:r w:rsidDel="00000000" w:rsidR="00000000" w:rsidRPr="00000000">
        <w:rPr>
          <w:rFonts w:ascii="Arial Unicode MS" w:cs="Arial Unicode MS" w:eastAsia="Arial Unicode MS" w:hAnsi="Arial Unicode MS"/>
          <w:rtl w:val="0"/>
        </w:rPr>
        <w:t xml:space="preserve">この事例のポイント</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b w:val="1"/>
          <w:bCs w:val="1"/>
        </w:rPr>
      </w:pPr>
      <w:r w:rsidDel="00000000" w:rsidR="00000000" w:rsidRPr="00000000">
        <w:rPr>
          <w:rFonts w:ascii="Arial Unicode MS" w:cs="Arial Unicode MS" w:eastAsia="Arial Unicode MS" w:hAnsi="Arial Unicode MS"/>
          <w:b w:val="1"/>
          <w:bCs w:val="1"/>
          <w:rtl w:val="0"/>
        </w:rPr>
        <w:t xml:space="preserve">「複数ツールの管理地獄」と「固定費のムダ」に、もう悩む必要はありません</w:t>
      </w:r>
    </w:p>
    <w:p w:rsidR="00000000" w:rsidDel="00000000" w:rsidP="00000000" w:rsidRDefault="00000000" w:rsidRPr="00000000" w14:paraId="00000699">
      <w:pPr>
        <w:rPr>
          <w:b w:val="1"/>
          <w:bCs w:val="1"/>
        </w:rPr>
      </w:pPr>
      <w:r w:rsidDel="00000000" w:rsidR="00000000" w:rsidRPr="00000000">
        <w:rPr>
          <w:rtl w:val="0"/>
        </w:rPr>
      </w:r>
    </w:p>
    <w:p w:rsidR="00000000" w:rsidDel="00000000" w:rsidP="00000000" w:rsidRDefault="00000000" w:rsidRPr="00000000" w14:paraId="0000069A">
      <w:pPr>
        <w:rPr/>
      </w:pPr>
      <w:r w:rsidDel="00000000" w:rsidR="00000000" w:rsidRPr="00000000">
        <w:rPr>
          <w:rFonts w:ascii="Arial Unicode MS" w:cs="Arial Unicode MS" w:eastAsia="Arial Unicode MS" w:hAnsi="Arial Unicode MS"/>
          <w:rtl w:val="0"/>
        </w:rPr>
        <w:t xml:space="preserve">複数の海外製マーケティングツールを組み合わせて運用する「複雑さ」と「コスト高」を、一挙に解消した事例です。</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Fonts w:ascii="Arial Unicode MS" w:cs="Arial Unicode MS" w:eastAsia="Arial Unicode MS" w:hAnsi="Arial Unicode MS"/>
          <w:rtl w:val="0"/>
        </w:rPr>
        <w:t xml:space="preserve">山本様は、ClickFunnelsやTeachableなど4つの海外ツールをUTAGE1つに統合することで、年間約44万円のコスト削減を実現。さらに、運用のシンプル化によって業務効率を劇的に改善されました。</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Fonts w:ascii="Arial Unicode MS" w:cs="Arial Unicode MS" w:eastAsia="Arial Unicode MS" w:hAnsi="Arial Unicode MS"/>
          <w:rtl w:val="0"/>
        </w:rPr>
        <w:t xml:space="preserve">「固定費を抑えたい」「海外ツールの管理に疲弊している」「他ツールからの完全移行を検討している」という方に、必見の内容です。</w:t>
      </w:r>
    </w:p>
    <w:p w:rsidR="00000000" w:rsidDel="00000000" w:rsidP="00000000" w:rsidRDefault="00000000" w:rsidRPr="00000000" w14:paraId="0000069F">
      <w:pPr>
        <w:pStyle w:val="Heading3"/>
        <w:rPr/>
      </w:pPr>
      <w:bookmarkStart w:colFirst="0" w:colLast="0" w:name="_lt1kpvj6x4ml" w:id="181"/>
      <w:bookmarkEnd w:id="181"/>
      <w:r w:rsidDel="00000000" w:rsidR="00000000" w:rsidRPr="00000000">
        <w:rPr>
          <w:rFonts w:ascii="Arial Unicode MS" w:cs="Arial Unicode MS" w:eastAsia="Arial Unicode MS" w:hAnsi="Arial Unicode MS"/>
          <w:rtl w:val="0"/>
        </w:rPr>
        <w:t xml:space="preserve">事業概要</w:t>
      </w:r>
    </w:p>
    <w:p w:rsidR="00000000" w:rsidDel="00000000" w:rsidP="00000000" w:rsidRDefault="00000000" w:rsidRPr="00000000" w14:paraId="000006A0">
      <w:pPr>
        <w:rPr/>
      </w:pPr>
      <w:r w:rsidDel="00000000" w:rsidR="00000000" w:rsidRPr="00000000">
        <w:rPr>
          <w:rFonts w:ascii="Arial Unicode MS" w:cs="Arial Unicode MS" w:eastAsia="Arial Unicode MS" w:hAnsi="Arial Unicode MS"/>
          <w:rtl w:val="0"/>
        </w:rPr>
        <w:t xml:space="preserve">求人に悩む中小企業向けに、リスティング広告を活用した独自手法「ジョブリスティング」を用いて、採用の仕組みづくりを支援。人材育成コミュニティの運営を行うほか、ハローワーク活用講座や不動産賃貸事業も展開している。</w:t>
      </w:r>
    </w:p>
    <w:p w:rsidR="00000000" w:rsidDel="00000000" w:rsidP="00000000" w:rsidRDefault="00000000" w:rsidRPr="00000000" w14:paraId="000006A1">
      <w:pPr>
        <w:pStyle w:val="Heading3"/>
        <w:rPr/>
      </w:pPr>
      <w:bookmarkStart w:colFirst="0" w:colLast="0" w:name="_fsd2h1figkp5" w:id="182"/>
      <w:bookmarkEnd w:id="182"/>
      <w:r w:rsidDel="00000000" w:rsidR="00000000" w:rsidRPr="00000000">
        <w:rPr>
          <w:rFonts w:ascii="Arial Unicode MS" w:cs="Arial Unicode MS" w:eastAsia="Arial Unicode MS" w:hAnsi="Arial Unicode MS"/>
          <w:rtl w:val="0"/>
        </w:rPr>
        <w:t xml:space="preserve">導入前のビジネス課題</w:t>
      </w:r>
    </w:p>
    <w:p w:rsidR="00000000" w:rsidDel="00000000" w:rsidP="00000000" w:rsidRDefault="00000000" w:rsidRPr="00000000" w14:paraId="000006A2">
      <w:pPr>
        <w:rPr/>
      </w:pPr>
      <w:r w:rsidDel="00000000" w:rsidR="00000000" w:rsidRPr="00000000">
        <w:rPr>
          <w:rFonts w:ascii="Arial Unicode MS" w:cs="Arial Unicode MS" w:eastAsia="Arial Unicode MS" w:hAnsi="Arial Unicode MS"/>
          <w:rtl w:val="0"/>
        </w:rPr>
        <w:t xml:space="preserve">UTAGEを導入する前は、ClickFunnels（クリックファネル）、Zapier（ザピアー）、ConvertKit（コンバートキット）、Teachable（ティーチャブル）など、複数の海外ツールを組み合わせて運用していました。</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Fonts w:ascii="Arial Unicode MS" w:cs="Arial Unicode MS" w:eastAsia="Arial Unicode MS" w:hAnsi="Arial Unicode MS"/>
          <w:rtl w:val="0"/>
        </w:rPr>
        <w:t xml:space="preserve">しかし、すべてが英語表記であるため操作やサポート対応に時間がかかり、トラブル対応や設定変更に大きなストレスを感じていました。また、ツールごとに費用がかさむため、ランニングコストが膨らんでしまっていたことも悩みでした。</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Fonts w:ascii="Arial Unicode MS" w:cs="Arial Unicode MS" w:eastAsia="Arial Unicode MS" w:hAnsi="Arial Unicode MS"/>
          <w:rtl w:val="0"/>
        </w:rPr>
        <w:t xml:space="preserve">「日本語でサポートが受けられて、すべてを一元管理できる仕組みが欲しい」とずっと感じていたのです。</w:t>
      </w:r>
    </w:p>
    <w:p w:rsidR="00000000" w:rsidDel="00000000" w:rsidP="00000000" w:rsidRDefault="00000000" w:rsidRPr="00000000" w14:paraId="000006A7">
      <w:pPr>
        <w:pStyle w:val="Heading3"/>
        <w:rPr/>
      </w:pPr>
      <w:bookmarkStart w:colFirst="0" w:colLast="0" w:name="_s8wcb1mwxxlo" w:id="183"/>
      <w:bookmarkEnd w:id="183"/>
      <w:r w:rsidDel="00000000" w:rsidR="00000000" w:rsidRPr="00000000">
        <w:rPr>
          <w:rFonts w:ascii="Arial Unicode MS" w:cs="Arial Unicode MS" w:eastAsia="Arial Unicode MS" w:hAnsi="Arial Unicode MS"/>
          <w:rtl w:val="0"/>
        </w:rPr>
        <w:t xml:space="preserve">課題解決のUTAGE活用法</w:t>
      </w:r>
    </w:p>
    <w:p w:rsidR="00000000" w:rsidDel="00000000" w:rsidP="00000000" w:rsidRDefault="00000000" w:rsidRPr="00000000" w14:paraId="000006A8">
      <w:pPr>
        <w:rPr/>
      </w:pPr>
      <w:r w:rsidDel="00000000" w:rsidR="00000000" w:rsidRPr="00000000">
        <w:rPr>
          <w:rFonts w:ascii="Arial Unicode MS" w:cs="Arial Unicode MS" w:eastAsia="Arial Unicode MS" w:hAnsi="Arial Unicode MS"/>
          <w:rtl w:val="0"/>
        </w:rPr>
        <w:t xml:space="preserve">複数ツールを使っていた状態を一本化するために、UTAGEのオールインワン機能を総合的に活用しました。「集客」から「コミュニティ運営」までのプロセスをすべてUTAGEに移行することで、業務効率とスピードを改善しています。</w:t>
      </w:r>
    </w:p>
    <w:p w:rsidR="00000000" w:rsidDel="00000000" w:rsidP="00000000" w:rsidRDefault="00000000" w:rsidRPr="00000000" w14:paraId="000006A9">
      <w:pPr>
        <w:pStyle w:val="Heading4"/>
        <w:rPr/>
      </w:pPr>
      <w:bookmarkStart w:colFirst="0" w:colLast="0" w:name="_m23jctxvht3k" w:id="184"/>
      <w:bookmarkEnd w:id="184"/>
      <w:r w:rsidDel="00000000" w:rsidR="00000000" w:rsidRPr="00000000">
        <w:rPr>
          <w:rFonts w:ascii="Arial Unicode MS" w:cs="Arial Unicode MS" w:eastAsia="Arial Unicode MS" w:hAnsi="Arial Unicode MS"/>
          <w:rtl w:val="0"/>
        </w:rPr>
        <w:t xml:space="preserve">成果につながったファネル全体像</w:t>
      </w:r>
    </w:p>
    <w:p w:rsidR="00000000" w:rsidDel="00000000" w:rsidP="00000000" w:rsidRDefault="00000000" w:rsidRPr="00000000" w14:paraId="000006AA">
      <w:pPr>
        <w:rPr/>
      </w:pPr>
      <w:r w:rsidDel="00000000" w:rsidR="00000000" w:rsidRPr="00000000">
        <w:rPr>
          <w:rFonts w:ascii="Arial Unicode MS" w:cs="Arial Unicode MS" w:eastAsia="Arial Unicode MS" w:hAnsi="Arial Unicode MS"/>
          <w:rtl w:val="0"/>
        </w:rPr>
        <w:t xml:space="preserve">①Meta広告・YouTube広告・Google広告・Yahoo!広告</w:t>
      </w:r>
    </w:p>
    <w:p w:rsidR="00000000" w:rsidDel="00000000" w:rsidP="00000000" w:rsidRDefault="00000000" w:rsidRPr="00000000" w14:paraId="000006A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AC">
      <w:pPr>
        <w:rPr/>
      </w:pPr>
      <w:r w:rsidDel="00000000" w:rsidR="00000000" w:rsidRPr="00000000">
        <w:rPr>
          <w:rFonts w:ascii="Arial Unicode MS" w:cs="Arial Unicode MS" w:eastAsia="Arial Unicode MS" w:hAnsi="Arial Unicode MS"/>
          <w:rtl w:val="0"/>
        </w:rPr>
        <w:t xml:space="preserve">②LP：メールアドレス登録（オファー：説明会・PDF・オンライン講座）</w:t>
      </w:r>
    </w:p>
    <w:p w:rsidR="00000000" w:rsidDel="00000000" w:rsidP="00000000" w:rsidRDefault="00000000" w:rsidRPr="00000000" w14:paraId="000006A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AE">
      <w:pPr>
        <w:rPr/>
      </w:pPr>
      <w:r w:rsidDel="00000000" w:rsidR="00000000" w:rsidRPr="00000000">
        <w:rPr>
          <w:rFonts w:ascii="Arial Unicode MS" w:cs="Arial Unicode MS" w:eastAsia="Arial Unicode MS" w:hAnsi="Arial Unicode MS"/>
          <w:rtl w:val="0"/>
        </w:rPr>
        <w:t xml:space="preserve">③サンクスページ：LINEオープンチャット案内→（※）フロントエンド商品オファー（5日間チャレンジ企画）</w:t>
      </w:r>
    </w:p>
    <w:p w:rsidR="00000000" w:rsidDel="00000000" w:rsidP="00000000" w:rsidRDefault="00000000" w:rsidRPr="00000000" w14:paraId="000006A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B0">
      <w:pPr>
        <w:rPr/>
      </w:pPr>
      <w:r w:rsidDel="00000000" w:rsidR="00000000" w:rsidRPr="00000000">
        <w:rPr>
          <w:rFonts w:ascii="Arial Unicode MS" w:cs="Arial Unicode MS" w:eastAsia="Arial Unicode MS" w:hAnsi="Arial Unicode MS"/>
          <w:rtl w:val="0"/>
        </w:rPr>
        <w:t xml:space="preserve">④ステップメール配信</w:t>
      </w:r>
    </w:p>
    <w:p w:rsidR="00000000" w:rsidDel="00000000" w:rsidP="00000000" w:rsidRDefault="00000000" w:rsidRPr="00000000" w14:paraId="000006B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B2">
      <w:pPr>
        <w:rPr/>
      </w:pPr>
      <w:r w:rsidDel="00000000" w:rsidR="00000000" w:rsidRPr="00000000">
        <w:rPr>
          <w:rFonts w:ascii="Arial Unicode MS" w:cs="Arial Unicode MS" w:eastAsia="Arial Unicode MS" w:hAnsi="Arial Unicode MS"/>
          <w:rtl w:val="0"/>
        </w:rPr>
        <w:t xml:space="preserve">⑤セミナー・説明会</w:t>
      </w:r>
    </w:p>
    <w:p w:rsidR="00000000" w:rsidDel="00000000" w:rsidP="00000000" w:rsidRDefault="00000000" w:rsidRPr="00000000" w14:paraId="000006B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B4">
      <w:pPr>
        <w:rPr/>
      </w:pPr>
      <w:r w:rsidDel="00000000" w:rsidR="00000000" w:rsidRPr="00000000">
        <w:rPr>
          <w:rFonts w:ascii="Arial Unicode MS" w:cs="Arial Unicode MS" w:eastAsia="Arial Unicode MS" w:hAnsi="Arial Unicode MS"/>
          <w:rtl w:val="0"/>
        </w:rPr>
        <w:t xml:space="preserve">⑥（※）フロントエンド商品オファー（5日間チャレンジ企画）</w:t>
      </w:r>
    </w:p>
    <w:p w:rsidR="00000000" w:rsidDel="00000000" w:rsidP="00000000" w:rsidRDefault="00000000" w:rsidRPr="00000000" w14:paraId="000006B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B6">
      <w:pPr>
        <w:rPr/>
      </w:pPr>
      <w:r w:rsidDel="00000000" w:rsidR="00000000" w:rsidRPr="00000000">
        <w:rPr>
          <w:rFonts w:ascii="Arial Unicode MS" w:cs="Arial Unicode MS" w:eastAsia="Arial Unicode MS" w:hAnsi="Arial Unicode MS"/>
          <w:rtl w:val="0"/>
        </w:rPr>
        <w:t xml:space="preserve">⑦個別相談</w:t>
      </w:r>
    </w:p>
    <w:p w:rsidR="00000000" w:rsidDel="00000000" w:rsidP="00000000" w:rsidRDefault="00000000" w:rsidRPr="00000000" w14:paraId="000006B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B8">
      <w:pPr>
        <w:rPr/>
      </w:pPr>
      <w:r w:rsidDel="00000000" w:rsidR="00000000" w:rsidRPr="00000000">
        <w:rPr>
          <w:rFonts w:ascii="Arial Unicode MS" w:cs="Arial Unicode MS" w:eastAsia="Arial Unicode MS" w:hAnsi="Arial Unicode MS"/>
          <w:rtl w:val="0"/>
        </w:rPr>
        <w:t xml:space="preserve">⑧バックエンド商品オファー（会員制コミュニティ）</w:t>
      </w:r>
    </w:p>
    <w:p w:rsidR="00000000" w:rsidDel="00000000" w:rsidP="00000000" w:rsidRDefault="00000000" w:rsidRPr="00000000" w14:paraId="000006B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BA">
      <w:pPr>
        <w:rPr/>
      </w:pPr>
      <w:r w:rsidDel="00000000" w:rsidR="00000000" w:rsidRPr="00000000">
        <w:rPr>
          <w:rFonts w:ascii="Arial Unicode MS" w:cs="Arial Unicode MS" w:eastAsia="Arial Unicode MS" w:hAnsi="Arial Unicode MS"/>
          <w:rtl w:val="0"/>
        </w:rPr>
        <w:t xml:space="preserve">⑨未購入者：ダウンセル（買い切りのオンライン講座）</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Fonts w:ascii="Arial Unicode MS" w:cs="Arial Unicode MS" w:eastAsia="Arial Unicode MS" w:hAnsi="Arial Unicode MS"/>
          <w:rtl w:val="0"/>
        </w:rPr>
        <w:t xml:space="preserve">（※）同一の商品オファー。</w:t>
      </w:r>
    </w:p>
    <w:p w:rsidR="00000000" w:rsidDel="00000000" w:rsidP="00000000" w:rsidRDefault="00000000" w:rsidRPr="00000000" w14:paraId="000006BD">
      <w:pPr>
        <w:pStyle w:val="Heading4"/>
        <w:rPr/>
      </w:pPr>
      <w:bookmarkStart w:colFirst="0" w:colLast="0" w:name="_qr07wx8dxu4e" w:id="185"/>
      <w:bookmarkEnd w:id="185"/>
      <w:r w:rsidDel="00000000" w:rsidR="00000000" w:rsidRPr="00000000">
        <w:rPr>
          <w:rFonts w:ascii="Arial Unicode MS" w:cs="Arial Unicode MS" w:eastAsia="Arial Unicode MS" w:hAnsi="Arial Unicode MS"/>
          <w:rtl w:val="0"/>
        </w:rPr>
        <w:t xml:space="preserve">活用した機能と具体的な施策内容</w:t>
      </w:r>
    </w:p>
    <w:p w:rsidR="00000000" w:rsidDel="00000000" w:rsidP="00000000" w:rsidRDefault="00000000" w:rsidRPr="00000000" w14:paraId="000006BE">
      <w:pPr>
        <w:rPr>
          <w:b w:val="1"/>
          <w:bCs w:val="1"/>
        </w:rPr>
      </w:pPr>
      <w:r w:rsidDel="00000000" w:rsidR="00000000" w:rsidRPr="00000000">
        <w:rPr>
          <w:rFonts w:ascii="Arial Unicode MS" w:cs="Arial Unicode MS" w:eastAsia="Arial Unicode MS" w:hAnsi="Arial Unicode MS"/>
          <w:b w:val="1"/>
          <w:bCs w:val="1"/>
          <w:rtl w:val="0"/>
        </w:rPr>
        <w:t xml:space="preserve">【ファネル機能】シナリオ全体の「見える化」と一元管理</w:t>
      </w:r>
    </w:p>
    <w:p w:rsidR="00000000" w:rsidDel="00000000" w:rsidP="00000000" w:rsidRDefault="00000000" w:rsidRPr="00000000" w14:paraId="000006BF">
      <w:pPr>
        <w:rPr/>
      </w:pPr>
      <w:r w:rsidDel="00000000" w:rsidR="00000000" w:rsidRPr="00000000">
        <w:rPr>
          <w:rFonts w:ascii="Arial Unicode MS" w:cs="Arial Unicode MS" w:eastAsia="Arial Unicode MS" w:hAnsi="Arial Unicode MS"/>
          <w:rtl w:val="0"/>
        </w:rPr>
        <w:t xml:space="preserve">申込・決済・会員化までを1つの流れで管理できるように構築しました。これにより、分散していた顧客導線を一元管理できるようになり、オペレーションが非常にスムーズになりました。</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b w:val="1"/>
          <w:bCs w:val="1"/>
        </w:rPr>
      </w:pPr>
      <w:r w:rsidDel="00000000" w:rsidR="00000000" w:rsidRPr="00000000">
        <w:rPr>
          <w:rFonts w:ascii="Arial Unicode MS" w:cs="Arial Unicode MS" w:eastAsia="Arial Unicode MS" w:hAnsi="Arial Unicode MS"/>
          <w:b w:val="1"/>
          <w:bCs w:val="1"/>
          <w:rtl w:val="0"/>
        </w:rPr>
        <w:t xml:space="preserve">【メール・LINE配信機能】顧客ステージに合わせた教育の自動化</w:t>
      </w:r>
    </w:p>
    <w:p w:rsidR="00000000" w:rsidDel="00000000" w:rsidP="00000000" w:rsidRDefault="00000000" w:rsidRPr="00000000" w14:paraId="000006C2">
      <w:pPr>
        <w:rPr/>
      </w:pPr>
      <w:r w:rsidDel="00000000" w:rsidR="00000000" w:rsidRPr="00000000">
        <w:rPr>
          <w:rFonts w:ascii="Arial Unicode MS" w:cs="Arial Unicode MS" w:eastAsia="Arial Unicode MS" w:hAnsi="Arial Unicode MS"/>
          <w:rtl w:val="0"/>
        </w:rPr>
        <w:t xml:space="preserve">見込み客の教育から、講座の案内、コミュニティへの誘導など、顧客の検討度合いに応じた配信設定を行い、アプローチの手間を削減しています。</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b w:val="1"/>
          <w:bCs w:val="1"/>
        </w:rPr>
      </w:pPr>
      <w:r w:rsidDel="00000000" w:rsidR="00000000" w:rsidRPr="00000000">
        <w:rPr>
          <w:rFonts w:ascii="Arial Unicode MS" w:cs="Arial Unicode MS" w:eastAsia="Arial Unicode MS" w:hAnsi="Arial Unicode MS"/>
          <w:b w:val="1"/>
          <w:bCs w:val="1"/>
          <w:rtl w:val="0"/>
        </w:rPr>
        <w:t xml:space="preserve">【会員サイト機能】迷わない学習環境の構築</w:t>
      </w:r>
    </w:p>
    <w:p w:rsidR="00000000" w:rsidDel="00000000" w:rsidP="00000000" w:rsidRDefault="00000000" w:rsidRPr="00000000" w14:paraId="000006C5">
      <w:pPr>
        <w:rPr/>
      </w:pPr>
      <w:r w:rsidDel="00000000" w:rsidR="00000000" w:rsidRPr="00000000">
        <w:rPr>
          <w:rFonts w:ascii="Arial Unicode MS" w:cs="Arial Unicode MS" w:eastAsia="Arial Unicode MS" w:hAnsi="Arial Unicode MS"/>
          <w:rtl w:val="0"/>
        </w:rPr>
        <w:t xml:space="preserve">これまでTeachableで管理していた講座コンテンツや教材、サポート動画をすべてUTAGEの会員サイトに集約しました。参加者が迷わずに学習できる環境を、一つのツール内で完結させています。</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b w:val="1"/>
          <w:bCs w:val="1"/>
        </w:rPr>
      </w:pPr>
      <w:r w:rsidDel="00000000" w:rsidR="00000000" w:rsidRPr="00000000">
        <w:rPr>
          <w:rFonts w:ascii="Arial Unicode MS" w:cs="Arial Unicode MS" w:eastAsia="Arial Unicode MS" w:hAnsi="Arial Unicode MS"/>
          <w:b w:val="1"/>
          <w:bCs w:val="1"/>
          <w:rtl w:val="0"/>
        </w:rPr>
        <w:t xml:space="preserve">【イベント・予約機能】予約受付からリマインドまでの完全自動化</w:t>
      </w:r>
    </w:p>
    <w:p w:rsidR="00000000" w:rsidDel="00000000" w:rsidP="00000000" w:rsidRDefault="00000000" w:rsidRPr="00000000" w14:paraId="000006C8">
      <w:pPr>
        <w:rPr/>
      </w:pPr>
      <w:r w:rsidDel="00000000" w:rsidR="00000000" w:rsidRPr="00000000">
        <w:rPr>
          <w:rFonts w:ascii="Arial Unicode MS" w:cs="Arial Unicode MS" w:eastAsia="Arial Unicode MS" w:hAnsi="Arial Unicode MS"/>
          <w:rtl w:val="0"/>
        </w:rPr>
        <w:t xml:space="preserve">体験会の予約受付からリマインド配信までを自動化しました。手動での日程調整や案内メールの送信作業がなくなり、運営リソースを確保できています。</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b w:val="1"/>
          <w:bCs w:val="1"/>
        </w:rPr>
      </w:pPr>
      <w:r w:rsidDel="00000000" w:rsidR="00000000" w:rsidRPr="00000000">
        <w:rPr>
          <w:rFonts w:ascii="Arial Unicode MS" w:cs="Arial Unicode MS" w:eastAsia="Arial Unicode MS" w:hAnsi="Arial Unicode MS"/>
          <w:b w:val="1"/>
          <w:bCs w:val="1"/>
          <w:rtl w:val="0"/>
        </w:rPr>
        <w:t xml:space="preserve">【パートナー機能】自然な拡散を生む紹介制度の運用</w:t>
      </w:r>
    </w:p>
    <w:p w:rsidR="00000000" w:rsidDel="00000000" w:rsidP="00000000" w:rsidRDefault="00000000" w:rsidRPr="00000000" w14:paraId="000006CB">
      <w:pPr>
        <w:rPr/>
      </w:pPr>
      <w:r w:rsidDel="00000000" w:rsidR="00000000" w:rsidRPr="00000000">
        <w:rPr>
          <w:rFonts w:ascii="Arial Unicode MS" w:cs="Arial Unicode MS" w:eastAsia="Arial Unicode MS" w:hAnsi="Arial Unicode MS"/>
          <w:rtl w:val="0"/>
        </w:rPr>
        <w:t xml:space="preserve">紹介制度（アフィリエイト）を導入しました。これにより、コミュニティ内で自然な拡散や紹介が生まれる仕組みを、複雑な設定なしでスムーズに運用できるようになっています。</w:t>
      </w:r>
    </w:p>
    <w:p w:rsidR="00000000" w:rsidDel="00000000" w:rsidP="00000000" w:rsidRDefault="00000000" w:rsidRPr="00000000" w14:paraId="000006CC">
      <w:pPr>
        <w:pStyle w:val="Heading4"/>
        <w:rPr/>
      </w:pPr>
      <w:bookmarkStart w:colFirst="0" w:colLast="0" w:name="_vr7807kr2y92" w:id="186"/>
      <w:bookmarkEnd w:id="186"/>
      <w:r w:rsidDel="00000000" w:rsidR="00000000" w:rsidRPr="00000000">
        <w:rPr>
          <w:rFonts w:ascii="Arial Unicode MS" w:cs="Arial Unicode MS" w:eastAsia="Arial Unicode MS" w:hAnsi="Arial Unicode MS"/>
          <w:rtl w:val="0"/>
        </w:rPr>
        <w:t xml:space="preserve">施策の背景にある戦略・意図</w:t>
      </w:r>
    </w:p>
    <w:p w:rsidR="00000000" w:rsidDel="00000000" w:rsidP="00000000" w:rsidRDefault="00000000" w:rsidRPr="00000000" w14:paraId="000006CD">
      <w:pPr>
        <w:rPr/>
      </w:pPr>
      <w:r w:rsidDel="00000000" w:rsidR="00000000" w:rsidRPr="00000000">
        <w:rPr>
          <w:rFonts w:ascii="Arial Unicode MS" w:cs="Arial Unicode MS" w:eastAsia="Arial Unicode MS" w:hAnsi="Arial Unicode MS"/>
          <w:rtl w:val="0"/>
        </w:rPr>
        <w:t xml:space="preserve">海外ツール特有のストレスやコスト高を解消するためには、「ツールの完全な一本化」が必要だと考えました。UTAGEが登場したことで、長年の課題であった「日本語でのサポート」と「一元管理」が可能になると確信し、運用のシンプル化によって業務効率とスピードを大きく改善する狙いがありました。</w:t>
      </w:r>
    </w:p>
    <w:p w:rsidR="00000000" w:rsidDel="00000000" w:rsidP="00000000" w:rsidRDefault="00000000" w:rsidRPr="00000000" w14:paraId="000006CE">
      <w:pPr>
        <w:pStyle w:val="Heading3"/>
        <w:rPr/>
      </w:pPr>
      <w:bookmarkStart w:colFirst="0" w:colLast="0" w:name="_fsvyws2lubk5" w:id="187"/>
      <w:bookmarkEnd w:id="187"/>
      <w:r w:rsidDel="00000000" w:rsidR="00000000" w:rsidRPr="00000000">
        <w:rPr>
          <w:rFonts w:ascii="Arial Unicode MS" w:cs="Arial Unicode MS" w:eastAsia="Arial Unicode MS" w:hAnsi="Arial Unicode MS"/>
          <w:rtl w:val="0"/>
        </w:rPr>
        <w:t xml:space="preserve">導入後の成果と変化</w:t>
      </w:r>
    </w:p>
    <w:p w:rsidR="00000000" w:rsidDel="00000000" w:rsidP="00000000" w:rsidRDefault="00000000" w:rsidRPr="00000000" w14:paraId="000006CF">
      <w:pPr>
        <w:pStyle w:val="Heading4"/>
        <w:rPr/>
      </w:pPr>
      <w:bookmarkStart w:colFirst="0" w:colLast="0" w:name="_sy31w3ke6esy" w:id="188"/>
      <w:bookmarkEnd w:id="188"/>
      <w:r w:rsidDel="00000000" w:rsidR="00000000" w:rsidRPr="00000000">
        <w:rPr>
          <w:rFonts w:ascii="Arial Unicode MS" w:cs="Arial Unicode MS" w:eastAsia="Arial Unicode MS" w:hAnsi="Arial Unicode MS"/>
          <w:rtl w:val="0"/>
        </w:rPr>
        <w:t xml:space="preserve">具体的な成果</w:t>
      </w:r>
    </w:p>
    <w:p w:rsidR="00000000" w:rsidDel="00000000" w:rsidP="00000000" w:rsidRDefault="00000000" w:rsidRPr="00000000" w14:paraId="000006D0">
      <w:pPr>
        <w:rPr/>
      </w:pPr>
      <w:r w:rsidDel="00000000" w:rsidR="00000000" w:rsidRPr="00000000">
        <w:rPr>
          <w:rFonts w:ascii="Arial Unicode MS" w:cs="Arial Unicode MS" w:eastAsia="Arial Unicode MS" w:hAnsi="Arial Unicode MS"/>
          <w:rtl w:val="0"/>
        </w:rPr>
        <w:t xml:space="preserve">海外ツール4つをUTAGEに統合したことで、コスト面で大きな成果がありました。</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numPr>
          <w:ilvl w:val="0"/>
          <w:numId w:val="99"/>
        </w:numPr>
        <w:ind w:left="720" w:hanging="360"/>
      </w:pPr>
      <w:r w:rsidDel="00000000" w:rsidR="00000000" w:rsidRPr="00000000">
        <w:rPr>
          <w:rFonts w:ascii="Arial Unicode MS" w:cs="Arial Unicode MS" w:eastAsia="Arial Unicode MS" w:hAnsi="Arial Unicode MS"/>
          <w:rtl w:val="0"/>
        </w:rPr>
        <w:t xml:space="preserve">年間ツールコスト：約4,800ドル（約70万円） → 約26万円</w:t>
        <w:br w:type="textWrapping"/>
        <w:t xml:space="preserve">- ClickFunnels：970ドル</w:t>
        <w:br w:type="textWrapping"/>
        <w:t xml:space="preserve">- ConvertKit：1,190ドル + 262.19ドル</w:t>
        <w:br w:type="textWrapping"/>
        <w:t xml:space="preserve">- Deadline Funnel：948ドル</w:t>
        <w:br w:type="textWrapping"/>
        <w:t xml:space="preserve">- Teachable：1,428ドル</w:t>
      </w:r>
    </w:p>
    <w:p w:rsidR="00000000" w:rsidDel="00000000" w:rsidP="00000000" w:rsidRDefault="00000000" w:rsidRPr="00000000" w14:paraId="000006D3">
      <w:pPr>
        <w:numPr>
          <w:ilvl w:val="0"/>
          <w:numId w:val="99"/>
        </w:numPr>
        <w:ind w:left="720" w:hanging="360"/>
      </w:pPr>
      <w:r w:rsidDel="00000000" w:rsidR="00000000" w:rsidRPr="00000000">
        <w:rPr>
          <w:rFonts w:ascii="Arial Unicode MS" w:cs="Arial Unicode MS" w:eastAsia="Arial Unicode MS" w:hAnsi="Arial Unicode MS"/>
          <w:rtl w:val="0"/>
        </w:rPr>
        <w:t xml:space="preserve">運用ツール数：4つ → 1つ</w:t>
      </w:r>
    </w:p>
    <w:p w:rsidR="00000000" w:rsidDel="00000000" w:rsidP="00000000" w:rsidRDefault="00000000" w:rsidRPr="00000000" w14:paraId="000006D4">
      <w:pPr>
        <w:numPr>
          <w:ilvl w:val="0"/>
          <w:numId w:val="99"/>
        </w:numPr>
        <w:ind w:left="720" w:hanging="360"/>
      </w:pPr>
      <w:r w:rsidDel="00000000" w:rsidR="00000000" w:rsidRPr="00000000">
        <w:rPr>
          <w:rFonts w:ascii="Arial Unicode MS" w:cs="Arial Unicode MS" w:eastAsia="Arial Unicode MS" w:hAnsi="Arial Unicode MS"/>
          <w:rtl w:val="0"/>
        </w:rPr>
        <w:t xml:space="preserve">リバースチャージによる余分な消費税の納付：不要に </w:t>
      </w:r>
    </w:p>
    <w:p w:rsidR="00000000" w:rsidDel="00000000" w:rsidP="00000000" w:rsidRDefault="00000000" w:rsidRPr="00000000" w14:paraId="000006D5">
      <w:pPr>
        <w:pStyle w:val="Heading4"/>
        <w:rPr/>
      </w:pPr>
      <w:bookmarkStart w:colFirst="0" w:colLast="0" w:name="_oucr5eju1fpm" w:id="189"/>
      <w:bookmarkEnd w:id="189"/>
      <w:r w:rsidDel="00000000" w:rsidR="00000000" w:rsidRPr="00000000">
        <w:rPr>
          <w:rFonts w:ascii="Arial Unicode MS" w:cs="Arial Unicode MS" w:eastAsia="Arial Unicode MS" w:hAnsi="Arial Unicode MS"/>
          <w:rtl w:val="0"/>
        </w:rPr>
        <w:t xml:space="preserve">実感できた変化</w:t>
      </w:r>
    </w:p>
    <w:p w:rsidR="00000000" w:rsidDel="00000000" w:rsidP="00000000" w:rsidRDefault="00000000" w:rsidRPr="00000000" w14:paraId="000006D6">
      <w:pPr>
        <w:rPr/>
      </w:pPr>
      <w:r w:rsidDel="00000000" w:rsidR="00000000" w:rsidRPr="00000000">
        <w:rPr>
          <w:rFonts w:ascii="Arial Unicode MS" w:cs="Arial Unicode MS" w:eastAsia="Arial Unicode MS" w:hAnsi="Arial Unicode MS"/>
          <w:rtl w:val="0"/>
        </w:rPr>
        <w:t xml:space="preserve">数値で表せる成果以上に大きかったのは、「日本から、こんなに本質的で実用的なツールが生まれた」という喜びです。</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Fonts w:ascii="Arial Unicode MS" w:cs="Arial Unicode MS" w:eastAsia="Arial Unicode MS" w:hAnsi="Arial Unicode MS"/>
          <w:rtl w:val="0"/>
        </w:rPr>
        <w:t xml:space="preserve">これまでは「集客や教育の仕組みづくりは海外ツールに頼らざるを得ない」「日本の市場では難しいのでは……」と諦めかけていました。しかし、UTAGEが日本の文化や商習慣にフィットした形で進化し続けていることに、すごく希望を感じています。</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Fonts w:ascii="Arial Unicode MS" w:cs="Arial Unicode MS" w:eastAsia="Arial Unicode MS" w:hAnsi="Arial Unicode MS"/>
          <w:rtl w:val="0"/>
        </w:rPr>
        <w:t xml:space="preserve">「日本から、世界に通用するプロダクトが育っていく」。その成長過程に一緒に参加できていること自体が、素直に嬉しいです。</w:t>
      </w:r>
    </w:p>
    <w:p w:rsidR="00000000" w:rsidDel="00000000" w:rsidP="00000000" w:rsidRDefault="00000000" w:rsidRPr="00000000" w14:paraId="000006DB">
      <w:pPr>
        <w:pStyle w:val="Heading4"/>
        <w:rPr/>
      </w:pPr>
      <w:bookmarkStart w:colFirst="0" w:colLast="0" w:name="_6ei1qnqg0ji1" w:id="190"/>
      <w:bookmarkEnd w:id="190"/>
      <w:r w:rsidDel="00000000" w:rsidR="00000000" w:rsidRPr="00000000">
        <w:rPr>
          <w:rFonts w:ascii="Arial Unicode MS" w:cs="Arial Unicode MS" w:eastAsia="Arial Unicode MS" w:hAnsi="Arial Unicode MS"/>
          <w:rtl w:val="0"/>
        </w:rPr>
        <w:t xml:space="preserve">今後の事業展望</w:t>
      </w:r>
    </w:p>
    <w:p w:rsidR="00000000" w:rsidDel="00000000" w:rsidP="00000000" w:rsidRDefault="00000000" w:rsidRPr="00000000" w14:paraId="000006DC">
      <w:pPr>
        <w:rPr/>
      </w:pPr>
      <w:r w:rsidDel="00000000" w:rsidR="00000000" w:rsidRPr="00000000">
        <w:rPr>
          <w:rFonts w:ascii="Arial Unicode MS" w:cs="Arial Unicode MS" w:eastAsia="Arial Unicode MS" w:hAnsi="Arial Unicode MS"/>
          <w:rtl w:val="0"/>
        </w:rPr>
        <w:t xml:space="preserve">UTAGEで「集客→教育→申込→コミュニティ運営」までの一貫した仕組みが構築できたため、今後はこの仕組みを仲間と共に拡大するフェーズに入ります。同じ志を持つ仲間を育てながら、横に広がる組織型の成長を目指していきます。</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Fonts w:ascii="Arial Unicode MS" w:cs="Arial Unicode MS" w:eastAsia="Arial Unicode MS" w:hAnsi="Arial Unicode MS"/>
          <w:rtl w:val="0"/>
        </w:rPr>
        <w:t xml:space="preserve">最終的には、「求人は媒体任せにするもの」という常識を、「自社で人が集まる仕組みをつくるのが当たり前」という状態へ書き換えていきたいと考えています。UTAGEで再現性のあるファネル構築が可能になったことで、“永続的に続くコミュニティモデル”として成長させていけると確信しています。</w:t>
      </w:r>
    </w:p>
    <w:p w:rsidR="00000000" w:rsidDel="00000000" w:rsidP="00000000" w:rsidRDefault="00000000" w:rsidRPr="00000000" w14:paraId="000006DF">
      <w:pPr>
        <w:pStyle w:val="Heading3"/>
        <w:rPr/>
      </w:pPr>
      <w:bookmarkStart w:colFirst="0" w:colLast="0" w:name="_ibly7n3xb2h5" w:id="191"/>
      <w:bookmarkEnd w:id="191"/>
      <w:r w:rsidDel="00000000" w:rsidR="00000000" w:rsidRPr="00000000">
        <w:rPr>
          <w:rFonts w:ascii="Arial Unicode MS" w:cs="Arial Unicode MS" w:eastAsia="Arial Unicode MS" w:hAnsi="Arial Unicode MS"/>
          <w:rtl w:val="0"/>
        </w:rPr>
        <w:t xml:space="preserve">UTAGEユーザーへのメッセージ</w:t>
      </w:r>
    </w:p>
    <w:p w:rsidR="00000000" w:rsidDel="00000000" w:rsidP="00000000" w:rsidRDefault="00000000" w:rsidRPr="00000000" w14:paraId="000006E0">
      <w:pPr>
        <w:rPr/>
      </w:pPr>
      <w:r w:rsidDel="00000000" w:rsidR="00000000" w:rsidRPr="00000000">
        <w:rPr>
          <w:rFonts w:ascii="Arial Unicode MS" w:cs="Arial Unicode MS" w:eastAsia="Arial Unicode MS" w:hAnsi="Arial Unicode MS"/>
          <w:rtl w:val="0"/>
        </w:rPr>
        <w:t xml:space="preserve">インターネットマーケティングの世界は、長く「アメリカが先を行っている」と言われてきました。しかし、UTAGEのように、日本のビジネス文化やコミュニティ運営にフィットしたツールが生まれたことは、とても大きな意味があると感じています。</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Fonts w:ascii="Arial Unicode MS" w:cs="Arial Unicode MS" w:eastAsia="Arial Unicode MS" w:hAnsi="Arial Unicode MS"/>
          <w:rtl w:val="0"/>
        </w:rPr>
        <w:t xml:space="preserve">これから導入する方も、すでに活用している方も、「日本から生まれた価値を、みんなで磨いていく」という視点で一緒に成長していけたら嬉しいです。一人で成果を出すのではなく、使い方や事例を共有し合いながら、全員でツールを育てていく。その積み重ねが、「日本のビジネスは、海外に頼らなくても仕組み化できる」という新しい常識につながっていくはずです。一緒に、追いつき、追い越しましょう。</w:t>
      </w:r>
    </w:p>
    <w:p w:rsidR="00000000" w:rsidDel="00000000" w:rsidP="00000000" w:rsidRDefault="00000000" w:rsidRPr="00000000" w14:paraId="000006E3">
      <w:pPr>
        <w:pStyle w:val="Heading3"/>
        <w:rPr/>
      </w:pPr>
      <w:bookmarkStart w:colFirst="0" w:colLast="0" w:name="_3ug36h1rq4y1" w:id="192"/>
      <w:bookmarkEnd w:id="192"/>
      <w:r w:rsidDel="00000000" w:rsidR="00000000" w:rsidRPr="00000000">
        <w:rPr>
          <w:rFonts w:ascii="Arial Unicode MS" w:cs="Arial Unicode MS" w:eastAsia="Arial Unicode MS" w:hAnsi="Arial Unicode MS"/>
          <w:rtl w:val="0"/>
        </w:rPr>
        <w:t xml:space="preserve">UTAGE運営者コメント</w:t>
      </w:r>
    </w:p>
    <w:p w:rsidR="00000000" w:rsidDel="00000000" w:rsidP="00000000" w:rsidRDefault="00000000" w:rsidRPr="00000000" w14:paraId="000006E4">
      <w:pPr>
        <w:rPr/>
      </w:pPr>
      <w:r w:rsidDel="00000000" w:rsidR="00000000" w:rsidRPr="00000000">
        <w:rPr>
          <w:rFonts w:ascii="Arial Unicode MS" w:cs="Arial Unicode MS" w:eastAsia="Arial Unicode MS" w:hAnsi="Arial Unicode MS"/>
          <w:rtl w:val="0"/>
        </w:rPr>
        <w:t xml:space="preserve">「ClickFunnels」や「Teachable」といった複数の海外ツールを駆使されていた山本様が、それらをUTAGE一つに統合し、大幅なコストダウンと業務効率化を実現された素晴らしい事例です。</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Fonts w:ascii="Arial Unicode MS" w:cs="Arial Unicode MS" w:eastAsia="Arial Unicode MS" w:hAnsi="Arial Unicode MS"/>
          <w:rtl w:val="0"/>
        </w:rPr>
        <w:t xml:space="preserve">特に、海外ツール特有の「英語対応のストレス」や「複雑な連携」から解放され、ストレスフリーな環境を手に入れられた点は、多くのツール利用者が共感できる部分ではないでしょうか。</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Fonts w:ascii="Arial Unicode MS" w:cs="Arial Unicode MS" w:eastAsia="Arial Unicode MS" w:hAnsi="Arial Unicode MS"/>
          <w:rtl w:val="0"/>
        </w:rPr>
        <w:t xml:space="preserve">もし現在、UTAGEを利用しながらも、慣れ親しんだ他社のツールを併用されている場合は、ぜひ山本様のように「思い切った一本化」を検討してみてはいかがでしょうか。</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Fonts w:ascii="Arial Unicode MS" w:cs="Arial Unicode MS" w:eastAsia="Arial Unicode MS" w:hAnsi="Arial Unicode MS"/>
          <w:rtl w:val="0"/>
        </w:rPr>
        <w:t xml:space="preserve">長年運用してきた環境を変えることには勇気がいるものですが、ツールを一本化することで、固定費の大幅な節約はもちろん、データ連携の不具合や管理の手間から解放されるメリットは非常に大きいはずです。</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Fonts w:ascii="Arial Unicode MS" w:cs="Arial Unicode MS" w:eastAsia="Arial Unicode MS" w:hAnsi="Arial Unicode MS"/>
          <w:rtl w:val="0"/>
        </w:rPr>
        <w:t xml:space="preserve">実際、山本様は「ファネル機能」で集客から決済・会員化までの全体像を一元管理し、さらに「パートナー機能」で紹介の仕組みまで構築されるなど、UTAGEの機能をフル活用することで、機能面での不足を感じることなく完全な移行に成功されました。</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Fonts w:ascii="Arial Unicode MS" w:cs="Arial Unicode MS" w:eastAsia="Arial Unicode MS" w:hAnsi="Arial Unicode MS"/>
          <w:rtl w:val="0"/>
        </w:rPr>
        <w:t xml:space="preserve">「日本から生まれた価値を、みんなで磨いていく」という山本様の熱いメッセージは、開発・運営チームにとっても大きな励みとなります。「日本のビジネスは、海外に頼らなくても仕組み化できる」という新しい常識。それを共に実現できるよう、私たちも精一杯努めてまいります。</w:t>
      </w:r>
    </w:p>
    <w:p w:rsidR="00000000" w:rsidDel="00000000" w:rsidP="00000000" w:rsidRDefault="00000000" w:rsidRPr="00000000" w14:paraId="000006EF">
      <w:pPr>
        <w:pStyle w:val="Heading4"/>
        <w:spacing w:after="240" w:before="240" w:lineRule="auto"/>
        <w:rPr/>
      </w:pPr>
      <w:bookmarkStart w:colFirst="0" w:colLast="0" w:name="_3e8y4zw9qi7p" w:id="193"/>
      <w:bookmarkEnd w:id="193"/>
      <w:r w:rsidDel="00000000" w:rsidR="00000000" w:rsidRPr="00000000">
        <w:rPr>
          <w:rFonts w:ascii="Arial Unicode MS" w:cs="Arial Unicode MS" w:eastAsia="Arial Unicode MS" w:hAnsi="Arial Unicode MS"/>
          <w:rtl w:val="0"/>
        </w:rPr>
        <w:t xml:space="preserve">明日からできる3つのアクション </w:t>
      </w:r>
    </w:p>
    <w:p w:rsidR="00000000" w:rsidDel="00000000" w:rsidP="00000000" w:rsidRDefault="00000000" w:rsidRPr="00000000" w14:paraId="000006F0">
      <w:pPr>
        <w:spacing w:after="240" w:before="240" w:lineRule="auto"/>
        <w:rPr/>
      </w:pPr>
      <w:r w:rsidDel="00000000" w:rsidR="00000000" w:rsidRPr="00000000">
        <w:rPr>
          <w:rFonts w:ascii="Arial Unicode MS" w:cs="Arial Unicode MS" w:eastAsia="Arial Unicode MS" w:hAnsi="Arial Unicode MS"/>
          <w:rtl w:val="0"/>
        </w:rPr>
        <w:t xml:space="preserve">以下の3つの中から、今のあなたにできそうなものを1つ選んで実践してみてください。</w:t>
      </w:r>
    </w:p>
    <w:p w:rsidR="00000000" w:rsidDel="00000000" w:rsidP="00000000" w:rsidRDefault="00000000" w:rsidRPr="00000000" w14:paraId="000006F1">
      <w:pPr>
        <w:numPr>
          <w:ilvl w:val="0"/>
          <w:numId w:val="5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【現状の可視化】利用ツールの棚卸し</w:t>
      </w:r>
      <w:r w:rsidDel="00000000" w:rsidR="00000000" w:rsidRPr="00000000">
        <w:rPr>
          <w:rFonts w:ascii="Arial Unicode MS" w:cs="Arial Unicode MS" w:eastAsia="Arial Unicode MS" w:hAnsi="Arial Unicode MS"/>
          <w:rtl w:val="0"/>
        </w:rPr>
        <w:br w:type="textWrapping"/>
        <w:t xml:space="preserve">契約中の外部ツールと費用を書き出し、UTAGEで代替できるものを特定して年間のコスト削減額を試算してみる。</w:t>
      </w:r>
    </w:p>
    <w:p w:rsidR="00000000" w:rsidDel="00000000" w:rsidP="00000000" w:rsidRDefault="00000000" w:rsidRPr="00000000" w14:paraId="000006F2">
      <w:pPr>
        <w:numPr>
          <w:ilvl w:val="0"/>
          <w:numId w:val="5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【データ移行】既存リストのCSV一括追加</w:t>
      </w:r>
      <w:r w:rsidDel="00000000" w:rsidR="00000000" w:rsidRPr="00000000">
        <w:rPr>
          <w:rFonts w:ascii="Arial Unicode MS" w:cs="Arial Unicode MS" w:eastAsia="Arial Unicode MS" w:hAnsi="Arial Unicode MS"/>
          <w:rtl w:val="0"/>
        </w:rPr>
        <w:br w:type="textWrapping"/>
        <w:t xml:space="preserve">他社ツールのリストを「CSV一括追加」でUTAGEのシナリオに登録する。</w:t>
        <w:br w:type="textWrapping"/>
        <w:t xml:space="preserve">※許諾のないリスト登録は禁止。不達防止のため大量リストは分割登録が必須。</w:t>
      </w:r>
    </w:p>
    <w:p w:rsidR="00000000" w:rsidDel="00000000" w:rsidP="00000000" w:rsidRDefault="00000000" w:rsidRPr="00000000" w14:paraId="000006F3">
      <w:pPr>
        <w:numPr>
          <w:ilvl w:val="0"/>
          <w:numId w:val="5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【一本化の体験】ファネルとシナリオの連携</w:t>
      </w:r>
      <w:r w:rsidDel="00000000" w:rsidR="00000000" w:rsidRPr="00000000">
        <w:rPr>
          <w:rFonts w:ascii="Arial Unicode MS" w:cs="Arial Unicode MS" w:eastAsia="Arial Unicode MS" w:hAnsi="Arial Unicode MS"/>
          <w:rtl w:val="0"/>
        </w:rPr>
        <w:br w:type="textWrapping"/>
        <w:t xml:space="preserve">ファネルとシナリオを連携させ、「LP登録→メール・LINE配信」の流れを作り、外部連携不要の便利さを体感する。</w:t>
      </w:r>
    </w:p>
    <w:p w:rsidR="00000000" w:rsidDel="00000000" w:rsidP="00000000" w:rsidRDefault="00000000" w:rsidRPr="00000000" w14:paraId="000006F4">
      <w:pPr>
        <w:spacing w:after="240" w:before="240" w:lineRule="auto"/>
        <w:rPr/>
      </w:pPr>
      <w:r w:rsidDel="00000000" w:rsidR="00000000" w:rsidRPr="00000000">
        <w:rPr>
          <w:rtl w:val="0"/>
        </w:rPr>
      </w:r>
    </w:p>
    <w:p w:rsidR="00000000" w:rsidDel="00000000" w:rsidP="00000000" w:rsidRDefault="00000000" w:rsidRPr="00000000" w14:paraId="000006F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6F6">
      <w:pPr>
        <w:pStyle w:val="Heading1"/>
        <w:rPr/>
      </w:pPr>
      <w:bookmarkStart w:colFirst="0" w:colLast="0" w:name="_u8n6wha0isu2" w:id="194"/>
      <w:bookmarkEnd w:id="194"/>
      <w:r w:rsidDel="00000000" w:rsidR="00000000" w:rsidRPr="00000000">
        <w:rPr>
          <w:rFonts w:ascii="Arial Unicode MS" w:cs="Arial Unicode MS" w:eastAsia="Arial Unicode MS" w:hAnsi="Arial Unicode MS"/>
          <w:rtl w:val="0"/>
        </w:rPr>
        <w:t xml:space="preserve">金城 有紀 様</w:t>
      </w:r>
    </w:p>
    <w:p w:rsidR="00000000" w:rsidDel="00000000" w:rsidP="00000000" w:rsidRDefault="00000000" w:rsidRPr="00000000" w14:paraId="000006F7">
      <w:pPr>
        <w:rPr/>
      </w:pPr>
      <w:r w:rsidDel="00000000" w:rsidR="00000000" w:rsidRPr="00000000">
        <w:rPr>
          <w:rFonts w:ascii="Arial Unicode MS" w:cs="Arial Unicode MS" w:eastAsia="Arial Unicode MS" w:hAnsi="Arial Unicode MS"/>
          <w:rtl w:val="0"/>
        </w:rPr>
        <w:t xml:space="preserve">（Webコンサルタント / LINE・UTAGE構築・運用代行）</w:t>
      </w:r>
    </w:p>
    <w:p w:rsidR="00000000" w:rsidDel="00000000" w:rsidP="00000000" w:rsidRDefault="00000000" w:rsidRPr="00000000" w14:paraId="000006F8">
      <w:pPr>
        <w:pStyle w:val="Heading2"/>
        <w:rPr/>
      </w:pPr>
      <w:bookmarkStart w:colFirst="0" w:colLast="0" w:name="_owclg2isyisi" w:id="195"/>
      <w:bookmarkEnd w:id="195"/>
      <w:r w:rsidDel="00000000" w:rsidR="00000000" w:rsidRPr="00000000">
        <w:rPr>
          <w:rFonts w:ascii="Arial Unicode MS" w:cs="Arial Unicode MS" w:eastAsia="Arial Unicode MS" w:hAnsi="Arial Unicode MS"/>
          <w:rtl w:val="0"/>
        </w:rPr>
        <w:t xml:space="preserve">個別相談の成約率100%・月商4,600万円を達成！</w:t>
        <w:br w:type="textWrapping"/>
        <w:t xml:space="preserve">冷やかし客を通さない「超・選別型ファネル」構築術</w:t>
      </w:r>
    </w:p>
    <w:p w:rsidR="00000000" w:rsidDel="00000000" w:rsidP="00000000" w:rsidRDefault="00000000" w:rsidRPr="00000000" w14:paraId="000006F9">
      <w:pPr>
        <w:numPr>
          <w:ilvl w:val="0"/>
          <w:numId w:val="97"/>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最高月商：4,667万円</w:t>
      </w:r>
    </w:p>
    <w:p w:rsidR="00000000" w:rsidDel="00000000" w:rsidP="00000000" w:rsidRDefault="00000000" w:rsidRPr="00000000" w14:paraId="000006FA">
      <w:pPr>
        <w:numPr>
          <w:ilvl w:val="0"/>
          <w:numId w:val="97"/>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個別相談成約率：100%</w:t>
      </w:r>
    </w:p>
    <w:p w:rsidR="00000000" w:rsidDel="00000000" w:rsidP="00000000" w:rsidRDefault="00000000" w:rsidRPr="00000000" w14:paraId="000006FB">
      <w:pPr>
        <w:numPr>
          <w:ilvl w:val="0"/>
          <w:numId w:val="97"/>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セールス時間：最短5分〜15分</w:t>
      </w:r>
    </w:p>
    <w:p w:rsidR="00000000" w:rsidDel="00000000" w:rsidP="00000000" w:rsidRDefault="00000000" w:rsidRPr="00000000" w14:paraId="000006FC">
      <w:pPr>
        <w:pStyle w:val="Heading3"/>
        <w:rPr/>
      </w:pPr>
      <w:bookmarkStart w:colFirst="0" w:colLast="0" w:name="_ppe10javigej" w:id="196"/>
      <w:bookmarkEnd w:id="196"/>
      <w:r w:rsidDel="00000000" w:rsidR="00000000" w:rsidRPr="00000000">
        <w:rPr>
          <w:rFonts w:ascii="Arial Unicode MS" w:cs="Arial Unicode MS" w:eastAsia="Arial Unicode MS" w:hAnsi="Arial Unicode MS"/>
          <w:rtl w:val="0"/>
        </w:rPr>
        <w:t xml:space="preserve">この事例のポイント</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b w:val="1"/>
          <w:bCs w:val="1"/>
        </w:rPr>
      </w:pPr>
      <w:r w:rsidDel="00000000" w:rsidR="00000000" w:rsidRPr="00000000">
        <w:rPr>
          <w:rFonts w:ascii="Arial Unicode MS" w:cs="Arial Unicode MS" w:eastAsia="Arial Unicode MS" w:hAnsi="Arial Unicode MS"/>
          <w:b w:val="1"/>
          <w:bCs w:val="1"/>
          <w:rtl w:val="0"/>
        </w:rPr>
        <w:t xml:space="preserve">冷やかし客を自動でブロック。本気の人だけを集める「門番」の作り方</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Fonts w:ascii="Arial Unicode MS" w:cs="Arial Unicode MS" w:eastAsia="Arial Unicode MS" w:hAnsi="Arial Unicode MS"/>
          <w:rtl w:val="0"/>
        </w:rPr>
        <w:t xml:space="preserve">個別相談に来たのに「お金がない」と断られる、”見込みの薄い相手”との商談で時間を奪われていませんか？</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Fonts w:ascii="Arial Unicode MS" w:cs="Arial Unicode MS" w:eastAsia="Arial Unicode MS" w:hAnsi="Arial Unicode MS"/>
          <w:rtl w:val="0"/>
        </w:rPr>
        <w:t xml:space="preserve">そんなセールスの悩みを、UTAGEの機能を駆使した「鉄壁のフィルタリング」で解決した金城様の事例です。購入意欲の高い顧客だけを通す「門番」のような仕組みを構築することで、驚異の「成約率100%」と「月商4,600万円超」を達成されました。</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Fonts w:ascii="Arial Unicode MS" w:cs="Arial Unicode MS" w:eastAsia="Arial Unicode MS" w:hAnsi="Arial Unicode MS"/>
          <w:rtl w:val="0"/>
        </w:rPr>
        <w:t xml:space="preserve">「セールスを効率化したい」「高単価商品をストレスなく販売したい」という方に、必見のファネル構築戦略をご紹介します。</w:t>
      </w:r>
    </w:p>
    <w:p w:rsidR="00000000" w:rsidDel="00000000" w:rsidP="00000000" w:rsidRDefault="00000000" w:rsidRPr="00000000" w14:paraId="00000705">
      <w:pPr>
        <w:pStyle w:val="Heading3"/>
        <w:rPr/>
      </w:pPr>
      <w:bookmarkStart w:colFirst="0" w:colLast="0" w:name="_dkih63l0p1wc" w:id="197"/>
      <w:bookmarkEnd w:id="197"/>
      <w:r w:rsidDel="00000000" w:rsidR="00000000" w:rsidRPr="00000000">
        <w:rPr>
          <w:rFonts w:ascii="Arial Unicode MS" w:cs="Arial Unicode MS" w:eastAsia="Arial Unicode MS" w:hAnsi="Arial Unicode MS"/>
          <w:rtl w:val="0"/>
        </w:rPr>
        <w:t xml:space="preserve">事業概要</w:t>
      </w:r>
    </w:p>
    <w:p w:rsidR="00000000" w:rsidDel="00000000" w:rsidP="00000000" w:rsidRDefault="00000000" w:rsidRPr="00000000" w14:paraId="00000706">
      <w:pPr>
        <w:rPr/>
      </w:pPr>
      <w:r w:rsidDel="00000000" w:rsidR="00000000" w:rsidRPr="00000000">
        <w:rPr>
          <w:rFonts w:ascii="Arial Unicode MS" w:cs="Arial Unicode MS" w:eastAsia="Arial Unicode MS" w:hAnsi="Arial Unicode MS"/>
          <w:rtl w:val="0"/>
        </w:rPr>
        <w:t xml:space="preserve">経営者向けコミュニティでのWebコンサルティングや、UTAGE / LINEの構築・運用代行を展開。本事例は、金城様のクライアントのプロモーションにて構築したファネルの成果です。</w:t>
      </w:r>
    </w:p>
    <w:p w:rsidR="00000000" w:rsidDel="00000000" w:rsidP="00000000" w:rsidRDefault="00000000" w:rsidRPr="00000000" w14:paraId="00000707">
      <w:pPr>
        <w:pStyle w:val="Heading3"/>
        <w:rPr/>
      </w:pPr>
      <w:bookmarkStart w:colFirst="0" w:colLast="0" w:name="_79551yjsciuc" w:id="198"/>
      <w:bookmarkEnd w:id="198"/>
      <w:r w:rsidDel="00000000" w:rsidR="00000000" w:rsidRPr="00000000">
        <w:rPr>
          <w:rFonts w:ascii="Arial Unicode MS" w:cs="Arial Unicode MS" w:eastAsia="Arial Unicode MS" w:hAnsi="Arial Unicode MS"/>
          <w:rtl w:val="0"/>
        </w:rPr>
        <w:t xml:space="preserve">導入前のビジネス課題</w:t>
      </w:r>
    </w:p>
    <w:p w:rsidR="00000000" w:rsidDel="00000000" w:rsidP="00000000" w:rsidRDefault="00000000" w:rsidRPr="00000000" w14:paraId="00000708">
      <w:pPr>
        <w:rPr/>
      </w:pPr>
      <w:r w:rsidDel="00000000" w:rsidR="00000000" w:rsidRPr="00000000">
        <w:rPr>
          <w:rFonts w:ascii="Arial Unicode MS" w:cs="Arial Unicode MS" w:eastAsia="Arial Unicode MS" w:hAnsi="Arial Unicode MS"/>
          <w:rtl w:val="0"/>
        </w:rPr>
        <w:t xml:space="preserve">クライアントはSNS集客には成功していたものの、個別相談において「お金がない」という理由で断られるケースや、購入確度の低い層との面談に時間を取られることに疲弊していました。「無用なミーティングをしたくない」という強い要望がありました。</w:t>
      </w:r>
    </w:p>
    <w:p w:rsidR="00000000" w:rsidDel="00000000" w:rsidP="00000000" w:rsidRDefault="00000000" w:rsidRPr="00000000" w14:paraId="00000709">
      <w:pPr>
        <w:pStyle w:val="Heading3"/>
        <w:rPr/>
      </w:pPr>
      <w:bookmarkStart w:colFirst="0" w:colLast="0" w:name="_n2zxw7p9fbsx" w:id="199"/>
      <w:bookmarkEnd w:id="199"/>
      <w:r w:rsidDel="00000000" w:rsidR="00000000" w:rsidRPr="00000000">
        <w:rPr>
          <w:rFonts w:ascii="Arial Unicode MS" w:cs="Arial Unicode MS" w:eastAsia="Arial Unicode MS" w:hAnsi="Arial Unicode MS"/>
          <w:rtl w:val="0"/>
        </w:rPr>
        <w:t xml:space="preserve">課題解決のUTAGE活用法</w:t>
      </w:r>
    </w:p>
    <w:p w:rsidR="00000000" w:rsidDel="00000000" w:rsidP="00000000" w:rsidRDefault="00000000" w:rsidRPr="00000000" w14:paraId="0000070A">
      <w:pPr>
        <w:rPr/>
      </w:pPr>
      <w:r w:rsidDel="00000000" w:rsidR="00000000" w:rsidRPr="00000000">
        <w:rPr>
          <w:rFonts w:ascii="Arial Unicode MS" w:cs="Arial Unicode MS" w:eastAsia="Arial Unicode MS" w:hAnsi="Arial Unicode MS"/>
          <w:rtl w:val="0"/>
        </w:rPr>
        <w:t xml:space="preserve">「熱量の高い人」「支払い能力のある人」以外は、個別相談の予約すらできないように、UTAGEで複数の「関門（ハードル）」を設けました。動画の視聴完了やアンケート回答結果によってシナリオを分岐させ、条件をクリアした人だけに予約フォームを案内する仕組みを構築しています。</w:t>
      </w:r>
    </w:p>
    <w:p w:rsidR="00000000" w:rsidDel="00000000" w:rsidP="00000000" w:rsidRDefault="00000000" w:rsidRPr="00000000" w14:paraId="0000070B">
      <w:pPr>
        <w:pStyle w:val="Heading4"/>
        <w:rPr/>
      </w:pPr>
      <w:bookmarkStart w:colFirst="0" w:colLast="0" w:name="_4auhmicl9395" w:id="200"/>
      <w:bookmarkEnd w:id="200"/>
      <w:r w:rsidDel="00000000" w:rsidR="00000000" w:rsidRPr="00000000">
        <w:rPr>
          <w:rFonts w:ascii="Arial Unicode MS" w:cs="Arial Unicode MS" w:eastAsia="Arial Unicode MS" w:hAnsi="Arial Unicode MS"/>
          <w:rtl w:val="0"/>
        </w:rPr>
        <w:t xml:space="preserve">成果につながったファネル全体像</w:t>
      </w:r>
    </w:p>
    <w:p w:rsidR="00000000" w:rsidDel="00000000" w:rsidP="00000000" w:rsidRDefault="00000000" w:rsidRPr="00000000" w14:paraId="0000070C">
      <w:pPr>
        <w:rPr/>
      </w:pPr>
      <w:r w:rsidDel="00000000" w:rsidR="00000000" w:rsidRPr="00000000">
        <w:rPr>
          <w:rFonts w:ascii="Arial Unicode MS" w:cs="Arial Unicode MS" w:eastAsia="Arial Unicode MS" w:hAnsi="Arial Unicode MS"/>
          <w:rtl w:val="0"/>
        </w:rPr>
        <w:t xml:space="preserve">①SNS投稿</w:t>
      </w:r>
    </w:p>
    <w:p w:rsidR="00000000" w:rsidDel="00000000" w:rsidP="00000000" w:rsidRDefault="00000000" w:rsidRPr="00000000" w14:paraId="0000070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0E">
      <w:pPr>
        <w:rPr/>
      </w:pPr>
      <w:r w:rsidDel="00000000" w:rsidR="00000000" w:rsidRPr="00000000">
        <w:rPr>
          <w:rFonts w:ascii="Arial Unicode MS" w:cs="Arial Unicode MS" w:eastAsia="Arial Unicode MS" w:hAnsi="Arial Unicode MS"/>
          <w:rtl w:val="0"/>
        </w:rPr>
        <w:t xml:space="preserve">②LP： LINE登録</w:t>
      </w:r>
    </w:p>
    <w:p w:rsidR="00000000" w:rsidDel="00000000" w:rsidP="00000000" w:rsidRDefault="00000000" w:rsidRPr="00000000" w14:paraId="0000070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10">
      <w:pPr>
        <w:rPr/>
      </w:pPr>
      <w:r w:rsidDel="00000000" w:rsidR="00000000" w:rsidRPr="00000000">
        <w:rPr>
          <w:rFonts w:ascii="Arial Unicode MS" w:cs="Arial Unicode MS" w:eastAsia="Arial Unicode MS" w:hAnsi="Arial Unicode MS"/>
          <w:rtl w:val="0"/>
        </w:rPr>
        <w:t xml:space="preserve">③LINEアンケート</w:t>
      </w:r>
    </w:p>
    <w:p w:rsidR="00000000" w:rsidDel="00000000" w:rsidP="00000000" w:rsidRDefault="00000000" w:rsidRPr="00000000" w14:paraId="0000071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12">
      <w:pPr>
        <w:rPr/>
      </w:pPr>
      <w:r w:rsidDel="00000000" w:rsidR="00000000" w:rsidRPr="00000000">
        <w:rPr>
          <w:rFonts w:ascii="Arial Unicode MS" w:cs="Arial Unicode MS" w:eastAsia="Arial Unicode MS" w:hAnsi="Arial Unicode MS"/>
          <w:rtl w:val="0"/>
        </w:rPr>
        <w:t xml:space="preserve">④LINEステップ配信（5日間の教育：動画＆テキスト）</w:t>
      </w:r>
    </w:p>
    <w:p w:rsidR="00000000" w:rsidDel="00000000" w:rsidP="00000000" w:rsidRDefault="00000000" w:rsidRPr="00000000" w14:paraId="0000071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14">
      <w:pPr>
        <w:rPr/>
      </w:pPr>
      <w:r w:rsidDel="00000000" w:rsidR="00000000" w:rsidRPr="00000000">
        <w:rPr>
          <w:rFonts w:ascii="Arial Unicode MS" w:cs="Arial Unicode MS" w:eastAsia="Arial Unicode MS" w:hAnsi="Arial Unicode MS"/>
          <w:rtl w:val="0"/>
        </w:rPr>
        <w:t xml:space="preserve">⑤見込み客がLINEで自動応答キーワード入力</w:t>
      </w:r>
    </w:p>
    <w:p w:rsidR="00000000" w:rsidDel="00000000" w:rsidP="00000000" w:rsidRDefault="00000000" w:rsidRPr="00000000" w14:paraId="0000071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16">
      <w:pPr>
        <w:rPr/>
      </w:pPr>
      <w:r w:rsidDel="00000000" w:rsidR="00000000" w:rsidRPr="00000000">
        <w:rPr>
          <w:rFonts w:ascii="Arial Unicode MS" w:cs="Arial Unicode MS" w:eastAsia="Arial Unicode MS" w:hAnsi="Arial Unicode MS"/>
          <w:rtl w:val="0"/>
        </w:rPr>
        <w:t xml:space="preserve">⑥講座説明動画（43分視聴するとボタン出現）</w:t>
      </w:r>
    </w:p>
    <w:p w:rsidR="00000000" w:rsidDel="00000000" w:rsidP="00000000" w:rsidRDefault="00000000" w:rsidRPr="00000000" w14:paraId="0000071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18">
      <w:pPr>
        <w:rPr/>
      </w:pPr>
      <w:r w:rsidDel="00000000" w:rsidR="00000000" w:rsidRPr="00000000">
        <w:rPr>
          <w:rFonts w:ascii="Arial Unicode MS" w:cs="Arial Unicode MS" w:eastAsia="Arial Unicode MS" w:hAnsi="Arial Unicode MS"/>
          <w:rtl w:val="0"/>
        </w:rPr>
        <w:t xml:space="preserve">⑦LINEアンケート（金額・支払い回数・自己決断の可否など）</w:t>
      </w:r>
    </w:p>
    <w:p w:rsidR="00000000" w:rsidDel="00000000" w:rsidP="00000000" w:rsidRDefault="00000000" w:rsidRPr="00000000" w14:paraId="0000071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1A">
      <w:pPr>
        <w:rPr/>
      </w:pPr>
      <w:r w:rsidDel="00000000" w:rsidR="00000000" w:rsidRPr="00000000">
        <w:rPr>
          <w:rFonts w:ascii="Arial Unicode MS" w:cs="Arial Unicode MS" w:eastAsia="Arial Unicode MS" w:hAnsi="Arial Unicode MS"/>
          <w:rtl w:val="0"/>
        </w:rPr>
        <w:t xml:space="preserve">⑧個別相談</w:t>
      </w:r>
    </w:p>
    <w:p w:rsidR="00000000" w:rsidDel="00000000" w:rsidP="00000000" w:rsidRDefault="00000000" w:rsidRPr="00000000" w14:paraId="0000071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1C">
      <w:pPr>
        <w:rPr/>
      </w:pPr>
      <w:r w:rsidDel="00000000" w:rsidR="00000000" w:rsidRPr="00000000">
        <w:rPr>
          <w:rFonts w:ascii="Arial Unicode MS" w:cs="Arial Unicode MS" w:eastAsia="Arial Unicode MS" w:hAnsi="Arial Unicode MS"/>
          <w:rtl w:val="0"/>
        </w:rPr>
        <w:t xml:space="preserve">⑨商品オファー（オンライン講座・スクール）</w:t>
      </w:r>
    </w:p>
    <w:p w:rsidR="00000000" w:rsidDel="00000000" w:rsidP="00000000" w:rsidRDefault="00000000" w:rsidRPr="00000000" w14:paraId="0000071D">
      <w:pPr>
        <w:pStyle w:val="Heading4"/>
        <w:rPr/>
      </w:pPr>
      <w:bookmarkStart w:colFirst="0" w:colLast="0" w:name="_b66hefi6zfm9" w:id="201"/>
      <w:bookmarkEnd w:id="201"/>
      <w:r w:rsidDel="00000000" w:rsidR="00000000" w:rsidRPr="00000000">
        <w:rPr>
          <w:rFonts w:ascii="Arial Unicode MS" w:cs="Arial Unicode MS" w:eastAsia="Arial Unicode MS" w:hAnsi="Arial Unicode MS"/>
          <w:rtl w:val="0"/>
        </w:rPr>
        <w:t xml:space="preserve">活用した機能と具体的な施策内容</w:t>
      </w:r>
    </w:p>
    <w:p w:rsidR="00000000" w:rsidDel="00000000" w:rsidP="00000000" w:rsidRDefault="00000000" w:rsidRPr="00000000" w14:paraId="0000071E">
      <w:pPr>
        <w:rPr>
          <w:b w:val="1"/>
          <w:bCs w:val="1"/>
        </w:rPr>
      </w:pPr>
      <w:r w:rsidDel="00000000" w:rsidR="00000000" w:rsidRPr="00000000">
        <w:rPr>
          <w:rFonts w:ascii="Arial Unicode MS" w:cs="Arial Unicode MS" w:eastAsia="Arial Unicode MS" w:hAnsi="Arial Unicode MS"/>
          <w:b w:val="1"/>
          <w:bCs w:val="1"/>
          <w:rtl w:val="0"/>
        </w:rPr>
        <w:t xml:space="preserve">【LINE自動応答機能】能動的な行動を促す設計</w:t>
      </w:r>
    </w:p>
    <w:p w:rsidR="00000000" w:rsidDel="00000000" w:rsidP="00000000" w:rsidRDefault="00000000" w:rsidRPr="00000000" w14:paraId="0000071F">
      <w:pPr>
        <w:rPr/>
      </w:pPr>
      <w:r w:rsidDel="00000000" w:rsidR="00000000" w:rsidRPr="00000000">
        <w:rPr>
          <w:rFonts w:ascii="Arial Unicode MS" w:cs="Arial Unicode MS" w:eastAsia="Arial Unicode MS" w:hAnsi="Arial Unicode MS"/>
          <w:rtl w:val="0"/>
        </w:rPr>
        <w:t xml:space="preserve">あえてLINEで自動応答キーワードを入力させないと動画が届かないようにするなど、見込み客に能動的なアクションを促し、熱量の低い層を早期に離脱させる設計にしました。</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b w:val="1"/>
          <w:bCs w:val="1"/>
        </w:rPr>
      </w:pPr>
      <w:r w:rsidDel="00000000" w:rsidR="00000000" w:rsidRPr="00000000">
        <w:rPr>
          <w:rFonts w:ascii="Arial Unicode MS" w:cs="Arial Unicode MS" w:eastAsia="Arial Unicode MS" w:hAnsi="Arial Unicode MS"/>
          <w:b w:val="1"/>
          <w:bCs w:val="1"/>
          <w:rtl w:val="0"/>
        </w:rPr>
        <w:t xml:space="preserve">【動画連動機能】視聴状況の可視化とボタン制御</w:t>
      </w:r>
    </w:p>
    <w:p w:rsidR="00000000" w:rsidDel="00000000" w:rsidP="00000000" w:rsidRDefault="00000000" w:rsidRPr="00000000" w14:paraId="00000722">
      <w:pPr>
        <w:rPr/>
      </w:pPr>
      <w:r w:rsidDel="00000000" w:rsidR="00000000" w:rsidRPr="00000000">
        <w:rPr>
          <w:rFonts w:ascii="Arial Unicode MS" w:cs="Arial Unicode MS" w:eastAsia="Arial Unicode MS" w:hAnsi="Arial Unicode MS"/>
          <w:rtl w:val="0"/>
        </w:rPr>
        <w:t xml:space="preserve">動画を43分間視聴しないと申込みボタンが表示されないように設定しました。さらに、「動画連動アクション設定」を活用して、視聴時間に応じたラベルを自動付与。「実際にどこまで見られたか」をシステム上で可視化し、規定時間まで視聴した人のみを選別できるようにしました。</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b w:val="1"/>
          <w:bCs w:val="1"/>
        </w:rPr>
      </w:pPr>
      <w:r w:rsidDel="00000000" w:rsidR="00000000" w:rsidRPr="00000000">
        <w:rPr>
          <w:rFonts w:ascii="Arial Unicode MS" w:cs="Arial Unicode MS" w:eastAsia="Arial Unicode MS" w:hAnsi="Arial Unicode MS"/>
          <w:b w:val="1"/>
          <w:bCs w:val="1"/>
          <w:rtl w:val="0"/>
        </w:rPr>
        <w:t xml:space="preserve">【LINEテンプレート機能】アンケートによるスクリーニング</w:t>
      </w:r>
    </w:p>
    <w:p w:rsidR="00000000" w:rsidDel="00000000" w:rsidP="00000000" w:rsidRDefault="00000000" w:rsidRPr="00000000" w14:paraId="00000725">
      <w:pPr>
        <w:rPr/>
      </w:pPr>
      <w:r w:rsidDel="00000000" w:rsidR="00000000" w:rsidRPr="00000000">
        <w:rPr>
          <w:rFonts w:ascii="Arial Unicode MS" w:cs="Arial Unicode MS" w:eastAsia="Arial Unicode MS" w:hAnsi="Arial Unicode MS"/>
          <w:rtl w:val="0"/>
        </w:rPr>
        <w:t xml:space="preserve">「金額」「支払い回数」「自己決断の可否」などを問う、一問一答形式のボタンアンケートをLINEテンプレート機能により実施しました。回答内容によって自動でシナリオを分岐させ、条件を満たした人のみに個別相談の予約URLを送付するようにしました。</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b w:val="1"/>
          <w:bCs w:val="1"/>
        </w:rPr>
      </w:pPr>
      <w:r w:rsidDel="00000000" w:rsidR="00000000" w:rsidRPr="00000000">
        <w:rPr>
          <w:rFonts w:ascii="Arial Unicode MS" w:cs="Arial Unicode MS" w:eastAsia="Arial Unicode MS" w:hAnsi="Arial Unicode MS"/>
          <w:b w:val="1"/>
          <w:bCs w:val="1"/>
          <w:rtl w:val="0"/>
        </w:rPr>
        <w:t xml:space="preserve">【イベント・予約申込フォーム / アコーディオン】FAQと同意確認で「認識ズレ」を排除</w:t>
      </w:r>
    </w:p>
    <w:p w:rsidR="00000000" w:rsidDel="00000000" w:rsidP="00000000" w:rsidRDefault="00000000" w:rsidRPr="00000000" w14:paraId="00000728">
      <w:pPr>
        <w:rPr/>
      </w:pPr>
      <w:r w:rsidDel="00000000" w:rsidR="00000000" w:rsidRPr="00000000">
        <w:rPr>
          <w:rFonts w:ascii="Arial Unicode MS" w:cs="Arial Unicode MS" w:eastAsia="Arial Unicode MS" w:hAnsi="Arial Unicode MS"/>
          <w:rtl w:val="0"/>
        </w:rPr>
        <w:t xml:space="preserve">ファネルページ内に「イベント・予約申込フォーム」要素を配置し、同ページに「アコーディオン」要素でよくある質問を設置。さらに、申込み直前に受講に関する同意確認もしつこく行うことで、販売者との認識のズレをなくし、ミスマッチを徹底的に排除してから申し込みしてもらう流れにしました。</w:t>
      </w:r>
    </w:p>
    <w:p w:rsidR="00000000" w:rsidDel="00000000" w:rsidP="00000000" w:rsidRDefault="00000000" w:rsidRPr="00000000" w14:paraId="00000729">
      <w:pPr>
        <w:pStyle w:val="Heading4"/>
        <w:rPr/>
      </w:pPr>
      <w:bookmarkStart w:colFirst="0" w:colLast="0" w:name="_dzuypxtin87o" w:id="202"/>
      <w:bookmarkEnd w:id="202"/>
      <w:r w:rsidDel="00000000" w:rsidR="00000000" w:rsidRPr="00000000">
        <w:rPr>
          <w:rFonts w:ascii="Arial Unicode MS" w:cs="Arial Unicode MS" w:eastAsia="Arial Unicode MS" w:hAnsi="Arial Unicode MS"/>
          <w:rtl w:val="0"/>
        </w:rPr>
        <w:t xml:space="preserve">施策の背景にある戦略・意図</w:t>
      </w:r>
    </w:p>
    <w:p w:rsidR="00000000" w:rsidDel="00000000" w:rsidP="00000000" w:rsidRDefault="00000000" w:rsidRPr="00000000" w14:paraId="0000072A">
      <w:pPr>
        <w:rPr/>
      </w:pPr>
      <w:r w:rsidDel="00000000" w:rsidR="00000000" w:rsidRPr="00000000">
        <w:rPr>
          <w:rFonts w:ascii="Arial Unicode MS" w:cs="Arial Unicode MS" w:eastAsia="Arial Unicode MS" w:hAnsi="Arial Unicode MS"/>
          <w:rtl w:val="0"/>
        </w:rPr>
        <w:t xml:space="preserve">「『お金がない』と言う人と1分たりとも話したくない」というクライアントの意向を汲み、とにかく”熱量の高い人”だけが個別相談に申し込めるよう、見込み客を厳しく絞り込む戦略をとりました。</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Fonts w:ascii="Arial Unicode MS" w:cs="Arial Unicode MS" w:eastAsia="Arial Unicode MS" w:hAnsi="Arial Unicode MS"/>
          <w:rtl w:val="0"/>
        </w:rPr>
        <w:t xml:space="preserve">事前に動画ですべてを説明し、条件面もクリアになった状態でZoomにつなげることで、個別相談を「セールスの場」から「顔合わせ・最終確認の場」へと変える狙いがありました。</w:t>
      </w:r>
    </w:p>
    <w:p w:rsidR="00000000" w:rsidDel="00000000" w:rsidP="00000000" w:rsidRDefault="00000000" w:rsidRPr="00000000" w14:paraId="0000072D">
      <w:pPr>
        <w:pStyle w:val="Heading3"/>
        <w:rPr/>
      </w:pPr>
      <w:bookmarkStart w:colFirst="0" w:colLast="0" w:name="_vxn6e6jj1h1l" w:id="203"/>
      <w:bookmarkEnd w:id="203"/>
      <w:r w:rsidDel="00000000" w:rsidR="00000000" w:rsidRPr="00000000">
        <w:rPr>
          <w:rFonts w:ascii="Arial Unicode MS" w:cs="Arial Unicode MS" w:eastAsia="Arial Unicode MS" w:hAnsi="Arial Unicode MS"/>
          <w:rtl w:val="0"/>
        </w:rPr>
        <w:t xml:space="preserve">導入後の成果と変化</w:t>
      </w:r>
    </w:p>
    <w:p w:rsidR="00000000" w:rsidDel="00000000" w:rsidP="00000000" w:rsidRDefault="00000000" w:rsidRPr="00000000" w14:paraId="0000072E">
      <w:pPr>
        <w:pStyle w:val="Heading4"/>
        <w:rPr/>
      </w:pPr>
      <w:bookmarkStart w:colFirst="0" w:colLast="0" w:name="_7kfpfbleww90" w:id="204"/>
      <w:bookmarkEnd w:id="204"/>
      <w:r w:rsidDel="00000000" w:rsidR="00000000" w:rsidRPr="00000000">
        <w:rPr>
          <w:rFonts w:ascii="Arial Unicode MS" w:cs="Arial Unicode MS" w:eastAsia="Arial Unicode MS" w:hAnsi="Arial Unicode MS"/>
          <w:rtl w:val="0"/>
        </w:rPr>
        <w:t xml:space="preserve">具体的な成果</w:t>
      </w:r>
    </w:p>
    <w:p w:rsidR="00000000" w:rsidDel="00000000" w:rsidP="00000000" w:rsidRDefault="00000000" w:rsidRPr="00000000" w14:paraId="0000072F">
      <w:pPr>
        <w:rPr/>
      </w:pPr>
      <w:r w:rsidDel="00000000" w:rsidR="00000000" w:rsidRPr="00000000">
        <w:rPr>
          <w:rFonts w:ascii="Arial Unicode MS" w:cs="Arial Unicode MS" w:eastAsia="Arial Unicode MS" w:hAnsi="Arial Unicode MS"/>
          <w:rtl w:val="0"/>
        </w:rPr>
        <w:t xml:space="preserve">徹底的なフィルタリングにより、しっかりと講座で受け取れるものを理解した上で、金額的にも問題ないという方のみを個別相談に誘導した結果、セールスの効率と売上が劇的に向上しました。</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numPr>
          <w:ilvl w:val="0"/>
          <w:numId w:val="51"/>
        </w:numPr>
        <w:ind w:left="720" w:hanging="360"/>
      </w:pPr>
      <w:r w:rsidDel="00000000" w:rsidR="00000000" w:rsidRPr="00000000">
        <w:rPr>
          <w:rFonts w:ascii="Arial Unicode MS" w:cs="Arial Unicode MS" w:eastAsia="Arial Unicode MS" w:hAnsi="Arial Unicode MS"/>
          <w:rtl w:val="0"/>
        </w:rPr>
        <w:t xml:space="preserve">最高月商：4,667万円（2025年8月・関連商品含む）</w:t>
      </w:r>
    </w:p>
    <w:p w:rsidR="00000000" w:rsidDel="00000000" w:rsidP="00000000" w:rsidRDefault="00000000" w:rsidRPr="00000000" w14:paraId="00000732">
      <w:pPr>
        <w:numPr>
          <w:ilvl w:val="0"/>
          <w:numId w:val="51"/>
        </w:numPr>
        <w:ind w:left="720" w:hanging="360"/>
      </w:pPr>
      <w:r w:rsidDel="00000000" w:rsidR="00000000" w:rsidRPr="00000000">
        <w:rPr>
          <w:rFonts w:ascii="Arial Unicode MS" w:cs="Arial Unicode MS" w:eastAsia="Arial Unicode MS" w:hAnsi="Arial Unicode MS"/>
          <w:rtl w:val="0"/>
        </w:rPr>
        <w:t xml:space="preserve">短期売上：3日間で925万円（2025年7月）</w:t>
      </w:r>
    </w:p>
    <w:p w:rsidR="00000000" w:rsidDel="00000000" w:rsidP="00000000" w:rsidRDefault="00000000" w:rsidRPr="00000000" w14:paraId="00000733">
      <w:pPr>
        <w:numPr>
          <w:ilvl w:val="0"/>
          <w:numId w:val="51"/>
        </w:numPr>
        <w:ind w:left="720" w:hanging="360"/>
      </w:pPr>
      <w:r w:rsidDel="00000000" w:rsidR="00000000" w:rsidRPr="00000000">
        <w:rPr>
          <w:rFonts w:ascii="Arial Unicode MS" w:cs="Arial Unicode MS" w:eastAsia="Arial Unicode MS" w:hAnsi="Arial Unicode MS"/>
          <w:rtl w:val="0"/>
        </w:rPr>
        <w:t xml:space="preserve">個別相談成約率：100%</w:t>
      </w:r>
    </w:p>
    <w:p w:rsidR="00000000" w:rsidDel="00000000" w:rsidP="00000000" w:rsidRDefault="00000000" w:rsidRPr="00000000" w14:paraId="00000734">
      <w:pPr>
        <w:numPr>
          <w:ilvl w:val="0"/>
          <w:numId w:val="51"/>
        </w:numPr>
        <w:ind w:left="720" w:hanging="360"/>
      </w:pPr>
      <w:r w:rsidDel="00000000" w:rsidR="00000000" w:rsidRPr="00000000">
        <w:rPr>
          <w:rFonts w:ascii="Arial Unicode MS" w:cs="Arial Unicode MS" w:eastAsia="Arial Unicode MS" w:hAnsi="Arial Unicode MS"/>
          <w:rtl w:val="0"/>
        </w:rPr>
        <w:t xml:space="preserve">セールス時間：最短5分〜15分</w:t>
        <w:br w:type="textWrapping"/>
        <w:t xml:space="preserve">（以前は長時間かかっていたセールスが、顔合わせ程度の短時間で完了するように） </w:t>
      </w:r>
    </w:p>
    <w:p w:rsidR="00000000" w:rsidDel="00000000" w:rsidP="00000000" w:rsidRDefault="00000000" w:rsidRPr="00000000" w14:paraId="00000735">
      <w:pPr>
        <w:pStyle w:val="Heading4"/>
        <w:rPr/>
      </w:pPr>
      <w:bookmarkStart w:colFirst="0" w:colLast="0" w:name="_kfpxogtq2o30" w:id="205"/>
      <w:bookmarkEnd w:id="205"/>
      <w:r w:rsidDel="00000000" w:rsidR="00000000" w:rsidRPr="00000000">
        <w:rPr>
          <w:rFonts w:ascii="Arial Unicode MS" w:cs="Arial Unicode MS" w:eastAsia="Arial Unicode MS" w:hAnsi="Arial Unicode MS"/>
          <w:rtl w:val="0"/>
        </w:rPr>
        <w:t xml:space="preserve">実感できた変化</w:t>
      </w:r>
    </w:p>
    <w:p w:rsidR="00000000" w:rsidDel="00000000" w:rsidP="00000000" w:rsidRDefault="00000000" w:rsidRPr="00000000" w14:paraId="00000736">
      <w:pPr>
        <w:rPr/>
      </w:pPr>
      <w:r w:rsidDel="00000000" w:rsidR="00000000" w:rsidRPr="00000000">
        <w:rPr>
          <w:rFonts w:ascii="Arial Unicode MS" w:cs="Arial Unicode MS" w:eastAsia="Arial Unicode MS" w:hAnsi="Arial Unicode MS"/>
          <w:rtl w:val="0"/>
        </w:rPr>
        <w:t xml:space="preserve">クライアントからは「個別相談がサクサク決まるので楽しい」というお声をいただきました。私自身も、見栄えのする実績数字を作ることができ、今年がクライアントにとって年間の最高売上額になったのではないかと、貢献できた手応えを感じています。</w:t>
      </w:r>
    </w:p>
    <w:p w:rsidR="00000000" w:rsidDel="00000000" w:rsidP="00000000" w:rsidRDefault="00000000" w:rsidRPr="00000000" w14:paraId="00000737">
      <w:pPr>
        <w:pStyle w:val="Heading4"/>
        <w:rPr/>
      </w:pPr>
      <w:bookmarkStart w:colFirst="0" w:colLast="0" w:name="_mxejww33kxiw" w:id="206"/>
      <w:bookmarkEnd w:id="206"/>
      <w:r w:rsidDel="00000000" w:rsidR="00000000" w:rsidRPr="00000000">
        <w:rPr>
          <w:rFonts w:ascii="Arial Unicode MS" w:cs="Arial Unicode MS" w:eastAsia="Arial Unicode MS" w:hAnsi="Arial Unicode MS"/>
          <w:rtl w:val="0"/>
        </w:rPr>
        <w:t xml:space="preserve">今後の事業展望</w:t>
      </w:r>
    </w:p>
    <w:p w:rsidR="00000000" w:rsidDel="00000000" w:rsidP="00000000" w:rsidRDefault="00000000" w:rsidRPr="00000000" w14:paraId="00000738">
      <w:pPr>
        <w:rPr/>
      </w:pPr>
      <w:r w:rsidDel="00000000" w:rsidR="00000000" w:rsidRPr="00000000">
        <w:rPr>
          <w:rFonts w:ascii="Arial Unicode MS" w:cs="Arial Unicode MS" w:eastAsia="Arial Unicode MS" w:hAnsi="Arial Unicode MS"/>
          <w:rtl w:val="0"/>
        </w:rPr>
        <w:t xml:space="preserve">クライアントの売上に貢献できることが最大の喜びですので、今後は事業パートナーとして長く二人三脚でビジネスを育て、より良い社会・未来づくりに貢献していきたいと考えています。</w:t>
      </w:r>
    </w:p>
    <w:p w:rsidR="00000000" w:rsidDel="00000000" w:rsidP="00000000" w:rsidRDefault="00000000" w:rsidRPr="00000000" w14:paraId="00000739">
      <w:pPr>
        <w:pStyle w:val="Heading3"/>
        <w:rPr/>
      </w:pPr>
      <w:bookmarkStart w:colFirst="0" w:colLast="0" w:name="_e5xb1w6kdxao" w:id="207"/>
      <w:bookmarkEnd w:id="207"/>
      <w:r w:rsidDel="00000000" w:rsidR="00000000" w:rsidRPr="00000000">
        <w:rPr>
          <w:rFonts w:ascii="Arial Unicode MS" w:cs="Arial Unicode MS" w:eastAsia="Arial Unicode MS" w:hAnsi="Arial Unicode MS"/>
          <w:rtl w:val="0"/>
        </w:rPr>
        <w:t xml:space="preserve">UTAGEユーザーへのメッセージ</w:t>
      </w:r>
    </w:p>
    <w:p w:rsidR="00000000" w:rsidDel="00000000" w:rsidP="00000000" w:rsidRDefault="00000000" w:rsidRPr="00000000" w14:paraId="0000073A">
      <w:pPr>
        <w:rPr/>
      </w:pPr>
      <w:r w:rsidDel="00000000" w:rsidR="00000000" w:rsidRPr="00000000">
        <w:rPr>
          <w:rFonts w:ascii="Arial Unicode MS" w:cs="Arial Unicode MS" w:eastAsia="Arial Unicode MS" w:hAnsi="Arial Unicode MS"/>
          <w:rtl w:val="0"/>
        </w:rPr>
        <w:t xml:space="preserve">やればやるほど「そんな使い方が！？」という驚きがいっぱいのツールです。ビジネスそのものも楽しいですが、「構築も楽しいよ！」ということを、声を大にしてお伝えしたいです。</w:t>
      </w:r>
    </w:p>
    <w:p w:rsidR="00000000" w:rsidDel="00000000" w:rsidP="00000000" w:rsidRDefault="00000000" w:rsidRPr="00000000" w14:paraId="0000073B">
      <w:pPr>
        <w:pStyle w:val="Heading3"/>
        <w:rPr/>
      </w:pPr>
      <w:bookmarkStart w:colFirst="0" w:colLast="0" w:name="_uhsyg49krgfv" w:id="208"/>
      <w:bookmarkEnd w:id="208"/>
      <w:r w:rsidDel="00000000" w:rsidR="00000000" w:rsidRPr="00000000">
        <w:rPr>
          <w:rFonts w:ascii="Arial Unicode MS" w:cs="Arial Unicode MS" w:eastAsia="Arial Unicode MS" w:hAnsi="Arial Unicode MS"/>
          <w:rtl w:val="0"/>
        </w:rPr>
        <w:t xml:space="preserve">UTAGE運営者コメント</w:t>
      </w:r>
    </w:p>
    <w:p w:rsidR="00000000" w:rsidDel="00000000" w:rsidP="00000000" w:rsidRDefault="00000000" w:rsidRPr="00000000" w14:paraId="0000073C">
      <w:pPr>
        <w:rPr/>
      </w:pPr>
      <w:r w:rsidDel="00000000" w:rsidR="00000000" w:rsidRPr="00000000">
        <w:rPr>
          <w:rFonts w:ascii="Arial Unicode MS" w:cs="Arial Unicode MS" w:eastAsia="Arial Unicode MS" w:hAnsi="Arial Unicode MS"/>
          <w:rtl w:val="0"/>
        </w:rPr>
        <w:t xml:space="preserve">「集める」のではなく「絞り込む」ことにUTAGEの自動化機能をご活用いただいた、非常に鋭い戦略です。</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Fonts w:ascii="Arial Unicode MS" w:cs="Arial Unicode MS" w:eastAsia="Arial Unicode MS" w:hAnsi="Arial Unicode MS"/>
          <w:rtl w:val="0"/>
        </w:rPr>
        <w:t xml:space="preserve">個別相談の成約率がなかなか上がらない場合、購買意欲の低い人を無理に誘導してしまっている可能性が高いです。意欲が低い相手には個別相談の最中に「教育」が必要となり、どうしても時間がかかってしまいます。</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Fonts w:ascii="Arial Unicode MS" w:cs="Arial Unicode MS" w:eastAsia="Arial Unicode MS" w:hAnsi="Arial Unicode MS"/>
          <w:rtl w:val="0"/>
        </w:rPr>
        <w:t xml:space="preserve">今回の事例の勝因は、動画による「事前教育」と、アンケートによる「事前クロージング」を行い、徹底的に見込み客を「絞り込んだ」点です。</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Fonts w:ascii="Arial Unicode MS" w:cs="Arial Unicode MS" w:eastAsia="Arial Unicode MS" w:hAnsi="Arial Unicode MS"/>
          <w:rtl w:val="0"/>
        </w:rPr>
        <w:t xml:space="preserve">通常、機会損失を恐れて価格は伏せがちですが、金城様の事例ではあえて事前に価格や条件を提示し、同意を得ることで、個別相談で行うべきクロージング業務を手放しました。その結果、当日は「やりますか？」と聞くだけの場となり、成約率100%と時間短縮を実現しています。</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Fonts w:ascii="Arial Unicode MS" w:cs="Arial Unicode MS" w:eastAsia="Arial Unicode MS" w:hAnsi="Arial Unicode MS"/>
          <w:rtl w:val="0"/>
        </w:rPr>
        <w:t xml:space="preserve">集客母数が確保できているからこそ可能な強気な戦略ではありますが、「成約率を高めるために絞り込む」という本質は、すべての事業者に共通する鉄則です。まずはご自身の状況に合わせて、アンケートや動画活用など、できる部分から取り入れてみてはいかがでしょうか？</w:t>
      </w:r>
    </w:p>
    <w:p w:rsidR="00000000" w:rsidDel="00000000" w:rsidP="00000000" w:rsidRDefault="00000000" w:rsidRPr="00000000" w14:paraId="00000745">
      <w:pPr>
        <w:pStyle w:val="Heading4"/>
        <w:rPr/>
      </w:pPr>
      <w:bookmarkStart w:colFirst="0" w:colLast="0" w:name="_gaqcxi94nzzp" w:id="209"/>
      <w:bookmarkEnd w:id="209"/>
      <w:r w:rsidDel="00000000" w:rsidR="00000000" w:rsidRPr="00000000">
        <w:rPr>
          <w:rFonts w:ascii="Arial Unicode MS" w:cs="Arial Unicode MS" w:eastAsia="Arial Unicode MS" w:hAnsi="Arial Unicode MS"/>
          <w:rtl w:val="0"/>
        </w:rPr>
        <w:t xml:space="preserve">明日からできる3つのアクション</w:t>
      </w:r>
    </w:p>
    <w:p w:rsidR="00000000" w:rsidDel="00000000" w:rsidP="00000000" w:rsidRDefault="00000000" w:rsidRPr="00000000" w14:paraId="00000746">
      <w:pPr>
        <w:rPr/>
      </w:pPr>
      <w:r w:rsidDel="00000000" w:rsidR="00000000" w:rsidRPr="00000000">
        <w:rPr>
          <w:rFonts w:ascii="Arial Unicode MS" w:cs="Arial Unicode MS" w:eastAsia="Arial Unicode MS" w:hAnsi="Arial Unicode MS"/>
          <w:rtl w:val="0"/>
        </w:rPr>
        <w:t xml:space="preserve">以下の3つの中から、今のあなたにできそうなものを1つ選んで実践してみてください。</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numPr>
          <w:ilvl w:val="0"/>
          <w:numId w:val="22"/>
        </w:numPr>
        <w:ind w:left="720" w:hanging="360"/>
        <w:rPr>
          <w:u w:val="none"/>
        </w:rPr>
      </w:pPr>
      <w:r w:rsidDel="00000000" w:rsidR="00000000" w:rsidRPr="00000000">
        <w:rPr>
          <w:rFonts w:ascii="Arial Unicode MS" w:cs="Arial Unicode MS" w:eastAsia="Arial Unicode MS" w:hAnsi="Arial Unicode MS"/>
          <w:b w:val="1"/>
          <w:bCs w:val="1"/>
          <w:rtl w:val="0"/>
        </w:rPr>
        <w:t xml:space="preserve">【本気度の確認】アンケートの導入</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LP登録時や個別相談の前にアンケートを実施し、属性の把握とともに顧客のコミットメントを高める。「LINEテンプレート」や「登録フォーム」を活用し、簡単なヒアリングからスクリーニングまで目的に応じて実装する。</w:t>
      </w:r>
    </w:p>
    <w:p w:rsidR="00000000" w:rsidDel="00000000" w:rsidP="00000000" w:rsidRDefault="00000000" w:rsidRPr="00000000" w14:paraId="00000749">
      <w:pPr>
        <w:ind w:left="720" w:firstLine="0"/>
        <w:rPr/>
      </w:pPr>
      <w:r w:rsidDel="00000000" w:rsidR="00000000" w:rsidRPr="00000000">
        <w:rPr>
          <w:rtl w:val="0"/>
        </w:rPr>
      </w:r>
    </w:p>
    <w:p w:rsidR="00000000" w:rsidDel="00000000" w:rsidP="00000000" w:rsidRDefault="00000000" w:rsidRPr="00000000" w14:paraId="0000074A">
      <w:pPr>
        <w:numPr>
          <w:ilvl w:val="0"/>
          <w:numId w:val="22"/>
        </w:numPr>
        <w:ind w:left="720" w:hanging="360"/>
        <w:rPr>
          <w:u w:val="none"/>
        </w:rPr>
      </w:pPr>
      <w:r w:rsidDel="00000000" w:rsidR="00000000" w:rsidRPr="00000000">
        <w:rPr>
          <w:rFonts w:ascii="Arial Unicode MS" w:cs="Arial Unicode MS" w:eastAsia="Arial Unicode MS" w:hAnsi="Arial Unicode MS"/>
          <w:b w:val="1"/>
          <w:bCs w:val="1"/>
          <w:rtl w:val="0"/>
        </w:rPr>
        <w:t xml:space="preserve">【教育の徹底】視聴時間に応じたボタン表示</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理解度が不十分な層の流入を防ぐため、動画を指定時間まで再生した人にのみボタンを表示させる。「動画連動」または「ウェビナー動画連動」を活用して実装する。</w:t>
      </w:r>
    </w:p>
    <w:p w:rsidR="00000000" w:rsidDel="00000000" w:rsidP="00000000" w:rsidRDefault="00000000" w:rsidRPr="00000000" w14:paraId="0000074B">
      <w:pPr>
        <w:ind w:left="720" w:firstLine="0"/>
        <w:rPr/>
      </w:pPr>
      <w:r w:rsidDel="00000000" w:rsidR="00000000" w:rsidRPr="00000000">
        <w:rPr>
          <w:rtl w:val="0"/>
        </w:rPr>
      </w:r>
    </w:p>
    <w:p w:rsidR="00000000" w:rsidDel="00000000" w:rsidP="00000000" w:rsidRDefault="00000000" w:rsidRPr="00000000" w14:paraId="0000074C">
      <w:pPr>
        <w:numPr>
          <w:ilvl w:val="0"/>
          <w:numId w:val="22"/>
        </w:numPr>
        <w:ind w:left="720" w:hanging="360"/>
        <w:rPr>
          <w:u w:val="none"/>
        </w:rPr>
      </w:pPr>
      <w:r w:rsidDel="00000000" w:rsidR="00000000" w:rsidRPr="00000000">
        <w:rPr>
          <w:rFonts w:ascii="Arial Unicode MS" w:cs="Arial Unicode MS" w:eastAsia="Arial Unicode MS" w:hAnsi="Arial Unicode MS"/>
          <w:b w:val="1"/>
          <w:bCs w:val="1"/>
          <w:rtl w:val="0"/>
        </w:rPr>
        <w:t xml:space="preserve">【疑問の解消】よくある質問の設置</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個別相談で頻出する質問を予約ページにあらかじめ掲載しておく。ファネルページで「アコーディオン」要素を使えば、回答を折りたためるため、情報量が多くなってもページ全体をシンプルに保つことができる。</w:t>
      </w:r>
    </w:p>
    <w:p w:rsidR="00000000" w:rsidDel="00000000" w:rsidP="00000000" w:rsidRDefault="00000000" w:rsidRPr="00000000" w14:paraId="0000074D">
      <w:pPr>
        <w:spacing w:after="240" w:before="240" w:lineRule="auto"/>
        <w:rPr/>
      </w:pPr>
      <w:r w:rsidDel="00000000" w:rsidR="00000000" w:rsidRPr="00000000">
        <w:rPr>
          <w:rtl w:val="0"/>
        </w:rPr>
      </w:r>
    </w:p>
    <w:p w:rsidR="00000000" w:rsidDel="00000000" w:rsidP="00000000" w:rsidRDefault="00000000" w:rsidRPr="00000000" w14:paraId="0000074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74F">
      <w:pPr>
        <w:pStyle w:val="Heading1"/>
        <w:rPr/>
      </w:pPr>
      <w:bookmarkStart w:colFirst="0" w:colLast="0" w:name="_njh0jt2wxeh8" w:id="210"/>
      <w:bookmarkEnd w:id="210"/>
      <w:r w:rsidDel="00000000" w:rsidR="00000000" w:rsidRPr="00000000">
        <w:rPr>
          <w:rFonts w:ascii="Arial Unicode MS" w:cs="Arial Unicode MS" w:eastAsia="Arial Unicode MS" w:hAnsi="Arial Unicode MS"/>
          <w:rtl w:val="0"/>
        </w:rPr>
        <w:t xml:space="preserve">川崎 洋 様</w:t>
      </w:r>
    </w:p>
    <w:p w:rsidR="00000000" w:rsidDel="00000000" w:rsidP="00000000" w:rsidRDefault="00000000" w:rsidRPr="00000000" w14:paraId="00000750">
      <w:pPr>
        <w:rPr/>
      </w:pPr>
      <w:r w:rsidDel="00000000" w:rsidR="00000000" w:rsidRPr="00000000">
        <w:rPr>
          <w:rFonts w:ascii="Arial Unicode MS" w:cs="Arial Unicode MS" w:eastAsia="Arial Unicode MS" w:hAnsi="Arial Unicode MS"/>
          <w:rtl w:val="0"/>
        </w:rPr>
        <w:t xml:space="preserve">（IT導入補助金コンサルタント / システム構築・マーケティング支援）</w:t>
      </w:r>
    </w:p>
    <w:p w:rsidR="00000000" w:rsidDel="00000000" w:rsidP="00000000" w:rsidRDefault="00000000" w:rsidRPr="00000000" w14:paraId="00000751">
      <w:pPr>
        <w:pStyle w:val="Heading2"/>
        <w:rPr/>
      </w:pPr>
      <w:bookmarkStart w:colFirst="0" w:colLast="0" w:name="_wgbaws9npkoq" w:id="211"/>
      <w:bookmarkEnd w:id="211"/>
      <w:r w:rsidDel="00000000" w:rsidR="00000000" w:rsidRPr="00000000">
        <w:rPr>
          <w:rFonts w:ascii="Arial Unicode MS" w:cs="Arial Unicode MS" w:eastAsia="Arial Unicode MS" w:hAnsi="Arial Unicode MS"/>
          <w:rtl w:val="0"/>
        </w:rPr>
        <w:t xml:space="preserve">「自分が稼働しないと売れない」を脱却</w:t>
        <w:br w:type="textWrapping"/>
        <w:t xml:space="preserve">予約・教育・決済・コンテンツ提供を自動化！</w:t>
        <w:br w:type="textWrapping"/>
        <w:t xml:space="preserve">事務作業をゼロにする"ワンストップ"ファネル運用術</w:t>
      </w:r>
    </w:p>
    <w:p w:rsidR="00000000" w:rsidDel="00000000" w:rsidP="00000000" w:rsidRDefault="00000000" w:rsidRPr="00000000" w14:paraId="00000752">
      <w:pPr>
        <w:numPr>
          <w:ilvl w:val="0"/>
          <w:numId w:val="120"/>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事務作業時間：毎日約3時間 → ほぼ不要に</w:t>
      </w:r>
    </w:p>
    <w:p w:rsidR="00000000" w:rsidDel="00000000" w:rsidP="00000000" w:rsidRDefault="00000000" w:rsidRPr="00000000" w14:paraId="00000753">
      <w:pPr>
        <w:numPr>
          <w:ilvl w:val="0"/>
          <w:numId w:val="120"/>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セミナーキャンセル率：約30% → 20%以下</w:t>
      </w:r>
    </w:p>
    <w:p w:rsidR="00000000" w:rsidDel="00000000" w:rsidP="00000000" w:rsidRDefault="00000000" w:rsidRPr="00000000" w14:paraId="00000754">
      <w:pPr>
        <w:numPr>
          <w:ilvl w:val="0"/>
          <w:numId w:val="120"/>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ライブ説明会：2時間以上 → 実質ゼロ</w:t>
      </w:r>
    </w:p>
    <w:p w:rsidR="00000000" w:rsidDel="00000000" w:rsidP="00000000" w:rsidRDefault="00000000" w:rsidRPr="00000000" w14:paraId="00000755">
      <w:pPr>
        <w:pStyle w:val="Heading3"/>
        <w:rPr/>
      </w:pPr>
      <w:bookmarkStart w:colFirst="0" w:colLast="0" w:name="_5lpflmrkaqpi" w:id="212"/>
      <w:bookmarkEnd w:id="212"/>
      <w:r w:rsidDel="00000000" w:rsidR="00000000" w:rsidRPr="00000000">
        <w:rPr>
          <w:rFonts w:ascii="Arial Unicode MS" w:cs="Arial Unicode MS" w:eastAsia="Arial Unicode MS" w:hAnsi="Arial Unicode MS"/>
          <w:rtl w:val="0"/>
        </w:rPr>
        <w:t xml:space="preserve">この事例のポイント</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b w:val="1"/>
          <w:bCs w:val="1"/>
        </w:rPr>
      </w:pPr>
      <w:r w:rsidDel="00000000" w:rsidR="00000000" w:rsidRPr="00000000">
        <w:rPr>
          <w:rFonts w:ascii="Arial Unicode MS" w:cs="Arial Unicode MS" w:eastAsia="Arial Unicode MS" w:hAnsi="Arial Unicode MS"/>
          <w:b w:val="1"/>
          <w:bCs w:val="1"/>
          <w:rtl w:val="0"/>
        </w:rPr>
        <w:t xml:space="preserve">「集客・販売・納品」を連動させ、売るための定型業務から解放される</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Fonts w:ascii="Arial Unicode MS" w:cs="Arial Unicode MS" w:eastAsia="Arial Unicode MS" w:hAnsi="Arial Unicode MS"/>
          <w:rtl w:val="0"/>
        </w:rPr>
        <w:t xml:space="preserve">「売上を伸ばしたいが、日々のメール作成や説明会の開催に時間を奪われてしまう」。そんな労働集約型のジレンマから、UTAGEによる「ワンストップ運用」で脱却した事例です。</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Fonts w:ascii="Arial Unicode MS" w:cs="Arial Unicode MS" w:eastAsia="Arial Unicode MS" w:hAnsi="Arial Unicode MS"/>
          <w:rtl w:val="0"/>
        </w:rPr>
        <w:t xml:space="preserve">川崎様は、最も負担の大きい「説明会開催」を自動ウェビナーに置き換え、さらに「予約管理・決済・コンテンツ提供」までをUTAGE一つで自動化されました。これにより、売るために必要だった膨大な準備・調整時間をゼロにしています。</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Fonts w:ascii="Arial Unicode MS" w:cs="Arial Unicode MS" w:eastAsia="Arial Unicode MS" w:hAnsi="Arial Unicode MS"/>
          <w:rtl w:val="0"/>
        </w:rPr>
        <w:t xml:space="preserve">「自分が稼働しなければ売れない」という課題を持つ方や、集客から納品までの全プロセスを一本化し、本質的な業務に集中したい方に、非常に参考になる内容です。</w:t>
      </w:r>
    </w:p>
    <w:p w:rsidR="00000000" w:rsidDel="00000000" w:rsidP="00000000" w:rsidRDefault="00000000" w:rsidRPr="00000000" w14:paraId="0000075E">
      <w:pPr>
        <w:pStyle w:val="Heading3"/>
        <w:rPr/>
      </w:pPr>
      <w:bookmarkStart w:colFirst="0" w:colLast="0" w:name="_hm3ii3piuar2" w:id="213"/>
      <w:bookmarkEnd w:id="213"/>
      <w:r w:rsidDel="00000000" w:rsidR="00000000" w:rsidRPr="00000000">
        <w:rPr>
          <w:rFonts w:ascii="Arial Unicode MS" w:cs="Arial Unicode MS" w:eastAsia="Arial Unicode MS" w:hAnsi="Arial Unicode MS"/>
          <w:rtl w:val="0"/>
        </w:rPr>
        <w:t xml:space="preserve">事業概要</w:t>
      </w:r>
    </w:p>
    <w:p w:rsidR="00000000" w:rsidDel="00000000" w:rsidP="00000000" w:rsidRDefault="00000000" w:rsidRPr="00000000" w14:paraId="0000075F">
      <w:pPr>
        <w:rPr/>
      </w:pPr>
      <w:r w:rsidDel="00000000" w:rsidR="00000000" w:rsidRPr="00000000">
        <w:rPr>
          <w:rFonts w:ascii="Arial Unicode MS" w:cs="Arial Unicode MS" w:eastAsia="Arial Unicode MS" w:hAnsi="Arial Unicode MS"/>
          <w:rtl w:val="0"/>
        </w:rPr>
        <w:t xml:space="preserve">UTAGE・LINE・Instagram等のマーケティングツールを気軽に導入できるよう、IT導入補助金の申請サポートを中心に活動。競合に先駆けた攻めの経営を実現するため、システム構築までを支援している。</w:t>
      </w:r>
    </w:p>
    <w:p w:rsidR="00000000" w:rsidDel="00000000" w:rsidP="00000000" w:rsidRDefault="00000000" w:rsidRPr="00000000" w14:paraId="00000760">
      <w:pPr>
        <w:pStyle w:val="Heading3"/>
        <w:rPr/>
      </w:pPr>
      <w:bookmarkStart w:colFirst="0" w:colLast="0" w:name="_fgxtsdscl9bm" w:id="214"/>
      <w:bookmarkEnd w:id="214"/>
      <w:r w:rsidDel="00000000" w:rsidR="00000000" w:rsidRPr="00000000">
        <w:rPr>
          <w:rFonts w:ascii="Arial Unicode MS" w:cs="Arial Unicode MS" w:eastAsia="Arial Unicode MS" w:hAnsi="Arial Unicode MS"/>
          <w:rtl w:val="0"/>
        </w:rPr>
        <w:t xml:space="preserve">導入前のビジネス課題</w:t>
      </w:r>
    </w:p>
    <w:p w:rsidR="00000000" w:rsidDel="00000000" w:rsidP="00000000" w:rsidRDefault="00000000" w:rsidRPr="00000000" w14:paraId="00000761">
      <w:pPr>
        <w:rPr/>
      </w:pPr>
      <w:r w:rsidDel="00000000" w:rsidR="00000000" w:rsidRPr="00000000">
        <w:rPr>
          <w:rFonts w:ascii="Arial Unicode MS" w:cs="Arial Unicode MS" w:eastAsia="Arial Unicode MS" w:hAnsi="Arial Unicode MS"/>
          <w:rtl w:val="0"/>
        </w:rPr>
        <w:t xml:space="preserve">UTAGEを活用して解決しようとした最大の課題は、「業務効率化」「集客の仕組み化」そして「セールスの自動化」でした。</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Fonts w:ascii="Arial Unicode MS" w:cs="Arial Unicode MS" w:eastAsia="Arial Unicode MS" w:hAnsi="Arial Unicode MS"/>
          <w:rtl w:val="0"/>
        </w:rPr>
        <w:t xml:space="preserve">以前は、日々のメール作成や資料調整といったルーティンワークに時間を奪われており、非常に非効率な状態でした。また、新規集客も不安定で、見通しが立ちにくい状況でした。</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Fonts w:ascii="Arial Unicode MS" w:cs="Arial Unicode MS" w:eastAsia="Arial Unicode MS" w:hAnsi="Arial Unicode MS"/>
          <w:rtl w:val="0"/>
        </w:rPr>
        <w:t xml:space="preserve">何より辛かったのは、「自分が稼働しなければ商品が売れない」という労働集約型の状態にあったことです。「売上を伸ばそうとすると、自分の時間がなくなる」。そんなジレンマを抱えていたのです。</w:t>
      </w:r>
    </w:p>
    <w:p w:rsidR="00000000" w:rsidDel="00000000" w:rsidP="00000000" w:rsidRDefault="00000000" w:rsidRPr="00000000" w14:paraId="00000766">
      <w:pPr>
        <w:pStyle w:val="Heading3"/>
        <w:rPr/>
      </w:pPr>
      <w:bookmarkStart w:colFirst="0" w:colLast="0" w:name="_4s9c19j7u32x" w:id="215"/>
      <w:bookmarkEnd w:id="215"/>
      <w:r w:rsidDel="00000000" w:rsidR="00000000" w:rsidRPr="00000000">
        <w:rPr>
          <w:rFonts w:ascii="Arial Unicode MS" w:cs="Arial Unicode MS" w:eastAsia="Arial Unicode MS" w:hAnsi="Arial Unicode MS"/>
          <w:rtl w:val="0"/>
        </w:rPr>
        <w:t xml:space="preserve">課題解決のUTAGE活用法</w:t>
      </w:r>
    </w:p>
    <w:p w:rsidR="00000000" w:rsidDel="00000000" w:rsidP="00000000" w:rsidRDefault="00000000" w:rsidRPr="00000000" w14:paraId="00000767">
      <w:pPr>
        <w:rPr/>
      </w:pPr>
      <w:r w:rsidDel="00000000" w:rsidR="00000000" w:rsidRPr="00000000">
        <w:rPr>
          <w:rFonts w:ascii="Arial Unicode MS" w:cs="Arial Unicode MS" w:eastAsia="Arial Unicode MS" w:hAnsi="Arial Unicode MS"/>
          <w:rtl w:val="0"/>
        </w:rPr>
        <w:t xml:space="preserve">これらの課題を解決するため、UTAGEを活用して「集客から販売・納品」までの全プロセスを一つのプラットフォーム上で完結させる「ワンストップ運用」を構築しました。</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Fonts w:ascii="Arial Unicode MS" w:cs="Arial Unicode MS" w:eastAsia="Arial Unicode MS" w:hAnsi="Arial Unicode MS"/>
          <w:rtl w:val="0"/>
        </w:rPr>
        <w:t xml:space="preserve">これまで個別の業務として手動で行っていた「予約管理」や「決済確認」などをUTAGEに統合することで、人の手が必要だった定型業務を徹底的に自動化。業務プロセスの分断をなくし、顧客対応の多くをシステムに置き換えることで、労働集約型のモデルからの脱却を図りました。</w:t>
      </w:r>
    </w:p>
    <w:p w:rsidR="00000000" w:rsidDel="00000000" w:rsidP="00000000" w:rsidRDefault="00000000" w:rsidRPr="00000000" w14:paraId="0000076A">
      <w:pPr>
        <w:pStyle w:val="Heading4"/>
        <w:rPr/>
      </w:pPr>
      <w:bookmarkStart w:colFirst="0" w:colLast="0" w:name="_dgle91uv47sq" w:id="216"/>
      <w:bookmarkEnd w:id="216"/>
      <w:r w:rsidDel="00000000" w:rsidR="00000000" w:rsidRPr="00000000">
        <w:rPr>
          <w:rFonts w:ascii="Arial Unicode MS" w:cs="Arial Unicode MS" w:eastAsia="Arial Unicode MS" w:hAnsi="Arial Unicode MS"/>
          <w:rtl w:val="0"/>
        </w:rPr>
        <w:t xml:space="preserve">成果につながったファネル全体像</w:t>
      </w:r>
    </w:p>
    <w:p w:rsidR="00000000" w:rsidDel="00000000" w:rsidP="00000000" w:rsidRDefault="00000000" w:rsidRPr="00000000" w14:paraId="0000076B">
      <w:pPr>
        <w:rPr/>
      </w:pPr>
      <w:r w:rsidDel="00000000" w:rsidR="00000000" w:rsidRPr="00000000">
        <w:rPr>
          <w:rFonts w:ascii="Arial Unicode MS" w:cs="Arial Unicode MS" w:eastAsia="Arial Unicode MS" w:hAnsi="Arial Unicode MS"/>
          <w:rtl w:val="0"/>
        </w:rPr>
        <w:t xml:space="preserve">①Meta広告・YouTube広告・SNS投稿・紹介</w:t>
      </w:r>
    </w:p>
    <w:p w:rsidR="00000000" w:rsidDel="00000000" w:rsidP="00000000" w:rsidRDefault="00000000" w:rsidRPr="00000000" w14:paraId="0000076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6D">
      <w:pPr>
        <w:rPr/>
      </w:pPr>
      <w:r w:rsidDel="00000000" w:rsidR="00000000" w:rsidRPr="00000000">
        <w:rPr>
          <w:rFonts w:ascii="Arial Unicode MS" w:cs="Arial Unicode MS" w:eastAsia="Arial Unicode MS" w:hAnsi="Arial Unicode MS"/>
          <w:rtl w:val="0"/>
        </w:rPr>
        <w:t xml:space="preserve">②LP：メールアドレス登録（オファー：PDF・動画）</w:t>
      </w:r>
    </w:p>
    <w:p w:rsidR="00000000" w:rsidDel="00000000" w:rsidP="00000000" w:rsidRDefault="00000000" w:rsidRPr="00000000" w14:paraId="0000076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6F">
      <w:pPr>
        <w:rPr/>
      </w:pPr>
      <w:r w:rsidDel="00000000" w:rsidR="00000000" w:rsidRPr="00000000">
        <w:rPr>
          <w:rFonts w:ascii="Arial Unicode MS" w:cs="Arial Unicode MS" w:eastAsia="Arial Unicode MS" w:hAnsi="Arial Unicode MS"/>
          <w:rtl w:val="0"/>
        </w:rPr>
        <w:t xml:space="preserve">③ステップメール配信</w:t>
      </w:r>
    </w:p>
    <w:p w:rsidR="00000000" w:rsidDel="00000000" w:rsidP="00000000" w:rsidRDefault="00000000" w:rsidRPr="00000000" w14:paraId="0000077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71">
      <w:pPr>
        <w:rPr/>
      </w:pPr>
      <w:r w:rsidDel="00000000" w:rsidR="00000000" w:rsidRPr="00000000">
        <w:rPr>
          <w:rFonts w:ascii="Arial Unicode MS" w:cs="Arial Unicode MS" w:eastAsia="Arial Unicode MS" w:hAnsi="Arial Unicode MS"/>
          <w:rtl w:val="0"/>
        </w:rPr>
        <w:t xml:space="preserve">④自動ウェビナー</w:t>
      </w:r>
    </w:p>
    <w:p w:rsidR="00000000" w:rsidDel="00000000" w:rsidP="00000000" w:rsidRDefault="00000000" w:rsidRPr="00000000" w14:paraId="0000077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73">
      <w:pPr>
        <w:rPr/>
      </w:pPr>
      <w:r w:rsidDel="00000000" w:rsidR="00000000" w:rsidRPr="00000000">
        <w:rPr>
          <w:rFonts w:ascii="Arial Unicode MS" w:cs="Arial Unicode MS" w:eastAsia="Arial Unicode MS" w:hAnsi="Arial Unicode MS"/>
          <w:rtl w:val="0"/>
        </w:rPr>
        <w:t xml:space="preserve">⑤個別面談</w:t>
      </w:r>
    </w:p>
    <w:p w:rsidR="00000000" w:rsidDel="00000000" w:rsidP="00000000" w:rsidRDefault="00000000" w:rsidRPr="00000000" w14:paraId="0000077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75">
      <w:pPr>
        <w:rPr/>
      </w:pPr>
      <w:r w:rsidDel="00000000" w:rsidR="00000000" w:rsidRPr="00000000">
        <w:rPr>
          <w:rFonts w:ascii="Arial Unicode MS" w:cs="Arial Unicode MS" w:eastAsia="Arial Unicode MS" w:hAnsi="Arial Unicode MS"/>
          <w:rtl w:val="0"/>
        </w:rPr>
        <w:t xml:space="preserve">⑥フロントエンド商品オファー（成功報酬型の補助金申請）</w:t>
      </w:r>
    </w:p>
    <w:p w:rsidR="00000000" w:rsidDel="00000000" w:rsidP="00000000" w:rsidRDefault="00000000" w:rsidRPr="00000000" w14:paraId="0000077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77">
      <w:pPr>
        <w:rPr/>
      </w:pPr>
      <w:r w:rsidDel="00000000" w:rsidR="00000000" w:rsidRPr="00000000">
        <w:rPr>
          <w:rFonts w:ascii="Arial Unicode MS" w:cs="Arial Unicode MS" w:eastAsia="Arial Unicode MS" w:hAnsi="Arial Unicode MS"/>
          <w:rtl w:val="0"/>
        </w:rPr>
        <w:t xml:space="preserve">⑦バックエンド商品オファー（コンサルティング・コーチング）</w:t>
      </w:r>
    </w:p>
    <w:p w:rsidR="00000000" w:rsidDel="00000000" w:rsidP="00000000" w:rsidRDefault="00000000" w:rsidRPr="00000000" w14:paraId="00000778">
      <w:pPr>
        <w:pStyle w:val="Heading4"/>
        <w:rPr/>
      </w:pPr>
      <w:bookmarkStart w:colFirst="0" w:colLast="0" w:name="_yzpovpo5mk8g" w:id="217"/>
      <w:bookmarkEnd w:id="217"/>
      <w:r w:rsidDel="00000000" w:rsidR="00000000" w:rsidRPr="00000000">
        <w:rPr>
          <w:rFonts w:ascii="Arial Unicode MS" w:cs="Arial Unicode MS" w:eastAsia="Arial Unicode MS" w:hAnsi="Arial Unicode MS"/>
          <w:rtl w:val="0"/>
        </w:rPr>
        <w:t xml:space="preserve">活用した機能と具体的な施策内容</w:t>
      </w:r>
    </w:p>
    <w:p w:rsidR="00000000" w:rsidDel="00000000" w:rsidP="00000000" w:rsidRDefault="00000000" w:rsidRPr="00000000" w14:paraId="00000779">
      <w:pPr>
        <w:rPr>
          <w:b w:val="1"/>
          <w:bCs w:val="1"/>
        </w:rPr>
      </w:pPr>
      <w:r w:rsidDel="00000000" w:rsidR="00000000" w:rsidRPr="00000000">
        <w:rPr>
          <w:rFonts w:ascii="Arial Unicode MS" w:cs="Arial Unicode MS" w:eastAsia="Arial Unicode MS" w:hAnsi="Arial Unicode MS"/>
          <w:b w:val="1"/>
          <w:bCs w:val="1"/>
          <w:rtl w:val="0"/>
        </w:rPr>
        <w:t xml:space="preserve">【商品管理機能】決済から提供までの完全連動</w:t>
      </w:r>
    </w:p>
    <w:p w:rsidR="00000000" w:rsidDel="00000000" w:rsidP="00000000" w:rsidRDefault="00000000" w:rsidRPr="00000000" w14:paraId="0000077A">
      <w:pPr>
        <w:rPr/>
      </w:pPr>
      <w:r w:rsidDel="00000000" w:rsidR="00000000" w:rsidRPr="00000000">
        <w:rPr>
          <w:rFonts w:ascii="Arial Unicode MS" w:cs="Arial Unicode MS" w:eastAsia="Arial Unicode MS" w:hAnsi="Arial Unicode MS"/>
          <w:rtl w:val="0"/>
        </w:rPr>
        <w:t xml:space="preserve">ファネル機能で販売ページを作成し、商品管理機能の「購入後の動作設定」を活用しました。これにより、商品の決済が完了すると、即座に会員サイトのログイン情報が自動送信され、コンテンツ提供が完了する仕組みを構築。手動での納品作業や権限付与の手間をゼロにしています。</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b w:val="1"/>
          <w:bCs w:val="1"/>
        </w:rPr>
      </w:pPr>
      <w:r w:rsidDel="00000000" w:rsidR="00000000" w:rsidRPr="00000000">
        <w:rPr>
          <w:rFonts w:ascii="Arial Unicode MS" w:cs="Arial Unicode MS" w:eastAsia="Arial Unicode MS" w:hAnsi="Arial Unicode MS"/>
          <w:b w:val="1"/>
          <w:bCs w:val="1"/>
          <w:rtl w:val="0"/>
        </w:rPr>
        <w:t xml:space="preserve">【イベント・予約機能】個別面談の予約管理を一元化</w:t>
      </w:r>
    </w:p>
    <w:p w:rsidR="00000000" w:rsidDel="00000000" w:rsidP="00000000" w:rsidRDefault="00000000" w:rsidRPr="00000000" w14:paraId="0000077D">
      <w:pPr>
        <w:rPr/>
      </w:pPr>
      <w:r w:rsidDel="00000000" w:rsidR="00000000" w:rsidRPr="00000000">
        <w:rPr>
          <w:rFonts w:ascii="Arial Unicode MS" w:cs="Arial Unicode MS" w:eastAsia="Arial Unicode MS" w:hAnsi="Arial Unicode MS"/>
          <w:rtl w:val="0"/>
        </w:rPr>
        <w:t xml:space="preserve">セミナー後の個別面談の受付を「イベント・予約機能」で一元化しました。申し込みと同時にZoomのURLが記載された予約完了メールが自動送信されるように設定し、日程調整のやり取りや案内メール作成の手間を大幅に削減しました。</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b w:val="1"/>
          <w:bCs w:val="1"/>
        </w:rPr>
      </w:pPr>
      <w:r w:rsidDel="00000000" w:rsidR="00000000" w:rsidRPr="00000000">
        <w:rPr>
          <w:rFonts w:ascii="Arial Unicode MS" w:cs="Arial Unicode MS" w:eastAsia="Arial Unicode MS" w:hAnsi="Arial Unicode MS"/>
          <w:b w:val="1"/>
          <w:bCs w:val="1"/>
          <w:rtl w:val="0"/>
        </w:rPr>
        <w:t xml:space="preserve">【自動ウェビナー機能】ライブ説明会の置き換え</w:t>
      </w:r>
    </w:p>
    <w:p w:rsidR="00000000" w:rsidDel="00000000" w:rsidP="00000000" w:rsidRDefault="00000000" w:rsidRPr="00000000" w14:paraId="00000780">
      <w:pPr>
        <w:rPr/>
      </w:pPr>
      <w:r w:rsidDel="00000000" w:rsidR="00000000" w:rsidRPr="00000000">
        <w:rPr>
          <w:rFonts w:ascii="Arial Unicode MS" w:cs="Arial Unicode MS" w:eastAsia="Arial Unicode MS" w:hAnsi="Arial Unicode MS"/>
          <w:rtl w:val="0"/>
        </w:rPr>
        <w:t xml:space="preserve">これまで時間の制約から実施回数に限界があったライブ形式の説明会を、録画映像を用いた「自動ウェビナー」に置き換えました。これにより、私がリアルタイムで稼働することなく、セミナーを開催できる体制を整備しています。</w:t>
      </w:r>
    </w:p>
    <w:p w:rsidR="00000000" w:rsidDel="00000000" w:rsidP="00000000" w:rsidRDefault="00000000" w:rsidRPr="00000000" w14:paraId="00000781">
      <w:pPr>
        <w:pStyle w:val="Heading4"/>
        <w:rPr/>
      </w:pPr>
      <w:bookmarkStart w:colFirst="0" w:colLast="0" w:name="_dqn1l8fb0zkx" w:id="218"/>
      <w:bookmarkEnd w:id="218"/>
      <w:r w:rsidDel="00000000" w:rsidR="00000000" w:rsidRPr="00000000">
        <w:rPr>
          <w:rFonts w:ascii="Arial Unicode MS" w:cs="Arial Unicode MS" w:eastAsia="Arial Unicode MS" w:hAnsi="Arial Unicode MS"/>
          <w:rtl w:val="0"/>
        </w:rPr>
        <w:t xml:space="preserve">施策の背景にある戦略・意図</w:t>
      </w:r>
    </w:p>
    <w:p w:rsidR="00000000" w:rsidDel="00000000" w:rsidP="00000000" w:rsidRDefault="00000000" w:rsidRPr="00000000" w14:paraId="00000782">
      <w:pPr>
        <w:rPr/>
      </w:pPr>
      <w:r w:rsidDel="00000000" w:rsidR="00000000" w:rsidRPr="00000000">
        <w:rPr>
          <w:rFonts w:ascii="Arial Unicode MS" w:cs="Arial Unicode MS" w:eastAsia="Arial Unicode MS" w:hAnsi="Arial Unicode MS"/>
          <w:rtl w:val="0"/>
        </w:rPr>
        <w:t xml:space="preserve">単純作業をUTAGEで自動化し、人間がやるべき「本質的な業務」に集中できる環境を整えることが、事業成長に直結すると考えたからです。</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Fonts w:ascii="Arial Unicode MS" w:cs="Arial Unicode MS" w:eastAsia="Arial Unicode MS" w:hAnsi="Arial Unicode MS"/>
          <w:rtl w:val="0"/>
        </w:rPr>
        <w:t xml:space="preserve">スムーズな予約体験やリマインドの自動化はお客様の信頼感につながりますし、労働集約型から「仕組み型」へ転換することで、売上の上限を突破できると考えました。また、自社でこの成功事例を作ることで、同様の悩みを持つ顧客へ実例として展開し、共に成長していきたいという意図もありました。</w:t>
      </w:r>
    </w:p>
    <w:p w:rsidR="00000000" w:rsidDel="00000000" w:rsidP="00000000" w:rsidRDefault="00000000" w:rsidRPr="00000000" w14:paraId="00000785">
      <w:pPr>
        <w:pStyle w:val="Heading4"/>
        <w:rPr/>
      </w:pPr>
      <w:bookmarkStart w:colFirst="0" w:colLast="0" w:name="_yxo7ucgswgt2" w:id="219"/>
      <w:bookmarkEnd w:id="219"/>
      <w:r w:rsidDel="00000000" w:rsidR="00000000" w:rsidRPr="00000000">
        <w:rPr>
          <w:rFonts w:ascii="Arial Unicode MS" w:cs="Arial Unicode MS" w:eastAsia="Arial Unicode MS" w:hAnsi="Arial Unicode MS"/>
          <w:rtl w:val="0"/>
        </w:rPr>
        <w:t xml:space="preserve">施策を成功させるための「コツ・工夫」</w:t>
      </w:r>
    </w:p>
    <w:p w:rsidR="00000000" w:rsidDel="00000000" w:rsidP="00000000" w:rsidRDefault="00000000" w:rsidRPr="00000000" w14:paraId="00000786">
      <w:pPr>
        <w:rPr/>
      </w:pPr>
      <w:r w:rsidDel="00000000" w:rsidR="00000000" w:rsidRPr="00000000">
        <w:rPr>
          <w:rFonts w:ascii="Arial Unicode MS" w:cs="Arial Unicode MS" w:eastAsia="Arial Unicode MS" w:hAnsi="Arial Unicode MS"/>
          <w:rtl w:val="0"/>
        </w:rPr>
        <w:t xml:space="preserve">施策を成功させる上で意識した点は、単に自動化するだけでなく「人間味」を大切にしたコミュニケーションです。</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Fonts w:ascii="Arial Unicode MS" w:cs="Arial Unicode MS" w:eastAsia="Arial Unicode MS" w:hAnsi="Arial Unicode MS"/>
          <w:rtl w:val="0"/>
        </w:rPr>
        <w:t xml:space="preserve">たとえ録画された自動ウェビナーであっても、一方的な配信にならないよう、あえて「ライブ感」を演出し、参加者が自然に関わっていると感じられる仕組みを取り入れました。</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Fonts w:ascii="Arial Unicode MS" w:cs="Arial Unicode MS" w:eastAsia="Arial Unicode MS" w:hAnsi="Arial Unicode MS"/>
          <w:rtl w:val="0"/>
        </w:rPr>
        <w:t xml:space="preserve">効率化と温かみを両立させることで、自動化で生まれた時間をお客様への手厚いフォローに振り向けることができ、それがより良い成果につながっていくと考えています。</w:t>
      </w:r>
    </w:p>
    <w:p w:rsidR="00000000" w:rsidDel="00000000" w:rsidP="00000000" w:rsidRDefault="00000000" w:rsidRPr="00000000" w14:paraId="0000078B">
      <w:pPr>
        <w:pStyle w:val="Heading3"/>
        <w:rPr/>
      </w:pPr>
      <w:bookmarkStart w:colFirst="0" w:colLast="0" w:name="_j4ieq3spwjzx" w:id="220"/>
      <w:bookmarkEnd w:id="220"/>
      <w:r w:rsidDel="00000000" w:rsidR="00000000" w:rsidRPr="00000000">
        <w:rPr>
          <w:rFonts w:ascii="Arial Unicode MS" w:cs="Arial Unicode MS" w:eastAsia="Arial Unicode MS" w:hAnsi="Arial Unicode MS"/>
          <w:rtl w:val="0"/>
        </w:rPr>
        <w:t xml:space="preserve">導入後の成果と変化</w:t>
      </w:r>
    </w:p>
    <w:p w:rsidR="00000000" w:rsidDel="00000000" w:rsidP="00000000" w:rsidRDefault="00000000" w:rsidRPr="00000000" w14:paraId="0000078C">
      <w:pPr>
        <w:pStyle w:val="Heading4"/>
        <w:rPr/>
      </w:pPr>
      <w:bookmarkStart w:colFirst="0" w:colLast="0" w:name="_9k7ezv3teoqi" w:id="221"/>
      <w:bookmarkEnd w:id="221"/>
      <w:r w:rsidDel="00000000" w:rsidR="00000000" w:rsidRPr="00000000">
        <w:rPr>
          <w:rFonts w:ascii="Arial Unicode MS" w:cs="Arial Unicode MS" w:eastAsia="Arial Unicode MS" w:hAnsi="Arial Unicode MS"/>
          <w:rtl w:val="0"/>
        </w:rPr>
        <w:t xml:space="preserve">具体的な成果</w:t>
      </w:r>
    </w:p>
    <w:p w:rsidR="00000000" w:rsidDel="00000000" w:rsidP="00000000" w:rsidRDefault="00000000" w:rsidRPr="00000000" w14:paraId="0000078D">
      <w:pPr>
        <w:rPr/>
      </w:pPr>
      <w:r w:rsidDel="00000000" w:rsidR="00000000" w:rsidRPr="00000000">
        <w:rPr>
          <w:rFonts w:ascii="Arial Unicode MS" w:cs="Arial Unicode MS" w:eastAsia="Arial Unicode MS" w:hAnsi="Arial Unicode MS"/>
          <w:rtl w:val="0"/>
        </w:rPr>
        <w:t xml:space="preserve">事務作業とセールスプロセスを自動化した結果、以下のような成果が得られました。</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numPr>
          <w:ilvl w:val="0"/>
          <w:numId w:val="106"/>
        </w:numPr>
        <w:ind w:left="720" w:hanging="360"/>
      </w:pPr>
      <w:r w:rsidDel="00000000" w:rsidR="00000000" w:rsidRPr="00000000">
        <w:rPr>
          <w:rFonts w:ascii="Arial Unicode MS" w:cs="Arial Unicode MS" w:eastAsia="Arial Unicode MS" w:hAnsi="Arial Unicode MS"/>
          <w:rtl w:val="0"/>
        </w:rPr>
        <w:t xml:space="preserve">事務作業時間：毎日約3時間 → ほぼ不要に（メール作成、資料調整、決済確認など）</w:t>
      </w:r>
    </w:p>
    <w:p w:rsidR="00000000" w:rsidDel="00000000" w:rsidP="00000000" w:rsidRDefault="00000000" w:rsidRPr="00000000" w14:paraId="00000790">
      <w:pPr>
        <w:numPr>
          <w:ilvl w:val="0"/>
          <w:numId w:val="106"/>
        </w:numPr>
        <w:ind w:left="720" w:hanging="360"/>
      </w:pPr>
      <w:r w:rsidDel="00000000" w:rsidR="00000000" w:rsidRPr="00000000">
        <w:rPr>
          <w:rFonts w:ascii="Arial Unicode MS" w:cs="Arial Unicode MS" w:eastAsia="Arial Unicode MS" w:hAnsi="Arial Unicode MS"/>
          <w:rtl w:val="0"/>
        </w:rPr>
        <w:t xml:space="preserve">セミナーキャンセル率：従来の3割前後 → 2割以下へ改善 </w:t>
      </w:r>
    </w:p>
    <w:p w:rsidR="00000000" w:rsidDel="00000000" w:rsidP="00000000" w:rsidRDefault="00000000" w:rsidRPr="00000000" w14:paraId="00000791">
      <w:pPr>
        <w:numPr>
          <w:ilvl w:val="0"/>
          <w:numId w:val="106"/>
        </w:numPr>
        <w:ind w:left="720" w:hanging="360"/>
      </w:pPr>
      <w:r w:rsidDel="00000000" w:rsidR="00000000" w:rsidRPr="00000000">
        <w:rPr>
          <w:rFonts w:ascii="Arial Unicode MS" w:cs="Arial Unicode MS" w:eastAsia="Arial Unicode MS" w:hAnsi="Arial Unicode MS"/>
          <w:rtl w:val="0"/>
        </w:rPr>
        <w:t xml:space="preserve">ライブ説明会時間：準備を含め2時間以上 → 実質ゼロ（準備・実施が不要に）</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Fonts w:ascii="Arial Unicode MS" w:cs="Arial Unicode MS" w:eastAsia="Arial Unicode MS" w:hAnsi="Arial Unicode MS"/>
          <w:rtl w:val="0"/>
        </w:rPr>
        <w:t xml:space="preserve">削減できた時間を新規顧客対応やコンテンツ開発に充てられるようになり、結果として売上向上や顧客満足度の改善にも直結しています。</w:t>
      </w:r>
    </w:p>
    <w:p w:rsidR="00000000" w:rsidDel="00000000" w:rsidP="00000000" w:rsidRDefault="00000000" w:rsidRPr="00000000" w14:paraId="00000794">
      <w:pPr>
        <w:pStyle w:val="Heading4"/>
        <w:rPr/>
      </w:pPr>
      <w:bookmarkStart w:colFirst="0" w:colLast="0" w:name="_k4vz2ea846xf" w:id="222"/>
      <w:bookmarkEnd w:id="222"/>
      <w:r w:rsidDel="00000000" w:rsidR="00000000" w:rsidRPr="00000000">
        <w:rPr>
          <w:rFonts w:ascii="Arial Unicode MS" w:cs="Arial Unicode MS" w:eastAsia="Arial Unicode MS" w:hAnsi="Arial Unicode MS"/>
          <w:rtl w:val="0"/>
        </w:rPr>
        <w:t xml:space="preserve">実感できた変化</w:t>
      </w:r>
    </w:p>
    <w:p w:rsidR="00000000" w:rsidDel="00000000" w:rsidP="00000000" w:rsidRDefault="00000000" w:rsidRPr="00000000" w14:paraId="00000795">
      <w:pPr>
        <w:rPr/>
      </w:pPr>
      <w:r w:rsidDel="00000000" w:rsidR="00000000" w:rsidRPr="00000000">
        <w:rPr>
          <w:rFonts w:ascii="Arial Unicode MS" w:cs="Arial Unicode MS" w:eastAsia="Arial Unicode MS" w:hAnsi="Arial Unicode MS"/>
          <w:rtl w:val="0"/>
        </w:rPr>
        <w:t xml:space="preserve">最大の変化は、精神的な余裕が生まれたことです。</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Fonts w:ascii="Arial Unicode MS" w:cs="Arial Unicode MS" w:eastAsia="Arial Unicode MS" w:hAnsi="Arial Unicode MS"/>
          <w:rtl w:val="0"/>
        </w:rPr>
        <w:t xml:space="preserve">以前は作業の増加がストレスでしたが、今は仕組みがあるため、お客様が増えることを心から喜べるようになりました。また、オートウェビナー視聴後に質問をいただく工夫をしたことで、個別面談前に一体感が生まれ、当日の商談の雰囲気も向上しています。</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Fonts w:ascii="Arial Unicode MS" w:cs="Arial Unicode MS" w:eastAsia="Arial Unicode MS" w:hAnsi="Arial Unicode MS"/>
          <w:rtl w:val="0"/>
        </w:rPr>
        <w:t xml:space="preserve">自分が稼働せずとも売上が上がる体験を得たことで、家族との時間を大切にしたり、新事業に挑戦したりする「経営者としての視点」も得られました。</w:t>
      </w:r>
    </w:p>
    <w:p w:rsidR="00000000" w:rsidDel="00000000" w:rsidP="00000000" w:rsidRDefault="00000000" w:rsidRPr="00000000" w14:paraId="0000079A">
      <w:pPr>
        <w:pStyle w:val="Heading4"/>
        <w:rPr/>
      </w:pPr>
      <w:bookmarkStart w:colFirst="0" w:colLast="0" w:name="_y1ywlvq7qfm" w:id="223"/>
      <w:bookmarkEnd w:id="223"/>
      <w:r w:rsidDel="00000000" w:rsidR="00000000" w:rsidRPr="00000000">
        <w:rPr>
          <w:rFonts w:ascii="Arial Unicode MS" w:cs="Arial Unicode MS" w:eastAsia="Arial Unicode MS" w:hAnsi="Arial Unicode MS"/>
          <w:rtl w:val="0"/>
        </w:rPr>
        <w:t xml:space="preserve">今後の事業展望</w:t>
      </w:r>
    </w:p>
    <w:p w:rsidR="00000000" w:rsidDel="00000000" w:rsidP="00000000" w:rsidRDefault="00000000" w:rsidRPr="00000000" w14:paraId="0000079B">
      <w:pPr>
        <w:rPr/>
      </w:pPr>
      <w:r w:rsidDel="00000000" w:rsidR="00000000" w:rsidRPr="00000000">
        <w:rPr>
          <w:rFonts w:ascii="Arial Unicode MS" w:cs="Arial Unicode MS" w:eastAsia="Arial Unicode MS" w:hAnsi="Arial Unicode MS"/>
          <w:rtl w:val="0"/>
        </w:rPr>
        <w:t xml:space="preserve">自動化によりセールス前のボトルネックが解消されたため、今後は新しい講座への横展開を進め、売上の柱を増やして事業を安定させていきます。</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Fonts w:ascii="Arial Unicode MS" w:cs="Arial Unicode MS" w:eastAsia="Arial Unicode MS" w:hAnsi="Arial Unicode MS"/>
          <w:rtl w:val="0"/>
        </w:rPr>
        <w:t xml:space="preserve">自動ウェビナーという収益基盤を活かし、高価格帯商品の開発やお客様の課題解決により一層注力できるようになりました。将来的には複数のウェビナーファネルを稼働させ、事業全体を複利的に成長させていく予定です。</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Fonts w:ascii="Arial Unicode MS" w:cs="Arial Unicode MS" w:eastAsia="Arial Unicode MS" w:hAnsi="Arial Unicode MS"/>
          <w:rtl w:val="0"/>
        </w:rPr>
        <w:t xml:space="preserve">また、弊社の強みである「UTAGEをIT導入補助金の対象として提供できる」点を活かし、自社だけでなくお客様と共に成長・発展していきたいと考えています。</w:t>
      </w:r>
    </w:p>
    <w:p w:rsidR="00000000" w:rsidDel="00000000" w:rsidP="00000000" w:rsidRDefault="00000000" w:rsidRPr="00000000" w14:paraId="000007A0">
      <w:pPr>
        <w:pStyle w:val="Heading3"/>
        <w:rPr/>
      </w:pPr>
      <w:bookmarkStart w:colFirst="0" w:colLast="0" w:name="_y4nyf7cbxcdj" w:id="224"/>
      <w:bookmarkEnd w:id="224"/>
      <w:r w:rsidDel="00000000" w:rsidR="00000000" w:rsidRPr="00000000">
        <w:rPr>
          <w:rFonts w:ascii="Arial Unicode MS" w:cs="Arial Unicode MS" w:eastAsia="Arial Unicode MS" w:hAnsi="Arial Unicode MS"/>
          <w:rtl w:val="0"/>
        </w:rPr>
        <w:t xml:space="preserve">UTAGEユーザーへのメッセージ</w:t>
      </w:r>
    </w:p>
    <w:p w:rsidR="00000000" w:rsidDel="00000000" w:rsidP="00000000" w:rsidRDefault="00000000" w:rsidRPr="00000000" w14:paraId="000007A1">
      <w:pPr>
        <w:rPr/>
      </w:pPr>
      <w:r w:rsidDel="00000000" w:rsidR="00000000" w:rsidRPr="00000000">
        <w:rPr>
          <w:rFonts w:ascii="Arial Unicode MS" w:cs="Arial Unicode MS" w:eastAsia="Arial Unicode MS" w:hAnsi="Arial Unicode MS"/>
          <w:rtl w:val="0"/>
        </w:rPr>
        <w:t xml:space="preserve">自身が抱える課題は、他の人も同じように抱えている課題です。</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Fonts w:ascii="Arial Unicode MS" w:cs="Arial Unicode MS" w:eastAsia="Arial Unicode MS" w:hAnsi="Arial Unicode MS"/>
          <w:rtl w:val="0"/>
        </w:rPr>
        <w:t xml:space="preserve">嫌なことや苦手なことから目を背けず、立ち向かう勇気を持って挑み続けてください。後から振り返ったとき、「あの時は辛かったけれど、資産が積み上がっていた」と思える日が来ます。頑張ることで報われるときが必ず来ると信じてほしいです。</w:t>
      </w:r>
    </w:p>
    <w:p w:rsidR="00000000" w:rsidDel="00000000" w:rsidP="00000000" w:rsidRDefault="00000000" w:rsidRPr="00000000" w14:paraId="000007A4">
      <w:pPr>
        <w:pStyle w:val="Heading3"/>
        <w:rPr/>
      </w:pPr>
      <w:bookmarkStart w:colFirst="0" w:colLast="0" w:name="_9aol6vcfq64r" w:id="225"/>
      <w:bookmarkEnd w:id="225"/>
      <w:r w:rsidDel="00000000" w:rsidR="00000000" w:rsidRPr="00000000">
        <w:rPr>
          <w:rFonts w:ascii="Arial Unicode MS" w:cs="Arial Unicode MS" w:eastAsia="Arial Unicode MS" w:hAnsi="Arial Unicode MS"/>
          <w:rtl w:val="0"/>
        </w:rPr>
        <w:t xml:space="preserve">UTAGE運営者コメント</w:t>
      </w:r>
    </w:p>
    <w:p w:rsidR="00000000" w:rsidDel="00000000" w:rsidP="00000000" w:rsidRDefault="00000000" w:rsidRPr="00000000" w14:paraId="000007A5">
      <w:pPr>
        <w:rPr/>
      </w:pPr>
      <w:r w:rsidDel="00000000" w:rsidR="00000000" w:rsidRPr="00000000">
        <w:rPr>
          <w:rFonts w:ascii="Arial Unicode MS" w:cs="Arial Unicode MS" w:eastAsia="Arial Unicode MS" w:hAnsi="Arial Unicode MS"/>
          <w:rtl w:val="0"/>
        </w:rPr>
        <w:t xml:space="preserve">川崎様の事例は、多くの個人起業家が陥りやすい「売上を伸ばそうとするほど、時間がなくなる」という労働集約型のジレンマに対する、一つの明確な回答と言えます。</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Fonts w:ascii="Arial Unicode MS" w:cs="Arial Unicode MS" w:eastAsia="Arial Unicode MS" w:hAnsi="Arial Unicode MS"/>
          <w:rtl w:val="0"/>
        </w:rPr>
        <w:t xml:space="preserve">特に再現性が高く参考にすべき点は、「自動ウェビナー機能」と「商品管理機能」を組み合わせ、集客から納品までを自動化しているところです。最も労力のかかるセミナー開催を自動ウェビナーに置き換えることで、見込み客教育の時間を削減し、さらに商品管理機能で決済から納品までを自動化する。この両輪が揃うことで、運営者もお客様もストレスフリーな「待ち時間ゼロ」の状態を作ることができます。</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Fonts w:ascii="Arial Unicode MS" w:cs="Arial Unicode MS" w:eastAsia="Arial Unicode MS" w:hAnsi="Arial Unicode MS"/>
          <w:rtl w:val="0"/>
        </w:rPr>
        <w:t xml:space="preserve">また、「自動化するからこそ、空いた時間で手厚くフォローする」という姿勢も非常に重要です。システムに任せる部分と、人が寄り添う部分。このメリハリをつけることこそが、ツールに使われず、ツールを使いこなして事業を伸ばすための鍵と言えるでしょう。</w:t>
      </w:r>
    </w:p>
    <w:p w:rsidR="00000000" w:rsidDel="00000000" w:rsidP="00000000" w:rsidRDefault="00000000" w:rsidRPr="00000000" w14:paraId="000007AA">
      <w:pPr>
        <w:pStyle w:val="Heading4"/>
        <w:rPr/>
      </w:pPr>
      <w:bookmarkStart w:colFirst="0" w:colLast="0" w:name="_85clz5n2l6r1" w:id="226"/>
      <w:bookmarkEnd w:id="226"/>
      <w:r w:rsidDel="00000000" w:rsidR="00000000" w:rsidRPr="00000000">
        <w:rPr>
          <w:rFonts w:ascii="Arial Unicode MS" w:cs="Arial Unicode MS" w:eastAsia="Arial Unicode MS" w:hAnsi="Arial Unicode MS"/>
          <w:rtl w:val="0"/>
        </w:rPr>
        <w:t xml:space="preserve">明日からできる3つのアクション</w:t>
      </w:r>
    </w:p>
    <w:p w:rsidR="00000000" w:rsidDel="00000000" w:rsidP="00000000" w:rsidRDefault="00000000" w:rsidRPr="00000000" w14:paraId="000007AB">
      <w:pPr>
        <w:rPr/>
      </w:pPr>
      <w:r w:rsidDel="00000000" w:rsidR="00000000" w:rsidRPr="00000000">
        <w:rPr>
          <w:rFonts w:ascii="Arial Unicode MS" w:cs="Arial Unicode MS" w:eastAsia="Arial Unicode MS" w:hAnsi="Arial Unicode MS"/>
          <w:rtl w:val="0"/>
        </w:rPr>
        <w:t xml:space="preserve">以下の3つの中から、今のあなたにできそうなものを1つ選んで実践してみてください。</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numPr>
          <w:ilvl w:val="0"/>
          <w:numId w:val="122"/>
        </w:numPr>
        <w:ind w:left="720" w:hanging="360"/>
        <w:rPr>
          <w:u w:val="none"/>
        </w:rPr>
      </w:pPr>
      <w:r w:rsidDel="00000000" w:rsidR="00000000" w:rsidRPr="00000000">
        <w:rPr>
          <w:rFonts w:ascii="Arial Unicode MS" w:cs="Arial Unicode MS" w:eastAsia="Arial Unicode MS" w:hAnsi="Arial Unicode MS"/>
          <w:b w:val="1"/>
          <w:bCs w:val="1"/>
          <w:rtl w:val="0"/>
        </w:rPr>
        <w:t xml:space="preserve">【納品の自動化】購入後シナリオの連携</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商品管理の購入後の動作設定にて、「購入後に登録するシナリオ」と「購入後に開放するバンドルコース」の双方を設定し、納品フローを自動化する。</w:t>
      </w:r>
    </w:p>
    <w:p w:rsidR="00000000" w:rsidDel="00000000" w:rsidP="00000000" w:rsidRDefault="00000000" w:rsidRPr="00000000" w14:paraId="000007AE">
      <w:pPr>
        <w:ind w:left="720" w:firstLine="0"/>
        <w:rPr/>
      </w:pPr>
      <w:r w:rsidDel="00000000" w:rsidR="00000000" w:rsidRPr="00000000">
        <w:rPr>
          <w:rtl w:val="0"/>
        </w:rPr>
      </w:r>
    </w:p>
    <w:p w:rsidR="00000000" w:rsidDel="00000000" w:rsidP="00000000" w:rsidRDefault="00000000" w:rsidRPr="00000000" w14:paraId="000007AF">
      <w:pPr>
        <w:numPr>
          <w:ilvl w:val="0"/>
          <w:numId w:val="122"/>
        </w:numPr>
        <w:ind w:left="720" w:hanging="360"/>
        <w:rPr>
          <w:u w:val="none"/>
        </w:rPr>
      </w:pPr>
      <w:r w:rsidDel="00000000" w:rsidR="00000000" w:rsidRPr="00000000">
        <w:rPr>
          <w:rFonts w:ascii="Arial Unicode MS" w:cs="Arial Unicode MS" w:eastAsia="Arial Unicode MS" w:hAnsi="Arial Unicode MS"/>
          <w:b w:val="1"/>
          <w:bCs w:val="1"/>
          <w:rtl w:val="0"/>
        </w:rPr>
        <w:t xml:space="preserve">【リマインドの効率化】Zoom連携によるURL自動発行</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イベント・予約機能の担当者設定にて「Zoom連携」を有効にし、リマインダ配信メールを通じて顧客へURLを自動で案内する。</w:t>
      </w:r>
    </w:p>
    <w:p w:rsidR="00000000" w:rsidDel="00000000" w:rsidP="00000000" w:rsidRDefault="00000000" w:rsidRPr="00000000" w14:paraId="000007B0">
      <w:pPr>
        <w:ind w:left="720" w:firstLine="0"/>
        <w:rPr/>
      </w:pPr>
      <w:r w:rsidDel="00000000" w:rsidR="00000000" w:rsidRPr="00000000">
        <w:rPr>
          <w:rtl w:val="0"/>
        </w:rPr>
      </w:r>
    </w:p>
    <w:p w:rsidR="00000000" w:rsidDel="00000000" w:rsidP="00000000" w:rsidRDefault="00000000" w:rsidRPr="00000000" w14:paraId="000007B1">
      <w:pPr>
        <w:numPr>
          <w:ilvl w:val="0"/>
          <w:numId w:val="122"/>
        </w:numPr>
        <w:ind w:left="720" w:hanging="360"/>
        <w:rPr>
          <w:u w:val="none"/>
        </w:rPr>
      </w:pPr>
      <w:r w:rsidDel="00000000" w:rsidR="00000000" w:rsidRPr="00000000">
        <w:rPr>
          <w:rFonts w:ascii="Arial Unicode MS" w:cs="Arial Unicode MS" w:eastAsia="Arial Unicode MS" w:hAnsi="Arial Unicode MS"/>
          <w:b w:val="1"/>
          <w:bCs w:val="1"/>
          <w:rtl w:val="0"/>
        </w:rPr>
        <w:t xml:space="preserve">【登壇からの解放】自動ウェビナーへの置き換え</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ファネル機能から自動ウェビナーファネルのテンプレートを追加し、毎回開催しているライブセミナーを自動ウェビナーに置き換える。</w:t>
      </w:r>
    </w:p>
    <w:p w:rsidR="00000000" w:rsidDel="00000000" w:rsidP="00000000" w:rsidRDefault="00000000" w:rsidRPr="00000000" w14:paraId="000007B2">
      <w:pPr>
        <w:spacing w:after="240" w:before="240" w:lineRule="auto"/>
        <w:rPr/>
      </w:pPr>
      <w:r w:rsidDel="00000000" w:rsidR="00000000" w:rsidRPr="00000000">
        <w:rPr>
          <w:rtl w:val="0"/>
        </w:rPr>
      </w:r>
    </w:p>
    <w:p w:rsidR="00000000" w:rsidDel="00000000" w:rsidP="00000000" w:rsidRDefault="00000000" w:rsidRPr="00000000" w14:paraId="000007B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7B4">
      <w:pPr>
        <w:pStyle w:val="Heading1"/>
        <w:rPr/>
      </w:pPr>
      <w:bookmarkStart w:colFirst="0" w:colLast="0" w:name="_sbtqync71mgv" w:id="227"/>
      <w:bookmarkEnd w:id="227"/>
      <w:r w:rsidDel="00000000" w:rsidR="00000000" w:rsidRPr="00000000">
        <w:rPr>
          <w:rFonts w:ascii="Arial Unicode MS" w:cs="Arial Unicode MS" w:eastAsia="Arial Unicode MS" w:hAnsi="Arial Unicode MS"/>
          <w:rtl w:val="0"/>
        </w:rPr>
        <w:t xml:space="preserve">渡邊 巧 様</w:t>
      </w:r>
    </w:p>
    <w:p w:rsidR="00000000" w:rsidDel="00000000" w:rsidP="00000000" w:rsidRDefault="00000000" w:rsidRPr="00000000" w14:paraId="000007B5">
      <w:pPr>
        <w:rPr/>
      </w:pPr>
      <w:r w:rsidDel="00000000" w:rsidR="00000000" w:rsidRPr="00000000">
        <w:rPr>
          <w:rFonts w:ascii="Arial Unicode MS" w:cs="Arial Unicode MS" w:eastAsia="Arial Unicode MS" w:hAnsi="Arial Unicode MS"/>
          <w:rtl w:val="0"/>
        </w:rPr>
        <w:t xml:space="preserve">（LINE構築代行 / コンテンツ販売）</w:t>
      </w:r>
    </w:p>
    <w:p w:rsidR="00000000" w:rsidDel="00000000" w:rsidP="00000000" w:rsidRDefault="00000000" w:rsidRPr="00000000" w14:paraId="000007B6">
      <w:pPr>
        <w:pStyle w:val="Heading2"/>
        <w:rPr/>
      </w:pPr>
      <w:bookmarkStart w:colFirst="0" w:colLast="0" w:name="_kwe2whoykf2" w:id="228"/>
      <w:bookmarkEnd w:id="228"/>
      <w:r w:rsidDel="00000000" w:rsidR="00000000" w:rsidRPr="00000000">
        <w:rPr>
          <w:rFonts w:ascii="Arial Unicode MS" w:cs="Arial Unicode MS" w:eastAsia="Arial Unicode MS" w:hAnsi="Arial Unicode MS"/>
          <w:rtl w:val="0"/>
        </w:rPr>
        <w:t xml:space="preserve">「労働集約型」から脱却し、月40時間の作業を削減</w:t>
        <w:br w:type="textWrapping"/>
        <w:t xml:space="preserve">"価値提供の自動化"で信頼を積み上げるトリップワイヤー戦略</w:t>
      </w:r>
    </w:p>
    <w:p w:rsidR="00000000" w:rsidDel="00000000" w:rsidP="00000000" w:rsidRDefault="00000000" w:rsidRPr="00000000" w14:paraId="000007B7">
      <w:pPr>
        <w:numPr>
          <w:ilvl w:val="0"/>
          <w:numId w:val="101"/>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作業時間：月40時間以上削減</w:t>
      </w:r>
    </w:p>
    <w:p w:rsidR="00000000" w:rsidDel="00000000" w:rsidP="00000000" w:rsidRDefault="00000000" w:rsidRPr="00000000" w14:paraId="000007B8">
      <w:pPr>
        <w:numPr>
          <w:ilvl w:val="0"/>
          <w:numId w:val="101"/>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フロントエンド商品購入率：40%</w:t>
      </w:r>
    </w:p>
    <w:p w:rsidR="00000000" w:rsidDel="00000000" w:rsidP="00000000" w:rsidRDefault="00000000" w:rsidRPr="00000000" w14:paraId="000007B9">
      <w:pPr>
        <w:numPr>
          <w:ilvl w:val="0"/>
          <w:numId w:val="101"/>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ミドルエンド商品購入率：26%</w:t>
      </w:r>
    </w:p>
    <w:p w:rsidR="00000000" w:rsidDel="00000000" w:rsidP="00000000" w:rsidRDefault="00000000" w:rsidRPr="00000000" w14:paraId="000007BA">
      <w:pPr>
        <w:ind w:left="720" w:firstLine="0"/>
        <w:rPr>
          <w:sz w:val="32"/>
          <w:szCs w:val="32"/>
        </w:rPr>
      </w:pPr>
      <w:r w:rsidDel="00000000" w:rsidR="00000000" w:rsidRPr="00000000">
        <w:rPr>
          <w:rFonts w:ascii="Arial Unicode MS" w:cs="Arial Unicode MS" w:eastAsia="Arial Unicode MS" w:hAnsi="Arial Unicode MS"/>
          <w:sz w:val="32"/>
          <w:szCs w:val="32"/>
          <w:rtl w:val="0"/>
        </w:rPr>
        <w:t xml:space="preserve">（フロントエンド購入者のうち）</w:t>
      </w:r>
    </w:p>
    <w:p w:rsidR="00000000" w:rsidDel="00000000" w:rsidP="00000000" w:rsidRDefault="00000000" w:rsidRPr="00000000" w14:paraId="000007BB">
      <w:pPr>
        <w:pStyle w:val="Heading3"/>
        <w:rPr/>
      </w:pPr>
      <w:bookmarkStart w:colFirst="0" w:colLast="0" w:name="_6i4tph4ri1i4" w:id="229"/>
      <w:bookmarkEnd w:id="229"/>
      <w:r w:rsidDel="00000000" w:rsidR="00000000" w:rsidRPr="00000000">
        <w:rPr>
          <w:rFonts w:ascii="Arial Unicode MS" w:cs="Arial Unicode MS" w:eastAsia="Arial Unicode MS" w:hAnsi="Arial Unicode MS"/>
          <w:rtl w:val="0"/>
        </w:rPr>
        <w:t xml:space="preserve">この事例のポイント</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b w:val="1"/>
          <w:bCs w:val="1"/>
        </w:rPr>
      </w:pPr>
      <w:r w:rsidDel="00000000" w:rsidR="00000000" w:rsidRPr="00000000">
        <w:rPr>
          <w:rFonts w:ascii="Arial Unicode MS" w:cs="Arial Unicode MS" w:eastAsia="Arial Unicode MS" w:hAnsi="Arial Unicode MS"/>
          <w:b w:val="1"/>
          <w:bCs w:val="1"/>
          <w:rtl w:val="0"/>
        </w:rPr>
        <w:t xml:space="preserve">自動化とは「効率化」ではなく「価値提供」を最大化するための手段</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Fonts w:ascii="Arial Unicode MS" w:cs="Arial Unicode MS" w:eastAsia="Arial Unicode MS" w:hAnsi="Arial Unicode MS"/>
          <w:rtl w:val="0"/>
        </w:rPr>
        <w:t xml:space="preserve">「自動化すると、お客様への対応が冷たくなるのでは……」と不安に思っていませんか？</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Fonts w:ascii="Arial Unicode MS" w:cs="Arial Unicode MS" w:eastAsia="Arial Unicode MS" w:hAnsi="Arial Unicode MS"/>
          <w:rtl w:val="0"/>
        </w:rPr>
        <w:t xml:space="preserve">ここでご紹介するのは、その思い込みを覆し、「自動化＝価値提供の自動化」と再定義することで大きな成果を上げた事例です。</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Fonts w:ascii="Arial Unicode MS" w:cs="Arial Unicode MS" w:eastAsia="Arial Unicode MS" w:hAnsi="Arial Unicode MS"/>
          <w:rtl w:val="0"/>
        </w:rPr>
        <w:t xml:space="preserve">渡邊様は、バラバラだったツールをUTAGEに一本化し、トリップワイヤーファネル（低価格商品から始まる段階的な販売導線）を構築。事務作業を月40時間削減しながらも、人間味ある工夫で、フロントエンド購入率40%という驚異的な数字を達成されました。</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Fonts w:ascii="Arial Unicode MS" w:cs="Arial Unicode MS" w:eastAsia="Arial Unicode MS" w:hAnsi="Arial Unicode MS"/>
          <w:rtl w:val="0"/>
        </w:rPr>
        <w:t xml:space="preserve">「仕組み化したいけど、顧客満足度は下げたくない」「ツール管理に追われて、本来の価値提供ができていない」…という方に、必見の内容です。</w:t>
      </w:r>
    </w:p>
    <w:p w:rsidR="00000000" w:rsidDel="00000000" w:rsidP="00000000" w:rsidRDefault="00000000" w:rsidRPr="00000000" w14:paraId="000007C6">
      <w:pPr>
        <w:pStyle w:val="Heading3"/>
        <w:rPr/>
      </w:pPr>
      <w:bookmarkStart w:colFirst="0" w:colLast="0" w:name="_31zch1mil4yj" w:id="230"/>
      <w:bookmarkEnd w:id="230"/>
      <w:r w:rsidDel="00000000" w:rsidR="00000000" w:rsidRPr="00000000">
        <w:rPr>
          <w:rFonts w:ascii="Arial Unicode MS" w:cs="Arial Unicode MS" w:eastAsia="Arial Unicode MS" w:hAnsi="Arial Unicode MS"/>
          <w:rtl w:val="0"/>
        </w:rPr>
        <w:t xml:space="preserve">事業概要</w:t>
      </w:r>
    </w:p>
    <w:p w:rsidR="00000000" w:rsidDel="00000000" w:rsidP="00000000" w:rsidRDefault="00000000" w:rsidRPr="00000000" w14:paraId="000007C7">
      <w:pPr>
        <w:rPr/>
      </w:pPr>
      <w:r w:rsidDel="00000000" w:rsidR="00000000" w:rsidRPr="00000000">
        <w:rPr>
          <w:rFonts w:ascii="Arial Unicode MS" w:cs="Arial Unicode MS" w:eastAsia="Arial Unicode MS" w:hAnsi="Arial Unicode MS"/>
          <w:rtl w:val="0"/>
        </w:rPr>
        <w:t xml:space="preserve">LINE活用やUTAGE活用に悩む層に向けて、LINE構築代行をメイン事業として展開。また、そのノウハウを動画にまとめ、個人向けのコンテンツ販売も手がけている。</w:t>
      </w:r>
    </w:p>
    <w:p w:rsidR="00000000" w:rsidDel="00000000" w:rsidP="00000000" w:rsidRDefault="00000000" w:rsidRPr="00000000" w14:paraId="000007C8">
      <w:pPr>
        <w:pStyle w:val="Heading3"/>
        <w:rPr/>
      </w:pPr>
      <w:bookmarkStart w:colFirst="0" w:colLast="0" w:name="_n7ym11b1o459" w:id="231"/>
      <w:bookmarkEnd w:id="231"/>
      <w:r w:rsidDel="00000000" w:rsidR="00000000" w:rsidRPr="00000000">
        <w:rPr>
          <w:rFonts w:ascii="Arial Unicode MS" w:cs="Arial Unicode MS" w:eastAsia="Arial Unicode MS" w:hAnsi="Arial Unicode MS"/>
          <w:rtl w:val="0"/>
        </w:rPr>
        <w:t xml:space="preserve">導入前のビジネス課題</w:t>
      </w:r>
    </w:p>
    <w:p w:rsidR="00000000" w:rsidDel="00000000" w:rsidP="00000000" w:rsidRDefault="00000000" w:rsidRPr="00000000" w14:paraId="000007C9">
      <w:pPr>
        <w:rPr/>
      </w:pPr>
      <w:r w:rsidDel="00000000" w:rsidR="00000000" w:rsidRPr="00000000">
        <w:rPr>
          <w:rFonts w:ascii="Arial Unicode MS" w:cs="Arial Unicode MS" w:eastAsia="Arial Unicode MS" w:hAnsi="Arial Unicode MS"/>
          <w:rtl w:val="0"/>
        </w:rPr>
        <w:t xml:space="preserve">一番の課題は、「見込み客を効率的に教育・販売につなげる導線設計」が完全に手作業だったことです。</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Fonts w:ascii="Arial Unicode MS" w:cs="Arial Unicode MS" w:eastAsia="Arial Unicode MS" w:hAnsi="Arial Unicode MS"/>
          <w:rtl w:val="0"/>
        </w:rPr>
        <w:t xml:space="preserve">LP、決済、ステップ配信までをすべて別のツールで管理しており、設定やメンテナンスのたびに膨大な時間を取られていました。</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Fonts w:ascii="Arial Unicode MS" w:cs="Arial Unicode MS" w:eastAsia="Arial Unicode MS" w:hAnsi="Arial Unicode MS"/>
          <w:rtl w:val="0"/>
        </w:rPr>
        <w:t xml:space="preserve">トリップワイヤー（低価格商品）をきっかけにメイン商品へつなげたいという意図はあったのですが、各ステップを自動で連携できず、「購入者への適切なフォローが漏れる」「本命商品への導線が切れる」など、せっかく集客しても売上につながらないことが多くありました。</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Fonts w:ascii="Arial Unicode MS" w:cs="Arial Unicode MS" w:eastAsia="Arial Unicode MS" w:hAnsi="Arial Unicode MS"/>
          <w:rtl w:val="0"/>
        </w:rPr>
        <w:t xml:space="preserve">また、複数のツールを行き来することでデータの一元管理ができず、どこで離脱しているのかが見えない状態でした。分析も感覚頼りになってしまい、改善の打ち手も定まらないことが悩みでした。</w:t>
      </w:r>
    </w:p>
    <w:p w:rsidR="00000000" w:rsidDel="00000000" w:rsidP="00000000" w:rsidRDefault="00000000" w:rsidRPr="00000000" w14:paraId="000007D0">
      <w:pPr>
        <w:pStyle w:val="Heading3"/>
        <w:rPr/>
      </w:pPr>
      <w:bookmarkStart w:colFirst="0" w:colLast="0" w:name="_w5ljle83km8x" w:id="232"/>
      <w:bookmarkEnd w:id="232"/>
      <w:r w:rsidDel="00000000" w:rsidR="00000000" w:rsidRPr="00000000">
        <w:rPr>
          <w:rFonts w:ascii="Arial Unicode MS" w:cs="Arial Unicode MS" w:eastAsia="Arial Unicode MS" w:hAnsi="Arial Unicode MS"/>
          <w:rtl w:val="0"/>
        </w:rPr>
        <w:t xml:space="preserve">課題解決のUTAGE活用法</w:t>
      </w:r>
    </w:p>
    <w:p w:rsidR="00000000" w:rsidDel="00000000" w:rsidP="00000000" w:rsidRDefault="00000000" w:rsidRPr="00000000" w14:paraId="000007D1">
      <w:pPr>
        <w:rPr/>
      </w:pPr>
      <w:r w:rsidDel="00000000" w:rsidR="00000000" w:rsidRPr="00000000">
        <w:rPr>
          <w:rFonts w:ascii="Arial Unicode MS" w:cs="Arial Unicode MS" w:eastAsia="Arial Unicode MS" w:hAnsi="Arial Unicode MS"/>
          <w:rtl w:val="0"/>
        </w:rPr>
        <w:t xml:space="preserve">この課題を解決するため、複数のツールをUTAGEに一本化し、「ファネル機能」と「ステップ配信機能」を連携させることで、集客からバックエンド販売までが一貫して流れる自動化システムを構築しました。</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Fonts w:ascii="Arial Unicode MS" w:cs="Arial Unicode MS" w:eastAsia="Arial Unicode MS" w:hAnsi="Arial Unicode MS"/>
          <w:rtl w:val="0"/>
        </w:rPr>
        <w:t xml:space="preserve">決済後のワンタイムオファー（OTO）や、その後のフォローアップ配信までをシームレスにつなぐことで、手作業を介さずに購入者への価値提供を漏れなく行える仕組みを実現しています。</w:t>
      </w:r>
    </w:p>
    <w:p w:rsidR="00000000" w:rsidDel="00000000" w:rsidP="00000000" w:rsidRDefault="00000000" w:rsidRPr="00000000" w14:paraId="000007D4">
      <w:pPr>
        <w:pStyle w:val="Heading4"/>
        <w:rPr/>
      </w:pPr>
      <w:bookmarkStart w:colFirst="0" w:colLast="0" w:name="_24lwth1pr60o" w:id="233"/>
      <w:bookmarkEnd w:id="233"/>
      <w:r w:rsidDel="00000000" w:rsidR="00000000" w:rsidRPr="00000000">
        <w:rPr>
          <w:rFonts w:ascii="Arial Unicode MS" w:cs="Arial Unicode MS" w:eastAsia="Arial Unicode MS" w:hAnsi="Arial Unicode MS"/>
          <w:rtl w:val="0"/>
        </w:rPr>
        <w:t xml:space="preserve">成果につながったファネル全体像</w:t>
      </w:r>
    </w:p>
    <w:p w:rsidR="00000000" w:rsidDel="00000000" w:rsidP="00000000" w:rsidRDefault="00000000" w:rsidRPr="00000000" w14:paraId="000007D5">
      <w:pPr>
        <w:rPr/>
      </w:pPr>
      <w:r w:rsidDel="00000000" w:rsidR="00000000" w:rsidRPr="00000000">
        <w:rPr>
          <w:rFonts w:ascii="Arial Unicode MS" w:cs="Arial Unicode MS" w:eastAsia="Arial Unicode MS" w:hAnsi="Arial Unicode MS"/>
          <w:rtl w:val="0"/>
        </w:rPr>
        <w:t xml:space="preserve">①SNS投稿 </w:t>
      </w:r>
    </w:p>
    <w:p w:rsidR="00000000" w:rsidDel="00000000" w:rsidP="00000000" w:rsidRDefault="00000000" w:rsidRPr="00000000" w14:paraId="000007D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D7">
      <w:pPr>
        <w:rPr/>
      </w:pPr>
      <w:r w:rsidDel="00000000" w:rsidR="00000000" w:rsidRPr="00000000">
        <w:rPr>
          <w:rFonts w:ascii="Arial Unicode MS" w:cs="Arial Unicode MS" w:eastAsia="Arial Unicode MS" w:hAnsi="Arial Unicode MS"/>
          <w:rtl w:val="0"/>
        </w:rPr>
        <w:t xml:space="preserve">②LP：LINE登録</w:t>
      </w:r>
    </w:p>
    <w:p w:rsidR="00000000" w:rsidDel="00000000" w:rsidP="00000000" w:rsidRDefault="00000000" w:rsidRPr="00000000" w14:paraId="000007D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D9">
      <w:pPr>
        <w:rPr/>
      </w:pPr>
      <w:r w:rsidDel="00000000" w:rsidR="00000000" w:rsidRPr="00000000">
        <w:rPr>
          <w:rFonts w:ascii="Arial Unicode MS" w:cs="Arial Unicode MS" w:eastAsia="Arial Unicode MS" w:hAnsi="Arial Unicode MS"/>
          <w:rtl w:val="0"/>
        </w:rPr>
        <w:t xml:space="preserve">③LINEステップ配信</w:t>
      </w:r>
    </w:p>
    <w:p w:rsidR="00000000" w:rsidDel="00000000" w:rsidP="00000000" w:rsidRDefault="00000000" w:rsidRPr="00000000" w14:paraId="000007D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DB">
      <w:pPr>
        <w:rPr/>
      </w:pPr>
      <w:r w:rsidDel="00000000" w:rsidR="00000000" w:rsidRPr="00000000">
        <w:rPr>
          <w:rFonts w:ascii="Arial Unicode MS" w:cs="Arial Unicode MS" w:eastAsia="Arial Unicode MS" w:hAnsi="Arial Unicode MS"/>
          <w:rtl w:val="0"/>
        </w:rPr>
        <w:t xml:space="preserve">④フロントエンド商品オファー（買い切りのオンライン講座）</w:t>
      </w:r>
    </w:p>
    <w:p w:rsidR="00000000" w:rsidDel="00000000" w:rsidP="00000000" w:rsidRDefault="00000000" w:rsidRPr="00000000" w14:paraId="000007D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DD">
      <w:pPr>
        <w:rPr/>
      </w:pPr>
      <w:r w:rsidDel="00000000" w:rsidR="00000000" w:rsidRPr="00000000">
        <w:rPr>
          <w:rFonts w:ascii="Arial Unicode MS" w:cs="Arial Unicode MS" w:eastAsia="Arial Unicode MS" w:hAnsi="Arial Unicode MS"/>
          <w:rtl w:val="0"/>
        </w:rPr>
        <w:t xml:space="preserve">⑤ミドルエンド商品オファー（※OTO：買い切りのオンライン講座）</w:t>
      </w:r>
    </w:p>
    <w:p w:rsidR="00000000" w:rsidDel="00000000" w:rsidP="00000000" w:rsidRDefault="00000000" w:rsidRPr="00000000" w14:paraId="000007D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DF">
      <w:pPr>
        <w:rPr/>
      </w:pPr>
      <w:r w:rsidDel="00000000" w:rsidR="00000000" w:rsidRPr="00000000">
        <w:rPr>
          <w:rFonts w:ascii="Arial Unicode MS" w:cs="Arial Unicode MS" w:eastAsia="Arial Unicode MS" w:hAnsi="Arial Unicode MS"/>
          <w:rtl w:val="0"/>
        </w:rPr>
        <w:t xml:space="preserve">⑥バックエンド商品オファー（※OTO：コンサルティング） </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Fonts w:ascii="Arial Unicode MS" w:cs="Arial Unicode MS" w:eastAsia="Arial Unicode MS" w:hAnsi="Arial Unicode MS"/>
          <w:rtl w:val="0"/>
        </w:rPr>
        <w:t xml:space="preserve">※ ファネル内の「OTO」はワンタイムオファーの略です。</w:t>
      </w:r>
    </w:p>
    <w:p w:rsidR="00000000" w:rsidDel="00000000" w:rsidP="00000000" w:rsidRDefault="00000000" w:rsidRPr="00000000" w14:paraId="000007E2">
      <w:pPr>
        <w:rPr/>
      </w:pPr>
      <w:r w:rsidDel="00000000" w:rsidR="00000000" w:rsidRPr="00000000">
        <w:rPr>
          <w:rFonts w:ascii="Arial Unicode MS" w:cs="Arial Unicode MS" w:eastAsia="Arial Unicode MS" w:hAnsi="Arial Unicode MS"/>
          <w:rtl w:val="0"/>
        </w:rPr>
        <w:t xml:space="preserve">　OTOはワンクリックで決済が完了する仕組みを導入しています。</w:t>
      </w:r>
    </w:p>
    <w:p w:rsidR="00000000" w:rsidDel="00000000" w:rsidP="00000000" w:rsidRDefault="00000000" w:rsidRPr="00000000" w14:paraId="000007E3">
      <w:pPr>
        <w:pStyle w:val="Heading4"/>
        <w:rPr/>
      </w:pPr>
      <w:bookmarkStart w:colFirst="0" w:colLast="0" w:name="_c0bn89ppe3yg" w:id="234"/>
      <w:bookmarkEnd w:id="234"/>
      <w:r w:rsidDel="00000000" w:rsidR="00000000" w:rsidRPr="00000000">
        <w:rPr>
          <w:rFonts w:ascii="Arial Unicode MS" w:cs="Arial Unicode MS" w:eastAsia="Arial Unicode MS" w:hAnsi="Arial Unicode MS"/>
          <w:rtl w:val="0"/>
        </w:rPr>
        <w:t xml:space="preserve">活用した機能と具体的な施策内容</w:t>
      </w:r>
    </w:p>
    <w:p w:rsidR="00000000" w:rsidDel="00000000" w:rsidP="00000000" w:rsidRDefault="00000000" w:rsidRPr="00000000" w14:paraId="000007E4">
      <w:pPr>
        <w:rPr>
          <w:b w:val="1"/>
          <w:bCs w:val="1"/>
        </w:rPr>
      </w:pPr>
      <w:r w:rsidDel="00000000" w:rsidR="00000000" w:rsidRPr="00000000">
        <w:rPr>
          <w:rFonts w:ascii="Arial Unicode MS" w:cs="Arial Unicode MS" w:eastAsia="Arial Unicode MS" w:hAnsi="Arial Unicode MS"/>
          <w:b w:val="1"/>
          <w:bCs w:val="1"/>
          <w:rtl w:val="0"/>
        </w:rPr>
        <w:t xml:space="preserve">【ファネル機能】販売・アップセル導線の連動</w:t>
      </w:r>
    </w:p>
    <w:p w:rsidR="00000000" w:rsidDel="00000000" w:rsidP="00000000" w:rsidRDefault="00000000" w:rsidRPr="00000000" w14:paraId="000007E5">
      <w:pPr>
        <w:rPr/>
      </w:pPr>
      <w:r w:rsidDel="00000000" w:rsidR="00000000" w:rsidRPr="00000000">
        <w:rPr>
          <w:rFonts w:ascii="Arial Unicode MS" w:cs="Arial Unicode MS" w:eastAsia="Arial Unicode MS" w:hAnsi="Arial Unicode MS"/>
          <w:rtl w:val="0"/>
        </w:rPr>
        <w:t xml:space="preserve">UTAGE上で商品販売ページを作成し、決済完了後に「ワンタイムオファー」のページへ自動的に遷移するよう設定しました。これにより、顧客の熱量が最も高いタイミングで上位商品を提案し、成約率を上げています。</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b w:val="1"/>
          <w:bCs w:val="1"/>
        </w:rPr>
      </w:pPr>
      <w:r w:rsidDel="00000000" w:rsidR="00000000" w:rsidRPr="00000000">
        <w:rPr>
          <w:rFonts w:ascii="Arial Unicode MS" w:cs="Arial Unicode MS" w:eastAsia="Arial Unicode MS" w:hAnsi="Arial Unicode MS"/>
          <w:b w:val="1"/>
          <w:bCs w:val="1"/>
          <w:rtl w:val="0"/>
        </w:rPr>
        <w:t xml:space="preserve">【ステップ配信機能】購入者フォローの自動化</w:t>
      </w:r>
    </w:p>
    <w:p w:rsidR="00000000" w:rsidDel="00000000" w:rsidP="00000000" w:rsidRDefault="00000000" w:rsidRPr="00000000" w14:paraId="000007E8">
      <w:pPr>
        <w:rPr/>
      </w:pPr>
      <w:r w:rsidDel="00000000" w:rsidR="00000000" w:rsidRPr="00000000">
        <w:rPr>
          <w:rFonts w:ascii="Arial Unicode MS" w:cs="Arial Unicode MS" w:eastAsia="Arial Unicode MS" w:hAnsi="Arial Unicode MS"/>
          <w:rtl w:val="0"/>
        </w:rPr>
        <w:t xml:space="preserve">購入完了と同時に会員サイトURLを自動送信するほか、その後の教育シナリオやバックエンド商品への案内も含めた購入後メッセージの配信をすべて自動化しました。</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b w:val="1"/>
          <w:bCs w:val="1"/>
        </w:rPr>
      </w:pPr>
      <w:r w:rsidDel="00000000" w:rsidR="00000000" w:rsidRPr="00000000">
        <w:rPr>
          <w:rFonts w:ascii="Arial Unicode MS" w:cs="Arial Unicode MS" w:eastAsia="Arial Unicode MS" w:hAnsi="Arial Unicode MS"/>
          <w:b w:val="1"/>
          <w:bCs w:val="1"/>
          <w:rtl w:val="0"/>
        </w:rPr>
        <w:t xml:space="preserve">【データ機能】成果の可視化と改善</w:t>
      </w:r>
    </w:p>
    <w:p w:rsidR="00000000" w:rsidDel="00000000" w:rsidP="00000000" w:rsidRDefault="00000000" w:rsidRPr="00000000" w14:paraId="000007EB">
      <w:pPr>
        <w:rPr/>
      </w:pPr>
      <w:r w:rsidDel="00000000" w:rsidR="00000000" w:rsidRPr="00000000">
        <w:rPr>
          <w:rFonts w:ascii="Arial Unicode MS" w:cs="Arial Unicode MS" w:eastAsia="Arial Unicode MS" w:hAnsi="Arial Unicode MS"/>
          <w:rtl w:val="0"/>
        </w:rPr>
        <w:t xml:space="preserve">ファネル全体の数字をUTAGE内で一元管理し、見込み客の行動データ（開封・クリック・購入率）を可視化できるようにしました。これにより、改善ポイントが明確になり、データに基づく運営が可能になりました。</w:t>
      </w:r>
    </w:p>
    <w:p w:rsidR="00000000" w:rsidDel="00000000" w:rsidP="00000000" w:rsidRDefault="00000000" w:rsidRPr="00000000" w14:paraId="000007EC">
      <w:pPr>
        <w:pStyle w:val="Heading4"/>
        <w:rPr/>
      </w:pPr>
      <w:bookmarkStart w:colFirst="0" w:colLast="0" w:name="_3c6me8kbsi5w" w:id="235"/>
      <w:bookmarkEnd w:id="235"/>
      <w:r w:rsidDel="00000000" w:rsidR="00000000" w:rsidRPr="00000000">
        <w:rPr>
          <w:rFonts w:ascii="Arial Unicode MS" w:cs="Arial Unicode MS" w:eastAsia="Arial Unicode MS" w:hAnsi="Arial Unicode MS"/>
          <w:rtl w:val="0"/>
        </w:rPr>
        <w:t xml:space="preserve">施策の背景にある戦略・意図</w:t>
      </w:r>
    </w:p>
    <w:p w:rsidR="00000000" w:rsidDel="00000000" w:rsidP="00000000" w:rsidRDefault="00000000" w:rsidRPr="00000000" w14:paraId="000007ED">
      <w:pPr>
        <w:rPr/>
      </w:pPr>
      <w:r w:rsidDel="00000000" w:rsidR="00000000" w:rsidRPr="00000000">
        <w:rPr>
          <w:rFonts w:ascii="Arial Unicode MS" w:cs="Arial Unicode MS" w:eastAsia="Arial Unicode MS" w:hAnsi="Arial Unicode MS"/>
          <w:rtl w:val="0"/>
        </w:rPr>
        <w:t xml:space="preserve">自分のビジネスを「労働集約型」から「仕組み型」に転換する必要があると感じていました。</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Fonts w:ascii="Arial Unicode MS" w:cs="Arial Unicode MS" w:eastAsia="Arial Unicode MS" w:hAnsi="Arial Unicode MS"/>
          <w:rtl w:val="0"/>
        </w:rPr>
        <w:t xml:space="preserve">バックエンドまでの導線を整えても、運用が手作業のままでは、どうしても自分の稼働時間に売上が依存してしまい、ビジネスの拡大に限界があります。</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Fonts w:ascii="Arial Unicode MS" w:cs="Arial Unicode MS" w:eastAsia="Arial Unicode MS" w:hAnsi="Arial Unicode MS"/>
          <w:rtl w:val="0"/>
        </w:rPr>
        <w:t xml:space="preserve">そこで、UTAGEを活用して「自分が動かなくてもお客様が自然に信頼し、商品を手に取る導線」を作ることができれば、時間の制約から解放されるだけでなく、安定的な売上を生み出す再現性のあるモデルを構築できると考えました。</w:t>
      </w:r>
    </w:p>
    <w:p w:rsidR="00000000" w:rsidDel="00000000" w:rsidP="00000000" w:rsidRDefault="00000000" w:rsidRPr="00000000" w14:paraId="000007F2">
      <w:pPr>
        <w:pStyle w:val="Heading4"/>
        <w:rPr/>
      </w:pPr>
      <w:bookmarkStart w:colFirst="0" w:colLast="0" w:name="_l1y6xwu1z31o" w:id="236"/>
      <w:bookmarkEnd w:id="236"/>
      <w:r w:rsidDel="00000000" w:rsidR="00000000" w:rsidRPr="00000000">
        <w:rPr>
          <w:rFonts w:ascii="Arial Unicode MS" w:cs="Arial Unicode MS" w:eastAsia="Arial Unicode MS" w:hAnsi="Arial Unicode MS"/>
          <w:rtl w:val="0"/>
        </w:rPr>
        <w:t xml:space="preserve">施策を成功させるための「コツ・工夫」</w:t>
      </w:r>
    </w:p>
    <w:p w:rsidR="00000000" w:rsidDel="00000000" w:rsidP="00000000" w:rsidRDefault="00000000" w:rsidRPr="00000000" w14:paraId="000007F3">
      <w:pPr>
        <w:rPr/>
      </w:pPr>
      <w:r w:rsidDel="00000000" w:rsidR="00000000" w:rsidRPr="00000000">
        <w:rPr>
          <w:rFonts w:ascii="Arial Unicode MS" w:cs="Arial Unicode MS" w:eastAsia="Arial Unicode MS" w:hAnsi="Arial Unicode MS"/>
          <w:rtl w:val="0"/>
        </w:rPr>
        <w:t xml:space="preserve">自動化を進める上で意識したのは、仕組みを「機械的に見せないこと」です。</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Fonts w:ascii="Arial Unicode MS" w:cs="Arial Unicode MS" w:eastAsia="Arial Unicode MS" w:hAnsi="Arial Unicode MS"/>
          <w:rtl w:val="0"/>
        </w:rPr>
        <w:t xml:space="preserve">ファネル全体が自動で動く中でも、ユーザー体験が冷たく感じられないよう、あえて「個別チャット感」のあるメッセージを意識しました。</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Fonts w:ascii="Arial Unicode MS" w:cs="Arial Unicode MS" w:eastAsia="Arial Unicode MS" w:hAnsi="Arial Unicode MS"/>
          <w:rtl w:val="0"/>
        </w:rPr>
        <w:t xml:space="preserve">具体的には、ステップ配信でも「15文字程度」の超短文メッセージを送ることで、コミュニケーションを誘発し、関係性を強めるようにしています。</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Fonts w:ascii="Arial Unicode MS" w:cs="Arial Unicode MS" w:eastAsia="Arial Unicode MS" w:hAnsi="Arial Unicode MS"/>
          <w:rtl w:val="0"/>
        </w:rPr>
        <w:t xml:space="preserve">無機質にならないよう配慮したことで、完全自動でありながらも「人がちゃんと関わってくれている感覚」が生まれ、読了率・CTR・購入率すべてで改善が見られました。</w:t>
      </w:r>
    </w:p>
    <w:p w:rsidR="00000000" w:rsidDel="00000000" w:rsidP="00000000" w:rsidRDefault="00000000" w:rsidRPr="00000000" w14:paraId="000007FA">
      <w:pPr>
        <w:pStyle w:val="Heading3"/>
        <w:rPr/>
      </w:pPr>
      <w:bookmarkStart w:colFirst="0" w:colLast="0" w:name="_cq9fo0s570tc" w:id="237"/>
      <w:bookmarkEnd w:id="237"/>
      <w:r w:rsidDel="00000000" w:rsidR="00000000" w:rsidRPr="00000000">
        <w:rPr>
          <w:rFonts w:ascii="Arial Unicode MS" w:cs="Arial Unicode MS" w:eastAsia="Arial Unicode MS" w:hAnsi="Arial Unicode MS"/>
          <w:rtl w:val="0"/>
        </w:rPr>
        <w:t xml:space="preserve">導入後の成果と変化</w:t>
      </w:r>
    </w:p>
    <w:p w:rsidR="00000000" w:rsidDel="00000000" w:rsidP="00000000" w:rsidRDefault="00000000" w:rsidRPr="00000000" w14:paraId="000007FB">
      <w:pPr>
        <w:pStyle w:val="Heading4"/>
        <w:rPr/>
      </w:pPr>
      <w:bookmarkStart w:colFirst="0" w:colLast="0" w:name="_gshtybep7n1z" w:id="238"/>
      <w:bookmarkEnd w:id="238"/>
      <w:r w:rsidDel="00000000" w:rsidR="00000000" w:rsidRPr="00000000">
        <w:rPr>
          <w:rFonts w:ascii="Arial Unicode MS" w:cs="Arial Unicode MS" w:eastAsia="Arial Unicode MS" w:hAnsi="Arial Unicode MS"/>
          <w:rtl w:val="0"/>
        </w:rPr>
        <w:t xml:space="preserve">具体的な成果</w:t>
      </w:r>
    </w:p>
    <w:p w:rsidR="00000000" w:rsidDel="00000000" w:rsidP="00000000" w:rsidRDefault="00000000" w:rsidRPr="00000000" w14:paraId="000007FC">
      <w:pPr>
        <w:rPr/>
      </w:pPr>
      <w:r w:rsidDel="00000000" w:rsidR="00000000" w:rsidRPr="00000000">
        <w:rPr>
          <w:rFonts w:ascii="Arial Unicode MS" w:cs="Arial Unicode MS" w:eastAsia="Arial Unicode MS" w:hAnsi="Arial Unicode MS"/>
          <w:rtl w:val="0"/>
        </w:rPr>
        <w:t xml:space="preserve">UTAGEでバックエンドまでのファネルを構築し、手作業だった事務業務を完全に自動化した結果、以下のような成果が得られました。</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numPr>
          <w:ilvl w:val="0"/>
          <w:numId w:val="50"/>
        </w:numPr>
        <w:ind w:left="720" w:hanging="360"/>
      </w:pPr>
      <w:r w:rsidDel="00000000" w:rsidR="00000000" w:rsidRPr="00000000">
        <w:rPr>
          <w:rFonts w:ascii="Arial Unicode MS" w:cs="Arial Unicode MS" w:eastAsia="Arial Unicode MS" w:hAnsi="Arial Unicode MS"/>
          <w:rtl w:val="0"/>
        </w:rPr>
        <w:t xml:space="preserve">作業時間：月に約40時間以上の業務時間を削減</w:t>
      </w:r>
    </w:p>
    <w:p w:rsidR="00000000" w:rsidDel="00000000" w:rsidP="00000000" w:rsidRDefault="00000000" w:rsidRPr="00000000" w14:paraId="000007FF">
      <w:pPr>
        <w:numPr>
          <w:ilvl w:val="0"/>
          <w:numId w:val="50"/>
        </w:numPr>
        <w:ind w:left="720" w:hanging="360"/>
      </w:pPr>
      <w:r w:rsidDel="00000000" w:rsidR="00000000" w:rsidRPr="00000000">
        <w:rPr>
          <w:rFonts w:ascii="Arial Unicode MS" w:cs="Arial Unicode MS" w:eastAsia="Arial Unicode MS" w:hAnsi="Arial Unicode MS"/>
          <w:rtl w:val="0"/>
        </w:rPr>
        <w:t xml:space="preserve">フロントエンド商品購入率：40%</w:t>
      </w:r>
    </w:p>
    <w:p w:rsidR="00000000" w:rsidDel="00000000" w:rsidP="00000000" w:rsidRDefault="00000000" w:rsidRPr="00000000" w14:paraId="00000800">
      <w:pPr>
        <w:numPr>
          <w:ilvl w:val="0"/>
          <w:numId w:val="50"/>
        </w:numPr>
        <w:ind w:left="720" w:hanging="360"/>
      </w:pPr>
      <w:r w:rsidDel="00000000" w:rsidR="00000000" w:rsidRPr="00000000">
        <w:rPr>
          <w:rFonts w:ascii="Arial Unicode MS" w:cs="Arial Unicode MS" w:eastAsia="Arial Unicode MS" w:hAnsi="Arial Unicode MS"/>
          <w:rtl w:val="0"/>
        </w:rPr>
        <w:t xml:space="preserve">ミドルエンド商品購入率：26%（フロントエンド購入者のうち）</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Fonts w:ascii="Arial Unicode MS" w:cs="Arial Unicode MS" w:eastAsia="Arial Unicode MS" w:hAnsi="Arial Unicode MS"/>
          <w:rtl w:val="0"/>
        </w:rPr>
        <w:t xml:space="preserve">削減できた時間を新たな商品作成やSNS運用に充てられるようになり、安定して売上を積み上げられる自動収益モデルが完成しました。</w:t>
      </w:r>
    </w:p>
    <w:p w:rsidR="00000000" w:rsidDel="00000000" w:rsidP="00000000" w:rsidRDefault="00000000" w:rsidRPr="00000000" w14:paraId="00000803">
      <w:pPr>
        <w:pStyle w:val="Heading4"/>
        <w:rPr/>
      </w:pPr>
      <w:bookmarkStart w:colFirst="0" w:colLast="0" w:name="_ce2wz7pl6kdr" w:id="239"/>
      <w:bookmarkEnd w:id="239"/>
      <w:r w:rsidDel="00000000" w:rsidR="00000000" w:rsidRPr="00000000">
        <w:rPr>
          <w:rFonts w:ascii="Arial Unicode MS" w:cs="Arial Unicode MS" w:eastAsia="Arial Unicode MS" w:hAnsi="Arial Unicode MS"/>
          <w:rtl w:val="0"/>
        </w:rPr>
        <w:t xml:space="preserve">実感できた変化</w:t>
      </w:r>
    </w:p>
    <w:p w:rsidR="00000000" w:rsidDel="00000000" w:rsidP="00000000" w:rsidRDefault="00000000" w:rsidRPr="00000000" w14:paraId="00000804">
      <w:pPr>
        <w:rPr/>
      </w:pPr>
      <w:r w:rsidDel="00000000" w:rsidR="00000000" w:rsidRPr="00000000">
        <w:rPr>
          <w:rFonts w:ascii="Arial Unicode MS" w:cs="Arial Unicode MS" w:eastAsia="Arial Unicode MS" w:hAnsi="Arial Unicode MS"/>
          <w:rtl w:val="0"/>
        </w:rPr>
        <w:t xml:space="preserve">一番の変化は、精神的な余裕と自由な時間が生まれたことです。</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Fonts w:ascii="Arial Unicode MS" w:cs="Arial Unicode MS" w:eastAsia="Arial Unicode MS" w:hAnsi="Arial Unicode MS"/>
          <w:rtl w:val="0"/>
        </w:rPr>
        <w:t xml:space="preserve">以前は、売上が伸びるほど増える手作業に追われ、「またあの作業をやらなきゃ…」とビジネスを楽しむ余裕がありませんでした。しかし今は、自分が動かなくてもお客様との関係が自動で深まる流れができています。</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Fonts w:ascii="Arial Unicode MS" w:cs="Arial Unicode MS" w:eastAsia="Arial Unicode MS" w:hAnsi="Arial Unicode MS"/>
          <w:rtl w:val="0"/>
        </w:rPr>
        <w:t xml:space="preserve">その結果、空いた時間を使ってお客様一人ひとりに丁寧に向き合えるようになり、「渡邊さんはサポートが丁寧！！いつも助かります！」といった声をいただくなど、数字以上に「安心安定のブランド」として浸透していると感じています。</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Fonts w:ascii="Arial Unicode MS" w:cs="Arial Unicode MS" w:eastAsia="Arial Unicode MS" w:hAnsi="Arial Unicode MS"/>
          <w:rtl w:val="0"/>
        </w:rPr>
        <w:t xml:space="preserve">何より、「自分が働かなくても成果が出る」という仕組みを体感したことで、仕事に追われる不安から解放され、心からビジネスを楽しめるようになりました。</w:t>
      </w:r>
    </w:p>
    <w:p w:rsidR="00000000" w:rsidDel="00000000" w:rsidP="00000000" w:rsidRDefault="00000000" w:rsidRPr="00000000" w14:paraId="0000080B">
      <w:pPr>
        <w:pStyle w:val="Heading4"/>
        <w:rPr/>
      </w:pPr>
      <w:bookmarkStart w:colFirst="0" w:colLast="0" w:name="_iueqrz6azmkd" w:id="240"/>
      <w:bookmarkEnd w:id="240"/>
      <w:r w:rsidDel="00000000" w:rsidR="00000000" w:rsidRPr="00000000">
        <w:rPr>
          <w:rFonts w:ascii="Arial Unicode MS" w:cs="Arial Unicode MS" w:eastAsia="Arial Unicode MS" w:hAnsi="Arial Unicode MS"/>
          <w:rtl w:val="0"/>
        </w:rPr>
        <w:t xml:space="preserve">今後の事業展望</w:t>
      </w:r>
    </w:p>
    <w:p w:rsidR="00000000" w:rsidDel="00000000" w:rsidP="00000000" w:rsidRDefault="00000000" w:rsidRPr="00000000" w14:paraId="0000080C">
      <w:pPr>
        <w:rPr/>
      </w:pPr>
      <w:r w:rsidDel="00000000" w:rsidR="00000000" w:rsidRPr="00000000">
        <w:rPr>
          <w:rFonts w:ascii="Arial Unicode MS" w:cs="Arial Unicode MS" w:eastAsia="Arial Unicode MS" w:hAnsi="Arial Unicode MS"/>
          <w:rtl w:val="0"/>
        </w:rPr>
        <w:t xml:space="preserve">今回構築したトリップワイヤーファネルにより、ビジネスを仕組みで伸ばす基盤が整いました。今後は、新しいミドル〜バックエンド商品の展開に力を入れていきます。</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Fonts w:ascii="Arial Unicode MS" w:cs="Arial Unicode MS" w:eastAsia="Arial Unicode MS" w:hAnsi="Arial Unicode MS"/>
          <w:rtl w:val="0"/>
        </w:rPr>
        <w:t xml:space="preserve">具体的には、既存顧客のLTVを高めるための「継続コミュニティ」や「高単価講座」を構築し、1つの導線から複数の収益の柱を生み出せる状態を目指します。</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Fonts w:ascii="Arial Unicode MS" w:cs="Arial Unicode MS" w:eastAsia="Arial Unicode MS" w:hAnsi="Arial Unicode MS"/>
          <w:rtl w:val="0"/>
        </w:rPr>
        <w:t xml:space="preserve">また、今回の成功パターンをテンプレート化して他の商品にも横展開し、再現性のある自動収益モデルを複数構築していく予定です。</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Fonts w:ascii="Arial Unicode MS" w:cs="Arial Unicode MS" w:eastAsia="Arial Unicode MS" w:hAnsi="Arial Unicode MS"/>
          <w:rtl w:val="0"/>
        </w:rPr>
        <w:t xml:space="preserve">最終的には、自分が動かなくても安定して成果が上がる仕組みをさらに洗練させ、事業全体をスケールさせながら、誰かに依存せずとも運営できるビジネスモデルへと進化させていきたいと考えています。</w:t>
      </w:r>
    </w:p>
    <w:p w:rsidR="00000000" w:rsidDel="00000000" w:rsidP="00000000" w:rsidRDefault="00000000" w:rsidRPr="00000000" w14:paraId="00000813">
      <w:pPr>
        <w:pStyle w:val="Heading3"/>
        <w:rPr/>
      </w:pPr>
      <w:bookmarkStart w:colFirst="0" w:colLast="0" w:name="_rtpnjg5xmnkl" w:id="241"/>
      <w:bookmarkEnd w:id="241"/>
      <w:r w:rsidDel="00000000" w:rsidR="00000000" w:rsidRPr="00000000">
        <w:rPr>
          <w:rFonts w:ascii="Arial Unicode MS" w:cs="Arial Unicode MS" w:eastAsia="Arial Unicode MS" w:hAnsi="Arial Unicode MS"/>
          <w:rtl w:val="0"/>
        </w:rPr>
        <w:t xml:space="preserve">UTAGEユーザーへのメッセージ</w:t>
      </w:r>
    </w:p>
    <w:p w:rsidR="00000000" w:rsidDel="00000000" w:rsidP="00000000" w:rsidRDefault="00000000" w:rsidRPr="00000000" w14:paraId="00000814">
      <w:pPr>
        <w:rPr/>
      </w:pPr>
      <w:r w:rsidDel="00000000" w:rsidR="00000000" w:rsidRPr="00000000">
        <w:rPr>
          <w:rFonts w:ascii="Arial Unicode MS" w:cs="Arial Unicode MS" w:eastAsia="Arial Unicode MS" w:hAnsi="Arial Unicode MS"/>
          <w:rtl w:val="0"/>
        </w:rPr>
        <w:t xml:space="preserve">もし過去の自分にアドバイスできるとしたら、「自動化は単なる“作業の代替”ではなく、“価値提供の自動化”なんだ」と伝えたいです。</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Fonts w:ascii="Arial Unicode MS" w:cs="Arial Unicode MS" w:eastAsia="Arial Unicode MS" w:hAnsi="Arial Unicode MS"/>
          <w:rtl w:val="0"/>
        </w:rPr>
        <w:t xml:space="preserve">UTAGEを導入する前は、仕組み化に対して「効率化」や「省力化」といったイメージしか持っていませんでした。</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Fonts w:ascii="Arial Unicode MS" w:cs="Arial Unicode MS" w:eastAsia="Arial Unicode MS" w:hAnsi="Arial Unicode MS"/>
          <w:rtl w:val="0"/>
        </w:rPr>
        <w:t xml:space="preserve">しかし実際に導線を構築してみると、それは「お客様が自然と学び、信頼し、行動できる環境を整えること」だと気づきました。たとえ一人でビジネスをしていても、UTAGEは24時間動き、「あなたの想いと価値を、365日休まず届け続ける仕組み」として機能してくれます。</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Fonts w:ascii="Arial Unicode MS" w:cs="Arial Unicode MS" w:eastAsia="Arial Unicode MS" w:hAnsi="Arial Unicode MS"/>
          <w:rtl w:val="0"/>
        </w:rPr>
        <w:t xml:space="preserve">自動化は、単なる効率化のためではなく、「もっと多くの人を救うため」にある。 ここを理解できた瞬間、私の中で仕組み化の意味が180度変わりました。</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Fonts w:ascii="Arial Unicode MS" w:cs="Arial Unicode MS" w:eastAsia="Arial Unicode MS" w:hAnsi="Arial Unicode MS"/>
          <w:rtl w:val="0"/>
        </w:rPr>
        <w:t xml:space="preserve">これから導入される方も、焦らず、1本の導線からでも、1通のステップ配信からでも構いません。</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Fonts w:ascii="Arial Unicode MS" w:cs="Arial Unicode MS" w:eastAsia="Arial Unicode MS" w:hAnsi="Arial Unicode MS"/>
          <w:rtl w:val="0"/>
        </w:rPr>
        <w:t xml:space="preserve">「効率化」ではなく、「より多くの人に、より深い価値を届けること」を目的にし、「目の前のお客様にどんな価値を届けたいか？」、その一点を軸に仕組み化すれば、感謝されながら売上が上がる仕組みに変わるはずです。</w:t>
      </w:r>
    </w:p>
    <w:p w:rsidR="00000000" w:rsidDel="00000000" w:rsidP="00000000" w:rsidRDefault="00000000" w:rsidRPr="00000000" w14:paraId="0000081F">
      <w:pPr>
        <w:pStyle w:val="Heading3"/>
        <w:rPr/>
      </w:pPr>
      <w:bookmarkStart w:colFirst="0" w:colLast="0" w:name="_v420c34gfoz" w:id="242"/>
      <w:bookmarkEnd w:id="242"/>
      <w:r w:rsidDel="00000000" w:rsidR="00000000" w:rsidRPr="00000000">
        <w:rPr>
          <w:rFonts w:ascii="Arial Unicode MS" w:cs="Arial Unicode MS" w:eastAsia="Arial Unicode MS" w:hAnsi="Arial Unicode MS"/>
          <w:rtl w:val="0"/>
        </w:rPr>
        <w:t xml:space="preserve">UTAGE運営者コメント</w:t>
      </w:r>
    </w:p>
    <w:p w:rsidR="00000000" w:rsidDel="00000000" w:rsidP="00000000" w:rsidRDefault="00000000" w:rsidRPr="00000000" w14:paraId="00000820">
      <w:pPr>
        <w:rPr/>
      </w:pPr>
      <w:r w:rsidDel="00000000" w:rsidR="00000000" w:rsidRPr="00000000">
        <w:rPr>
          <w:rFonts w:ascii="Arial Unicode MS" w:cs="Arial Unicode MS" w:eastAsia="Arial Unicode MS" w:hAnsi="Arial Unicode MS"/>
          <w:rtl w:val="0"/>
        </w:rPr>
        <w:t xml:space="preserve">「自動化＝価値提供の自動化」。渡邊様のこの言葉は、ビジネスの仕組み化を目指す全ての方にとっての金言ではないでしょうか。</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Fonts w:ascii="Arial Unicode MS" w:cs="Arial Unicode MS" w:eastAsia="Arial Unicode MS" w:hAnsi="Arial Unicode MS"/>
          <w:rtl w:val="0"/>
        </w:rPr>
        <w:t xml:space="preserve">今回の事例で渡邊様が構築された「トリップワイヤーファネル」とは、集客の初期段階で手頃な価格の商品を販売し、見込み客をまず「購入者」に変えることで、その後のバックエンド商品の成約率を高めるマーケティング手法です。</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Fonts w:ascii="Arial Unicode MS" w:cs="Arial Unicode MS" w:eastAsia="Arial Unicode MS" w:hAnsi="Arial Unicode MS"/>
          <w:rtl w:val="0"/>
        </w:rPr>
        <w:t xml:space="preserve">効率化を求めて自動化を進めると、顧客との距離が遠くなりがちですが、渡邊様は「15文字程度の超短文メッセージ」といった人間味のある工夫を取り入れることで、自動化と顧客満足度の向上を見事に両立されました。</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Fonts w:ascii="Arial Unicode MS" w:cs="Arial Unicode MS" w:eastAsia="Arial Unicode MS" w:hAnsi="Arial Unicode MS"/>
          <w:rtl w:val="0"/>
        </w:rPr>
        <w:t xml:space="preserve">特に参考になるのが、購入直後に次の商品を提案する「ワンタイムオファー（OTO）」の活用です。</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Fonts w:ascii="Arial Unicode MS" w:cs="Arial Unicode MS" w:eastAsia="Arial Unicode MS" w:hAnsi="Arial Unicode MS"/>
          <w:rtl w:val="0"/>
        </w:rPr>
        <w:t xml:space="preserve">渡邊様の事例では、フロントエンド商品購入者の26%がそのままミドルエンド商品を購入されています。これは、アップセルページに「アップセル購入ボタン」要素を設置することで、お客様がカード情報を再入力することなく「ワンクリック決済」できる仕組みを作っている点が大きく寄与しています。</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Fonts w:ascii="Arial Unicode MS" w:cs="Arial Unicode MS" w:eastAsia="Arial Unicode MS" w:hAnsi="Arial Unicode MS"/>
          <w:rtl w:val="0"/>
        </w:rPr>
        <w:t xml:space="preserve">「想いを届けるための自動化」という視点を持ち、適切な戦略と機能を組み合わせることで、月に40時間以上の業務時間を削減しながら、購入率40%という素晴らしい成果を達成されたのだと思います。</w:t>
      </w:r>
    </w:p>
    <w:p w:rsidR="00000000" w:rsidDel="00000000" w:rsidP="00000000" w:rsidRDefault="00000000" w:rsidRPr="00000000" w14:paraId="0000082B">
      <w:pPr>
        <w:pStyle w:val="Heading4"/>
        <w:rPr/>
      </w:pPr>
      <w:bookmarkStart w:colFirst="0" w:colLast="0" w:name="_325538jyshj0" w:id="243"/>
      <w:bookmarkEnd w:id="243"/>
      <w:r w:rsidDel="00000000" w:rsidR="00000000" w:rsidRPr="00000000">
        <w:rPr>
          <w:rFonts w:ascii="Arial Unicode MS" w:cs="Arial Unicode MS" w:eastAsia="Arial Unicode MS" w:hAnsi="Arial Unicode MS"/>
          <w:rtl w:val="0"/>
        </w:rPr>
        <w:t xml:space="preserve">明日からできる3つのアクション</w:t>
      </w:r>
    </w:p>
    <w:p w:rsidR="00000000" w:rsidDel="00000000" w:rsidP="00000000" w:rsidRDefault="00000000" w:rsidRPr="00000000" w14:paraId="0000082C">
      <w:pPr>
        <w:rPr/>
      </w:pPr>
      <w:r w:rsidDel="00000000" w:rsidR="00000000" w:rsidRPr="00000000">
        <w:rPr>
          <w:rFonts w:ascii="Arial Unicode MS" w:cs="Arial Unicode MS" w:eastAsia="Arial Unicode MS" w:hAnsi="Arial Unicode MS"/>
          <w:rtl w:val="0"/>
        </w:rPr>
        <w:t xml:space="preserve">以下の3つの中から、今のあなたにできそうなものを1つ選んで実践してみてください。</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numPr>
          <w:ilvl w:val="0"/>
          <w:numId w:val="98"/>
        </w:numPr>
        <w:ind w:left="720" w:hanging="360"/>
        <w:rPr>
          <w:u w:val="none"/>
        </w:rPr>
      </w:pPr>
      <w:r w:rsidDel="00000000" w:rsidR="00000000" w:rsidRPr="00000000">
        <w:rPr>
          <w:rFonts w:ascii="Arial Unicode MS" w:cs="Arial Unicode MS" w:eastAsia="Arial Unicode MS" w:hAnsi="Arial Unicode MS"/>
          <w:b w:val="1"/>
          <w:bCs w:val="1"/>
          <w:rtl w:val="0"/>
        </w:rPr>
        <w:t xml:space="preserve">【エンゲージメント向上】短文メッセージの配信</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ステップ配信の中に、あえて「ご不明な点はありませんか？」「昨日の動画はどうでしたか？」といった15文字程度の短文メッセージを混ぜ、返信やリアクションを促す。</w:t>
      </w:r>
    </w:p>
    <w:p w:rsidR="00000000" w:rsidDel="00000000" w:rsidP="00000000" w:rsidRDefault="00000000" w:rsidRPr="00000000" w14:paraId="0000082F">
      <w:pPr>
        <w:ind w:left="720" w:firstLine="0"/>
        <w:rPr/>
      </w:pPr>
      <w:r w:rsidDel="00000000" w:rsidR="00000000" w:rsidRPr="00000000">
        <w:rPr>
          <w:rtl w:val="0"/>
        </w:rPr>
      </w:r>
    </w:p>
    <w:p w:rsidR="00000000" w:rsidDel="00000000" w:rsidP="00000000" w:rsidRDefault="00000000" w:rsidRPr="00000000" w14:paraId="00000830">
      <w:pPr>
        <w:numPr>
          <w:ilvl w:val="0"/>
          <w:numId w:val="98"/>
        </w:numPr>
        <w:ind w:left="720" w:hanging="360"/>
        <w:rPr>
          <w:u w:val="none"/>
        </w:rPr>
      </w:pPr>
      <w:r w:rsidDel="00000000" w:rsidR="00000000" w:rsidRPr="00000000">
        <w:rPr>
          <w:rFonts w:ascii="Arial Unicode MS" w:cs="Arial Unicode MS" w:eastAsia="Arial Unicode MS" w:hAnsi="Arial Unicode MS"/>
          <w:b w:val="1"/>
          <w:bCs w:val="1"/>
          <w:rtl w:val="0"/>
        </w:rPr>
        <w:t xml:space="preserve">【客単価アップ】ワンタイムオファーの設置</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商品購入完了ページ（サンクスページ）を単なるお礼画面にせず、別の商品や上位版サービスを案内する「アップセルページ」に変更し、「アップセル購入ボタン」要素によるワンクリック決済を導入する。</w:t>
      </w:r>
    </w:p>
    <w:p w:rsidR="00000000" w:rsidDel="00000000" w:rsidP="00000000" w:rsidRDefault="00000000" w:rsidRPr="00000000" w14:paraId="00000831">
      <w:pPr>
        <w:ind w:left="720" w:firstLine="0"/>
        <w:rPr/>
      </w:pPr>
      <w:r w:rsidDel="00000000" w:rsidR="00000000" w:rsidRPr="00000000">
        <w:rPr>
          <w:rtl w:val="0"/>
        </w:rPr>
      </w:r>
    </w:p>
    <w:p w:rsidR="00000000" w:rsidDel="00000000" w:rsidP="00000000" w:rsidRDefault="00000000" w:rsidRPr="00000000" w14:paraId="00000832">
      <w:pPr>
        <w:numPr>
          <w:ilvl w:val="0"/>
          <w:numId w:val="98"/>
        </w:numPr>
        <w:ind w:left="720" w:hanging="360"/>
        <w:rPr>
          <w:u w:val="none"/>
        </w:rPr>
      </w:pPr>
      <w:r w:rsidDel="00000000" w:rsidR="00000000" w:rsidRPr="00000000">
        <w:rPr>
          <w:rFonts w:ascii="Arial Unicode MS" w:cs="Arial Unicode MS" w:eastAsia="Arial Unicode MS" w:hAnsi="Arial Unicode MS"/>
          <w:b w:val="1"/>
          <w:bCs w:val="1"/>
          <w:rtl w:val="0"/>
        </w:rPr>
        <w:t xml:space="preserve">【現状把握】データの確認</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ファネル機能の「データ（合算）」「データ（日別）」を開き、自分のファネルのアクセス数や登録率、購入率などを数字で確認し、感覚ではなくデータで判断する習慣をつける。</w:t>
      </w:r>
    </w:p>
    <w:p w:rsidR="00000000" w:rsidDel="00000000" w:rsidP="00000000" w:rsidRDefault="00000000" w:rsidRPr="00000000" w14:paraId="00000833">
      <w:pPr>
        <w:spacing w:after="240" w:before="240" w:lineRule="auto"/>
        <w:rPr/>
      </w:pPr>
      <w:r w:rsidDel="00000000" w:rsidR="00000000" w:rsidRPr="00000000">
        <w:rPr>
          <w:rtl w:val="0"/>
        </w:rPr>
      </w:r>
    </w:p>
    <w:p w:rsidR="00000000" w:rsidDel="00000000" w:rsidP="00000000" w:rsidRDefault="00000000" w:rsidRPr="00000000" w14:paraId="0000083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835">
      <w:pPr>
        <w:pStyle w:val="Heading1"/>
        <w:rPr/>
      </w:pPr>
      <w:bookmarkStart w:colFirst="0" w:colLast="0" w:name="_ku2qzu3dnofy" w:id="244"/>
      <w:bookmarkEnd w:id="244"/>
      <w:r w:rsidDel="00000000" w:rsidR="00000000" w:rsidRPr="00000000">
        <w:rPr>
          <w:rFonts w:ascii="Arial Unicode MS" w:cs="Arial Unicode MS" w:eastAsia="Arial Unicode MS" w:hAnsi="Arial Unicode MS"/>
          <w:rtl w:val="0"/>
        </w:rPr>
        <w:t xml:space="preserve">田中 陽子 様</w:t>
      </w:r>
    </w:p>
    <w:p w:rsidR="00000000" w:rsidDel="00000000" w:rsidP="00000000" w:rsidRDefault="00000000" w:rsidRPr="00000000" w14:paraId="00000836">
      <w:pPr>
        <w:rPr/>
      </w:pPr>
      <w:r w:rsidDel="00000000" w:rsidR="00000000" w:rsidRPr="00000000">
        <w:rPr>
          <w:rFonts w:ascii="Arial Unicode MS" w:cs="Arial Unicode MS" w:eastAsia="Arial Unicode MS" w:hAnsi="Arial Unicode MS"/>
          <w:rtl w:val="0"/>
        </w:rPr>
        <w:t xml:space="preserve">（WEBプランナー／ビジネス再設計コンサルタント） </w:t>
      </w:r>
    </w:p>
    <w:p w:rsidR="00000000" w:rsidDel="00000000" w:rsidP="00000000" w:rsidRDefault="00000000" w:rsidRPr="00000000" w14:paraId="00000837">
      <w:pPr>
        <w:pStyle w:val="Heading2"/>
        <w:rPr/>
      </w:pPr>
      <w:bookmarkStart w:colFirst="0" w:colLast="0" w:name="_in00ci6fv86k" w:id="245"/>
      <w:bookmarkEnd w:id="245"/>
      <w:r w:rsidDel="00000000" w:rsidR="00000000" w:rsidRPr="00000000">
        <w:rPr>
          <w:rFonts w:ascii="Arial Unicode MS" w:cs="Arial Unicode MS" w:eastAsia="Arial Unicode MS" w:hAnsi="Arial Unicode MS"/>
          <w:rtl w:val="0"/>
        </w:rPr>
        <w:t xml:space="preserve">「ITが苦手」な顧客を救う、究極の一本化！</w:t>
        <w:br w:type="textWrapping"/>
        <w:t xml:space="preserve">HP・LINE・予約・決済・会員サイトまで。</w:t>
        <w:br w:type="textWrapping"/>
        <w:t xml:space="preserve">UTAGE1つで事業が回る"ワンストップ運用モデル"</w:t>
      </w:r>
    </w:p>
    <w:p w:rsidR="00000000" w:rsidDel="00000000" w:rsidP="00000000" w:rsidRDefault="00000000" w:rsidRPr="00000000" w14:paraId="00000838">
      <w:pPr>
        <w:numPr>
          <w:ilvl w:val="0"/>
          <w:numId w:val="34"/>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事務作業工数：半分以下に削減</w:t>
      </w:r>
    </w:p>
    <w:p w:rsidR="00000000" w:rsidDel="00000000" w:rsidP="00000000" w:rsidRDefault="00000000" w:rsidRPr="00000000" w14:paraId="00000839">
      <w:pPr>
        <w:numPr>
          <w:ilvl w:val="0"/>
          <w:numId w:val="34"/>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初コンテンツ販売：売上30万円達成</w:t>
        <w:br w:type="textWrapping"/>
        <w:t xml:space="preserve">（※クライアント実績）</w:t>
      </w:r>
    </w:p>
    <w:p w:rsidR="00000000" w:rsidDel="00000000" w:rsidP="00000000" w:rsidRDefault="00000000" w:rsidRPr="00000000" w14:paraId="0000083A">
      <w:pPr>
        <w:pStyle w:val="Heading3"/>
        <w:rPr/>
      </w:pPr>
      <w:bookmarkStart w:colFirst="0" w:colLast="0" w:name="_in1egxkp7i5d" w:id="246"/>
      <w:bookmarkEnd w:id="246"/>
      <w:r w:rsidDel="00000000" w:rsidR="00000000" w:rsidRPr="00000000">
        <w:rPr>
          <w:rFonts w:ascii="Arial Unicode MS" w:cs="Arial Unicode MS" w:eastAsia="Arial Unicode MS" w:hAnsi="Arial Unicode MS"/>
          <w:rtl w:val="0"/>
        </w:rPr>
        <w:t xml:space="preserve">この事例のポイント</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b w:val="1"/>
          <w:bCs w:val="1"/>
        </w:rPr>
      </w:pPr>
      <w:r w:rsidDel="00000000" w:rsidR="00000000" w:rsidRPr="00000000">
        <w:rPr>
          <w:rFonts w:ascii="Arial Unicode MS" w:cs="Arial Unicode MS" w:eastAsia="Arial Unicode MS" w:hAnsi="Arial Unicode MS"/>
          <w:b w:val="1"/>
          <w:bCs w:val="1"/>
          <w:rtl w:val="0"/>
        </w:rPr>
        <w:t xml:space="preserve">ホームページもUTAGEで構築。ツールの管理コストを最小化する「一本化戦略」</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Fonts w:ascii="Arial Unicode MS" w:cs="Arial Unicode MS" w:eastAsia="Arial Unicode MS" w:hAnsi="Arial Unicode MS"/>
          <w:rtl w:val="0"/>
        </w:rPr>
        <w:t xml:space="preserve">「あちこちログインして管理する自信がない」「ITスキルが高くない」…。</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Fonts w:ascii="Arial Unicode MS" w:cs="Arial Unicode MS" w:eastAsia="Arial Unicode MS" w:hAnsi="Arial Unicode MS"/>
          <w:rtl w:val="0"/>
        </w:rPr>
        <w:t xml:space="preserve">そんなクライアントの悩みを解決するため、UTAGEのファネル機能で作成したLPを、そのまま会社の顔となる「ホームページ（コーポレートサイト）」として活用した事例です。</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Fonts w:ascii="Arial Unicode MS" w:cs="Arial Unicode MS" w:eastAsia="Arial Unicode MS" w:hAnsi="Arial Unicode MS"/>
          <w:rtl w:val="0"/>
        </w:rPr>
        <w:t xml:space="preserve">さらに予約・決済・会員サイト・お問い合わせまでもUTAGEに集約することで、ITが苦手な方でも迷わず運用できる環境を整備。「パソコンが苦手な人こそ、UTAGEにまとめるべき」という逆転の発想で、管理の煩雑さを解消し、運用負担を劇的に減らした活用術をご紹介します。</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Fonts w:ascii="Arial Unicode MS" w:cs="Arial Unicode MS" w:eastAsia="Arial Unicode MS" w:hAnsi="Arial Unicode MS"/>
          <w:rtl w:val="0"/>
        </w:rPr>
        <w:t xml:space="preserve">※本事例は、田中様がコンサルティング支援を行ったクライアント様の成功事例です。</w:t>
      </w:r>
    </w:p>
    <w:p w:rsidR="00000000" w:rsidDel="00000000" w:rsidP="00000000" w:rsidRDefault="00000000" w:rsidRPr="00000000" w14:paraId="00000845">
      <w:pPr>
        <w:pStyle w:val="Heading3"/>
        <w:rPr/>
      </w:pPr>
      <w:bookmarkStart w:colFirst="0" w:colLast="0" w:name="_15mz4d1apmbb" w:id="247"/>
      <w:bookmarkEnd w:id="247"/>
      <w:r w:rsidDel="00000000" w:rsidR="00000000" w:rsidRPr="00000000">
        <w:rPr>
          <w:rFonts w:ascii="Arial Unicode MS" w:cs="Arial Unicode MS" w:eastAsia="Arial Unicode MS" w:hAnsi="Arial Unicode MS"/>
          <w:rtl w:val="0"/>
        </w:rPr>
        <w:t xml:space="preserve">事業概要</w:t>
      </w:r>
    </w:p>
    <w:p w:rsidR="00000000" w:rsidDel="00000000" w:rsidP="00000000" w:rsidRDefault="00000000" w:rsidRPr="00000000" w14:paraId="00000846">
      <w:pPr>
        <w:rPr/>
      </w:pPr>
      <w:r w:rsidDel="00000000" w:rsidR="00000000" w:rsidRPr="00000000">
        <w:rPr>
          <w:rFonts w:ascii="Arial Unicode MS" w:cs="Arial Unicode MS" w:eastAsia="Arial Unicode MS" w:hAnsi="Arial Unicode MS"/>
          <w:rtl w:val="0"/>
        </w:rPr>
        <w:t xml:space="preserve">WEBプランナー・ビジネス再設計コンサルタントとして、UTAGEの導入支援・構築代行・アフターサポートを展開。本事例では、コーポレートサイトの新規立ち上げを行うクライアントに対し、サイト制作から集客・販売、顧客管理までの仕組みを一括で構築している。</w:t>
      </w:r>
    </w:p>
    <w:p w:rsidR="00000000" w:rsidDel="00000000" w:rsidP="00000000" w:rsidRDefault="00000000" w:rsidRPr="00000000" w14:paraId="00000847">
      <w:pPr>
        <w:pStyle w:val="Heading3"/>
        <w:rPr/>
      </w:pPr>
      <w:bookmarkStart w:colFirst="0" w:colLast="0" w:name="_3rpgnqzw3zr" w:id="248"/>
      <w:bookmarkEnd w:id="248"/>
      <w:r w:rsidDel="00000000" w:rsidR="00000000" w:rsidRPr="00000000">
        <w:rPr>
          <w:rFonts w:ascii="Arial Unicode MS" w:cs="Arial Unicode MS" w:eastAsia="Arial Unicode MS" w:hAnsi="Arial Unicode MS"/>
          <w:rtl w:val="0"/>
        </w:rPr>
        <w:t xml:space="preserve">導入前のビジネス課題</w:t>
      </w:r>
    </w:p>
    <w:p w:rsidR="00000000" w:rsidDel="00000000" w:rsidP="00000000" w:rsidRDefault="00000000" w:rsidRPr="00000000" w14:paraId="00000848">
      <w:pPr>
        <w:rPr/>
      </w:pPr>
      <w:r w:rsidDel="00000000" w:rsidR="00000000" w:rsidRPr="00000000">
        <w:rPr>
          <w:rFonts w:ascii="Arial Unicode MS" w:cs="Arial Unicode MS" w:eastAsia="Arial Unicode MS" w:hAnsi="Arial Unicode MS"/>
          <w:rtl w:val="0"/>
        </w:rPr>
        <w:t xml:space="preserve">今回のクライアント様は、「ビジネス気学」を用いた個人鑑定サービスを提供されています。これからコーポレートサイトを構築する段階でしたが、ITスキルやメンテナンスに不安をお持ちでした。</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Fonts w:ascii="Arial Unicode MS" w:cs="Arial Unicode MS" w:eastAsia="Arial Unicode MS" w:hAnsi="Arial Unicode MS"/>
          <w:rtl w:val="0"/>
        </w:rPr>
        <w:t xml:space="preserve">「あちこちログインして管理するのは自信がない」「一箇所にまとめて全てを管理したい」という切実なご要望があり、複数のツールを使い分ける複雑な運用は避けたいというのが最大の課題でした。</w:t>
      </w:r>
    </w:p>
    <w:p w:rsidR="00000000" w:rsidDel="00000000" w:rsidP="00000000" w:rsidRDefault="00000000" w:rsidRPr="00000000" w14:paraId="0000084B">
      <w:pPr>
        <w:pStyle w:val="Heading3"/>
        <w:rPr/>
      </w:pPr>
      <w:bookmarkStart w:colFirst="0" w:colLast="0" w:name="_cac2liq8zmsa" w:id="249"/>
      <w:bookmarkEnd w:id="249"/>
      <w:r w:rsidDel="00000000" w:rsidR="00000000" w:rsidRPr="00000000">
        <w:rPr>
          <w:rFonts w:ascii="Arial Unicode MS" w:cs="Arial Unicode MS" w:eastAsia="Arial Unicode MS" w:hAnsi="Arial Unicode MS"/>
          <w:rtl w:val="0"/>
        </w:rPr>
        <w:t xml:space="preserve">課題解決のUTAGE活用法</w:t>
      </w:r>
    </w:p>
    <w:p w:rsidR="00000000" w:rsidDel="00000000" w:rsidP="00000000" w:rsidRDefault="00000000" w:rsidRPr="00000000" w14:paraId="0000084C">
      <w:pPr>
        <w:rPr/>
      </w:pPr>
      <w:r w:rsidDel="00000000" w:rsidR="00000000" w:rsidRPr="00000000">
        <w:rPr>
          <w:rFonts w:ascii="Arial Unicode MS" w:cs="Arial Unicode MS" w:eastAsia="Arial Unicode MS" w:hAnsi="Arial Unicode MS"/>
          <w:rtl w:val="0"/>
        </w:rPr>
        <w:t xml:space="preserve">そこで、UTAGEの「ファネル機能」と「独自ドメイン機能」を活用し、ホームページとしての役割も果たすLPを作成しました。</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Fonts w:ascii="Arial Unicode MS" w:cs="Arial Unicode MS" w:eastAsia="Arial Unicode MS" w:hAnsi="Arial Unicode MS"/>
          <w:rtl w:val="0"/>
        </w:rPr>
        <w:t xml:space="preserve">そこを起点に、メルマガ・LINEでのリスト収集、鑑定サービスの予約・決済、講座販売、会員サイト、お問い合わせ受付など、事業運営に必要なシステム一式をすべてUTAGE内で完結するように構築しました。</w:t>
      </w:r>
    </w:p>
    <w:p w:rsidR="00000000" w:rsidDel="00000000" w:rsidP="00000000" w:rsidRDefault="00000000" w:rsidRPr="00000000" w14:paraId="0000084F">
      <w:pPr>
        <w:pStyle w:val="Heading4"/>
        <w:rPr/>
      </w:pPr>
      <w:bookmarkStart w:colFirst="0" w:colLast="0" w:name="_g7ik7llq8fy0" w:id="250"/>
      <w:bookmarkEnd w:id="250"/>
      <w:r w:rsidDel="00000000" w:rsidR="00000000" w:rsidRPr="00000000">
        <w:rPr>
          <w:rFonts w:ascii="Arial Unicode MS" w:cs="Arial Unicode MS" w:eastAsia="Arial Unicode MS" w:hAnsi="Arial Unicode MS"/>
          <w:rtl w:val="0"/>
        </w:rPr>
        <w:t xml:space="preserve">成果につながったファネル全体像</w:t>
      </w:r>
    </w:p>
    <w:p w:rsidR="00000000" w:rsidDel="00000000" w:rsidP="00000000" w:rsidRDefault="00000000" w:rsidRPr="00000000" w14:paraId="00000850">
      <w:pPr>
        <w:rPr/>
      </w:pPr>
      <w:r w:rsidDel="00000000" w:rsidR="00000000" w:rsidRPr="00000000">
        <w:rPr>
          <w:rFonts w:ascii="Arial Unicode MS" w:cs="Arial Unicode MS" w:eastAsia="Arial Unicode MS" w:hAnsi="Arial Unicode MS"/>
          <w:rtl w:val="0"/>
        </w:rPr>
        <w:t xml:space="preserve">①SNS投稿・口コミ・紹介・ビジネス交流会</w:t>
      </w:r>
    </w:p>
    <w:p w:rsidR="00000000" w:rsidDel="00000000" w:rsidP="00000000" w:rsidRDefault="00000000" w:rsidRPr="00000000" w14:paraId="0000085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52">
      <w:pPr>
        <w:rPr/>
      </w:pPr>
      <w:r w:rsidDel="00000000" w:rsidR="00000000" w:rsidRPr="00000000">
        <w:rPr>
          <w:rFonts w:ascii="Arial Unicode MS" w:cs="Arial Unicode MS" w:eastAsia="Arial Unicode MS" w:hAnsi="Arial Unicode MS"/>
          <w:rtl w:val="0"/>
        </w:rPr>
        <w:t xml:space="preserve">②LP（ホームページ）：メールアドレス登録（オファー：動画コンテンツ）</w:t>
      </w:r>
    </w:p>
    <w:p w:rsidR="00000000" w:rsidDel="00000000" w:rsidP="00000000" w:rsidRDefault="00000000" w:rsidRPr="00000000" w14:paraId="0000085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54">
      <w:pPr>
        <w:rPr/>
      </w:pPr>
      <w:r w:rsidDel="00000000" w:rsidR="00000000" w:rsidRPr="00000000">
        <w:rPr>
          <w:rFonts w:ascii="Arial Unicode MS" w:cs="Arial Unicode MS" w:eastAsia="Arial Unicode MS" w:hAnsi="Arial Unicode MS"/>
          <w:rtl w:val="0"/>
        </w:rPr>
        <w:t xml:space="preserve">③サンクスページ：LINE登録案内</w:t>
      </w:r>
    </w:p>
    <w:p w:rsidR="00000000" w:rsidDel="00000000" w:rsidP="00000000" w:rsidRDefault="00000000" w:rsidRPr="00000000" w14:paraId="0000085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56">
      <w:pPr>
        <w:rPr/>
      </w:pPr>
      <w:r w:rsidDel="00000000" w:rsidR="00000000" w:rsidRPr="00000000">
        <w:rPr>
          <w:rFonts w:ascii="Arial Unicode MS" w:cs="Arial Unicode MS" w:eastAsia="Arial Unicode MS" w:hAnsi="Arial Unicode MS"/>
          <w:rtl w:val="0"/>
        </w:rPr>
        <w:t xml:space="preserve">④ステップメール・LINEステップ配信</w:t>
      </w:r>
    </w:p>
    <w:p w:rsidR="00000000" w:rsidDel="00000000" w:rsidP="00000000" w:rsidRDefault="00000000" w:rsidRPr="00000000" w14:paraId="0000085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58">
      <w:pPr>
        <w:rPr/>
      </w:pPr>
      <w:r w:rsidDel="00000000" w:rsidR="00000000" w:rsidRPr="00000000">
        <w:rPr>
          <w:rFonts w:ascii="Arial Unicode MS" w:cs="Arial Unicode MS" w:eastAsia="Arial Unicode MS" w:hAnsi="Arial Unicode MS"/>
          <w:rtl w:val="0"/>
        </w:rPr>
        <w:t xml:space="preserve">⑤フロントエンド商品オファー（個別ビジネス気学鑑定）</w:t>
      </w:r>
    </w:p>
    <w:p w:rsidR="00000000" w:rsidDel="00000000" w:rsidP="00000000" w:rsidRDefault="00000000" w:rsidRPr="00000000" w14:paraId="0000085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5A">
      <w:pPr>
        <w:rPr/>
      </w:pPr>
      <w:r w:rsidDel="00000000" w:rsidR="00000000" w:rsidRPr="00000000">
        <w:rPr>
          <w:rFonts w:ascii="Arial Unicode MS" w:cs="Arial Unicode MS" w:eastAsia="Arial Unicode MS" w:hAnsi="Arial Unicode MS"/>
          <w:rtl w:val="0"/>
        </w:rPr>
        <w:t xml:space="preserve">⑥バックエンド商品オファー（プレゼンテーション講座）</w:t>
      </w:r>
    </w:p>
    <w:p w:rsidR="00000000" w:rsidDel="00000000" w:rsidP="00000000" w:rsidRDefault="00000000" w:rsidRPr="00000000" w14:paraId="0000085B">
      <w:pPr>
        <w:pStyle w:val="Heading4"/>
        <w:rPr/>
      </w:pPr>
      <w:bookmarkStart w:colFirst="0" w:colLast="0" w:name="_dvpxrn238t4q" w:id="251"/>
      <w:bookmarkEnd w:id="251"/>
      <w:r w:rsidDel="00000000" w:rsidR="00000000" w:rsidRPr="00000000">
        <w:rPr>
          <w:rFonts w:ascii="Arial Unicode MS" w:cs="Arial Unicode MS" w:eastAsia="Arial Unicode MS" w:hAnsi="Arial Unicode MS"/>
          <w:rtl w:val="0"/>
        </w:rPr>
        <w:t xml:space="preserve">活用した機能と具体的な施策内容</w:t>
      </w:r>
    </w:p>
    <w:p w:rsidR="00000000" w:rsidDel="00000000" w:rsidP="00000000" w:rsidRDefault="00000000" w:rsidRPr="00000000" w14:paraId="0000085C">
      <w:pPr>
        <w:rPr>
          <w:b w:val="1"/>
          <w:bCs w:val="1"/>
        </w:rPr>
      </w:pPr>
      <w:r w:rsidDel="00000000" w:rsidR="00000000" w:rsidRPr="00000000">
        <w:rPr>
          <w:rFonts w:ascii="Arial Unicode MS" w:cs="Arial Unicode MS" w:eastAsia="Arial Unicode MS" w:hAnsi="Arial Unicode MS"/>
          <w:b w:val="1"/>
          <w:bCs w:val="1"/>
          <w:rtl w:val="0"/>
        </w:rPr>
        <w:t xml:space="preserve">【ファネル＋独自ドメイン機能】「HP兼LP」の構築</w:t>
      </w:r>
    </w:p>
    <w:p w:rsidR="00000000" w:rsidDel="00000000" w:rsidP="00000000" w:rsidRDefault="00000000" w:rsidRPr="00000000" w14:paraId="0000085D">
      <w:pPr>
        <w:rPr/>
      </w:pPr>
      <w:r w:rsidDel="00000000" w:rsidR="00000000" w:rsidRPr="00000000">
        <w:rPr>
          <w:rFonts w:ascii="Arial Unicode MS" w:cs="Arial Unicode MS" w:eastAsia="Arial Unicode MS" w:hAnsi="Arial Unicode MS"/>
          <w:rtl w:val="0"/>
        </w:rPr>
        <w:t xml:space="preserve">UTAGEのファネル機能で作成したページに独自ドメインを適用し、集客用ランディングページ（LP）でありながら会社のホームページ（HP）として運用しつつ、裏側ではお問い合わせフォームや各種マーケティング機能が連動する仕組みとなっています。</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b w:val="1"/>
          <w:bCs w:val="1"/>
        </w:rPr>
      </w:pPr>
      <w:r w:rsidDel="00000000" w:rsidR="00000000" w:rsidRPr="00000000">
        <w:rPr>
          <w:rFonts w:ascii="Arial Unicode MS" w:cs="Arial Unicode MS" w:eastAsia="Arial Unicode MS" w:hAnsi="Arial Unicode MS"/>
          <w:b w:val="1"/>
          <w:bCs w:val="1"/>
          <w:rtl w:val="0"/>
        </w:rPr>
        <w:t xml:space="preserve">【イベント・予約機能】鑑定予約の自動化</w:t>
      </w:r>
    </w:p>
    <w:p w:rsidR="00000000" w:rsidDel="00000000" w:rsidP="00000000" w:rsidRDefault="00000000" w:rsidRPr="00000000" w14:paraId="00000860">
      <w:pPr>
        <w:rPr/>
      </w:pPr>
      <w:r w:rsidDel="00000000" w:rsidR="00000000" w:rsidRPr="00000000">
        <w:rPr>
          <w:rFonts w:ascii="Arial Unicode MS" w:cs="Arial Unicode MS" w:eastAsia="Arial Unicode MS" w:hAnsi="Arial Unicode MS"/>
          <w:rtl w:val="0"/>
        </w:rPr>
        <w:t xml:space="preserve">これまで完全手動で行っていた「ビジネス気学鑑定」の申し込みを、UTAGEで自動化しました。事前決済から予約受付、Zoomリンクの自動発行までを連動させ、事務作業を大幅に圧縮しています。</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b w:val="1"/>
          <w:bCs w:val="1"/>
        </w:rPr>
      </w:pPr>
      <w:r w:rsidDel="00000000" w:rsidR="00000000" w:rsidRPr="00000000">
        <w:rPr>
          <w:rFonts w:ascii="Arial Unicode MS" w:cs="Arial Unicode MS" w:eastAsia="Arial Unicode MS" w:hAnsi="Arial Unicode MS"/>
          <w:b w:val="1"/>
          <w:bCs w:val="1"/>
          <w:rtl w:val="0"/>
        </w:rPr>
        <w:t xml:space="preserve">【メール・LINE配信機能】ダブルで情報発信</w:t>
      </w:r>
    </w:p>
    <w:p w:rsidR="00000000" w:rsidDel="00000000" w:rsidP="00000000" w:rsidRDefault="00000000" w:rsidRPr="00000000" w14:paraId="00000863">
      <w:pPr>
        <w:rPr/>
      </w:pPr>
      <w:r w:rsidDel="00000000" w:rsidR="00000000" w:rsidRPr="00000000">
        <w:rPr>
          <w:rFonts w:ascii="Arial Unicode MS" w:cs="Arial Unicode MS" w:eastAsia="Arial Unicode MS" w:hAnsi="Arial Unicode MS"/>
          <w:rtl w:val="0"/>
        </w:rPr>
        <w:t xml:space="preserve">クライアント様の話が非常に面白いため、その魅力を余すことなく伝えるためにメルマガとLINEの両方での情報発信を提案。UTAGEなら一箇所の管理画面から同時にアプローチできるため、運用負荷を最小限に抑えつつ発信力を最大化しました。</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b w:val="1"/>
          <w:bCs w:val="1"/>
        </w:rPr>
      </w:pPr>
      <w:r w:rsidDel="00000000" w:rsidR="00000000" w:rsidRPr="00000000">
        <w:rPr>
          <w:rFonts w:ascii="Arial Unicode MS" w:cs="Arial Unicode MS" w:eastAsia="Arial Unicode MS" w:hAnsi="Arial Unicode MS"/>
          <w:b w:val="1"/>
          <w:bCs w:val="1"/>
          <w:rtl w:val="0"/>
        </w:rPr>
        <w:t xml:space="preserve">【会員サイト機能】講座提供の自動化</w:t>
      </w:r>
    </w:p>
    <w:p w:rsidR="00000000" w:rsidDel="00000000" w:rsidP="00000000" w:rsidRDefault="00000000" w:rsidRPr="00000000" w14:paraId="00000866">
      <w:pPr>
        <w:rPr/>
      </w:pPr>
      <w:r w:rsidDel="00000000" w:rsidR="00000000" w:rsidRPr="00000000">
        <w:rPr>
          <w:rFonts w:ascii="Arial Unicode MS" w:cs="Arial Unicode MS" w:eastAsia="Arial Unicode MS" w:hAnsi="Arial Unicode MS"/>
          <w:rtl w:val="0"/>
        </w:rPr>
        <w:t xml:space="preserve">会員サイト機能で講座を提供しています。オンライン講座の販売において、LPから決済、その後の会員サイト開放までを自動化しました。これにより、購入者へのコンテンツ提供の手間をゼロにしています。</w:t>
      </w:r>
    </w:p>
    <w:p w:rsidR="00000000" w:rsidDel="00000000" w:rsidP="00000000" w:rsidRDefault="00000000" w:rsidRPr="00000000" w14:paraId="00000867">
      <w:pPr>
        <w:pStyle w:val="Heading4"/>
        <w:rPr/>
      </w:pPr>
      <w:bookmarkStart w:colFirst="0" w:colLast="0" w:name="_2gmvuemw5zxx" w:id="252"/>
      <w:bookmarkEnd w:id="252"/>
      <w:r w:rsidDel="00000000" w:rsidR="00000000" w:rsidRPr="00000000">
        <w:rPr>
          <w:rFonts w:ascii="Arial Unicode MS" w:cs="Arial Unicode MS" w:eastAsia="Arial Unicode MS" w:hAnsi="Arial Unicode MS"/>
          <w:rtl w:val="0"/>
        </w:rPr>
        <w:t xml:space="preserve">施策の背景にある戦略・意図</w:t>
      </w:r>
    </w:p>
    <w:p w:rsidR="00000000" w:rsidDel="00000000" w:rsidP="00000000" w:rsidRDefault="00000000" w:rsidRPr="00000000" w14:paraId="00000868">
      <w:pPr>
        <w:rPr/>
      </w:pPr>
      <w:r w:rsidDel="00000000" w:rsidR="00000000" w:rsidRPr="00000000">
        <w:rPr>
          <w:rFonts w:ascii="Arial Unicode MS" w:cs="Arial Unicode MS" w:eastAsia="Arial Unicode MS" w:hAnsi="Arial Unicode MS"/>
          <w:rtl w:val="0"/>
        </w:rPr>
        <w:t xml:space="preserve">クライアントのITスキルを考慮した際、複数のツールを導入して操作を別々に覚えていただくよりも、「これだけ覚えればいい」という状態にすることが最優先だと考えました。</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Fonts w:ascii="Arial Unicode MS" w:cs="Arial Unicode MS" w:eastAsia="Arial Unicode MS" w:hAnsi="Arial Unicode MS"/>
          <w:rtl w:val="0"/>
        </w:rPr>
        <w:t xml:space="preserve">UTAGEも多機能ではありますが、入り口が一つであることは、パソコンが苦手な方にとって大きな安心感につながります。そのため、あえて専用のホームページ作成ツールなどは併用せず、UTAGE一本で完結させることを提案しました。</w:t>
      </w:r>
    </w:p>
    <w:p w:rsidR="00000000" w:rsidDel="00000000" w:rsidP="00000000" w:rsidRDefault="00000000" w:rsidRPr="00000000" w14:paraId="0000086B">
      <w:pPr>
        <w:pStyle w:val="Heading4"/>
        <w:rPr/>
      </w:pPr>
      <w:bookmarkStart w:colFirst="0" w:colLast="0" w:name="_6e2z12tkl6vz" w:id="253"/>
      <w:bookmarkEnd w:id="253"/>
      <w:r w:rsidDel="00000000" w:rsidR="00000000" w:rsidRPr="00000000">
        <w:rPr>
          <w:rFonts w:ascii="Arial Unicode MS" w:cs="Arial Unicode MS" w:eastAsia="Arial Unicode MS" w:hAnsi="Arial Unicode MS"/>
          <w:rtl w:val="0"/>
        </w:rPr>
        <w:t xml:space="preserve">施策を成功させるための「コツ・工夫」</w:t>
      </w:r>
    </w:p>
    <w:p w:rsidR="00000000" w:rsidDel="00000000" w:rsidP="00000000" w:rsidRDefault="00000000" w:rsidRPr="00000000" w14:paraId="0000086C">
      <w:pPr>
        <w:rPr/>
      </w:pPr>
      <w:r w:rsidDel="00000000" w:rsidR="00000000" w:rsidRPr="00000000">
        <w:rPr>
          <w:rFonts w:ascii="Arial Unicode MS" w:cs="Arial Unicode MS" w:eastAsia="Arial Unicode MS" w:hAnsi="Arial Unicode MS"/>
          <w:rtl w:val="0"/>
        </w:rPr>
        <w:t xml:space="preserve">システムを作って納品して終わり、では使い方が身につきません。そこで、質問作業会付きの「継続サポートコース」を創設し、クライアント様自身がUTAGEを使いこなせるようになるまで伴走しています。</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Fonts w:ascii="Arial Unicode MS" w:cs="Arial Unicode MS" w:eastAsia="Arial Unicode MS" w:hAnsi="Arial Unicode MS"/>
          <w:rtl w:val="0"/>
        </w:rPr>
        <w:t xml:space="preserve">その結果、今ではご自身で毎日メルマガを書いたり、イベントページを立ち上げてSNSで募集したりと、自走できる状態になられています。</w:t>
      </w:r>
    </w:p>
    <w:p w:rsidR="00000000" w:rsidDel="00000000" w:rsidP="00000000" w:rsidRDefault="00000000" w:rsidRPr="00000000" w14:paraId="0000086F">
      <w:pPr>
        <w:pStyle w:val="Heading3"/>
        <w:rPr/>
      </w:pPr>
      <w:bookmarkStart w:colFirst="0" w:colLast="0" w:name="_7mzubb2srjbx" w:id="254"/>
      <w:bookmarkEnd w:id="254"/>
      <w:r w:rsidDel="00000000" w:rsidR="00000000" w:rsidRPr="00000000">
        <w:rPr>
          <w:rFonts w:ascii="Arial Unicode MS" w:cs="Arial Unicode MS" w:eastAsia="Arial Unicode MS" w:hAnsi="Arial Unicode MS"/>
          <w:rtl w:val="0"/>
        </w:rPr>
        <w:t xml:space="preserve">導入後の成果と変化</w:t>
      </w:r>
    </w:p>
    <w:p w:rsidR="00000000" w:rsidDel="00000000" w:rsidP="00000000" w:rsidRDefault="00000000" w:rsidRPr="00000000" w14:paraId="00000870">
      <w:pPr>
        <w:pStyle w:val="Heading4"/>
        <w:rPr/>
      </w:pPr>
      <w:bookmarkStart w:colFirst="0" w:colLast="0" w:name="_8gq8refdibmq" w:id="255"/>
      <w:bookmarkEnd w:id="255"/>
      <w:r w:rsidDel="00000000" w:rsidR="00000000" w:rsidRPr="00000000">
        <w:rPr>
          <w:rFonts w:ascii="Arial Unicode MS" w:cs="Arial Unicode MS" w:eastAsia="Arial Unicode MS" w:hAnsi="Arial Unicode MS"/>
          <w:rtl w:val="0"/>
        </w:rPr>
        <w:t xml:space="preserve">具体的な成果</w:t>
      </w:r>
    </w:p>
    <w:p w:rsidR="00000000" w:rsidDel="00000000" w:rsidP="00000000" w:rsidRDefault="00000000" w:rsidRPr="00000000" w14:paraId="00000871">
      <w:pPr>
        <w:rPr/>
      </w:pPr>
      <w:r w:rsidDel="00000000" w:rsidR="00000000" w:rsidRPr="00000000">
        <w:rPr>
          <w:rFonts w:ascii="Arial Unicode MS" w:cs="Arial Unicode MS" w:eastAsia="Arial Unicode MS" w:hAnsi="Arial Unicode MS"/>
          <w:rtl w:val="0"/>
        </w:rPr>
        <w:t xml:space="preserve">UTAGEで事業運営の機能を一本化した結果、クライアント様のビジネスにおいて以下の成果が出ました。</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numPr>
          <w:ilvl w:val="0"/>
          <w:numId w:val="24"/>
        </w:numPr>
        <w:ind w:left="720" w:hanging="360"/>
      </w:pPr>
      <w:r w:rsidDel="00000000" w:rsidR="00000000" w:rsidRPr="00000000">
        <w:rPr>
          <w:rFonts w:ascii="Arial Unicode MS" w:cs="Arial Unicode MS" w:eastAsia="Arial Unicode MS" w:hAnsi="Arial Unicode MS"/>
          <w:rtl w:val="0"/>
        </w:rPr>
        <w:t xml:space="preserve">事務作業工数：半分以下に削減</w:t>
        <w:br w:type="textWrapping"/>
        <w:t xml:space="preserve">（鑑定の決済・予約・Zoom発行などが自動化）</w:t>
      </w:r>
    </w:p>
    <w:p w:rsidR="00000000" w:rsidDel="00000000" w:rsidP="00000000" w:rsidRDefault="00000000" w:rsidRPr="00000000" w14:paraId="00000874">
      <w:pPr>
        <w:numPr>
          <w:ilvl w:val="0"/>
          <w:numId w:val="24"/>
        </w:numPr>
        <w:ind w:left="720" w:hanging="360"/>
      </w:pPr>
      <w:r w:rsidDel="00000000" w:rsidR="00000000" w:rsidRPr="00000000">
        <w:rPr>
          <w:rFonts w:ascii="Arial Unicode MS" w:cs="Arial Unicode MS" w:eastAsia="Arial Unicode MS" w:hAnsi="Arial Unicode MS"/>
          <w:rtl w:val="0"/>
        </w:rPr>
        <w:t xml:space="preserve">初のコンテンツ販売：売上30万円達成</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Fonts w:ascii="Arial Unicode MS" w:cs="Arial Unicode MS" w:eastAsia="Arial Unicode MS" w:hAnsi="Arial Unicode MS"/>
          <w:rtl w:val="0"/>
        </w:rPr>
        <w:t xml:space="preserve">また、地元のビジネス交流会で名刺交換をしてからメール・LINE登録を促し、そこからバックエンド販売につなげるという集客導線も確立されました。現在は、講座の2期募集に向けて単価アップも実施されています。</w:t>
      </w:r>
    </w:p>
    <w:p w:rsidR="00000000" w:rsidDel="00000000" w:rsidP="00000000" w:rsidRDefault="00000000" w:rsidRPr="00000000" w14:paraId="00000877">
      <w:pPr>
        <w:pStyle w:val="Heading4"/>
        <w:rPr/>
      </w:pPr>
      <w:bookmarkStart w:colFirst="0" w:colLast="0" w:name="_17zxcu3gvrjk" w:id="256"/>
      <w:bookmarkEnd w:id="256"/>
      <w:r w:rsidDel="00000000" w:rsidR="00000000" w:rsidRPr="00000000">
        <w:rPr>
          <w:rFonts w:ascii="Arial Unicode MS" w:cs="Arial Unicode MS" w:eastAsia="Arial Unicode MS" w:hAnsi="Arial Unicode MS"/>
          <w:rtl w:val="0"/>
        </w:rPr>
        <w:t xml:space="preserve">実感できた変化</w:t>
      </w:r>
    </w:p>
    <w:p w:rsidR="00000000" w:rsidDel="00000000" w:rsidP="00000000" w:rsidRDefault="00000000" w:rsidRPr="00000000" w14:paraId="00000878">
      <w:pPr>
        <w:rPr/>
      </w:pPr>
      <w:r w:rsidDel="00000000" w:rsidR="00000000" w:rsidRPr="00000000">
        <w:rPr>
          <w:rFonts w:ascii="Arial Unicode MS" w:cs="Arial Unicode MS" w:eastAsia="Arial Unicode MS" w:hAnsi="Arial Unicode MS"/>
          <w:rtl w:val="0"/>
        </w:rPr>
        <w:t xml:space="preserve">クライアント様からは、「UTAGEを使うことで、『もしかして、こんなこともできる？』と新たなビジネスのアイデアが湧くようになった」という嬉しいお声をいただいています。</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Fonts w:ascii="Arial Unicode MS" w:cs="Arial Unicode MS" w:eastAsia="Arial Unicode MS" w:hAnsi="Arial Unicode MS"/>
          <w:rtl w:val="0"/>
        </w:rPr>
        <w:t xml:space="preserve">また、これまで管理できていなかった見込み客に対して、メルマガとLINEで価値観を継続的に発信できるようになったことで、お客様からの信頼度が上がったことを実感されています。</w:t>
      </w:r>
    </w:p>
    <w:p w:rsidR="00000000" w:rsidDel="00000000" w:rsidP="00000000" w:rsidRDefault="00000000" w:rsidRPr="00000000" w14:paraId="0000087B">
      <w:pPr>
        <w:pStyle w:val="Heading4"/>
        <w:rPr/>
      </w:pPr>
      <w:bookmarkStart w:colFirst="0" w:colLast="0" w:name="_n8ein81w3zr1" w:id="257"/>
      <w:bookmarkEnd w:id="257"/>
      <w:r w:rsidDel="00000000" w:rsidR="00000000" w:rsidRPr="00000000">
        <w:rPr>
          <w:rFonts w:ascii="Arial Unicode MS" w:cs="Arial Unicode MS" w:eastAsia="Arial Unicode MS" w:hAnsi="Arial Unicode MS"/>
          <w:rtl w:val="0"/>
        </w:rPr>
        <w:t xml:space="preserve">今後の事業展望</w:t>
      </w:r>
    </w:p>
    <w:p w:rsidR="00000000" w:rsidDel="00000000" w:rsidP="00000000" w:rsidRDefault="00000000" w:rsidRPr="00000000" w14:paraId="0000087C">
      <w:pPr>
        <w:rPr/>
      </w:pPr>
      <w:r w:rsidDel="00000000" w:rsidR="00000000" w:rsidRPr="00000000">
        <w:rPr>
          <w:rFonts w:ascii="Arial Unicode MS" w:cs="Arial Unicode MS" w:eastAsia="Arial Unicode MS" w:hAnsi="Arial Unicode MS"/>
          <w:rtl w:val="0"/>
        </w:rPr>
        <w:t xml:space="preserve">私自身はWEBプランナーとして、様々なお客様のビジネス課題を解決するためにUTAGEの導入から構築代行、アフターサポートまでを行っています。</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Fonts w:ascii="Arial Unicode MS" w:cs="Arial Unicode MS" w:eastAsia="Arial Unicode MS" w:hAnsi="Arial Unicode MS"/>
          <w:rtl w:val="0"/>
        </w:rPr>
        <w:t xml:space="preserve">以前の活用事例集に掲載いただいたことを励みに、2025年は自身のビジネス拡大に向けたプロダクトローンチファネルも構築しました。</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Fonts w:ascii="Arial Unicode MS" w:cs="Arial Unicode MS" w:eastAsia="Arial Unicode MS" w:hAnsi="Arial Unicode MS"/>
          <w:rtl w:val="0"/>
        </w:rPr>
        <w:t xml:space="preserve">自分自身がUTAGEを活用して売上を上げた実体験があるからこそ、今後はその経験を活かし、お客様一人ひとりに合わせた、より細やかで最適なファネル構築や提案を行っていきたいと考えています。</w:t>
      </w:r>
    </w:p>
    <w:p w:rsidR="00000000" w:rsidDel="00000000" w:rsidP="00000000" w:rsidRDefault="00000000" w:rsidRPr="00000000" w14:paraId="00000881">
      <w:pPr>
        <w:pStyle w:val="Heading3"/>
        <w:rPr/>
      </w:pPr>
      <w:bookmarkStart w:colFirst="0" w:colLast="0" w:name="_mfgxev1vt2lz" w:id="258"/>
      <w:bookmarkEnd w:id="258"/>
      <w:r w:rsidDel="00000000" w:rsidR="00000000" w:rsidRPr="00000000">
        <w:rPr>
          <w:rFonts w:ascii="Arial Unicode MS" w:cs="Arial Unicode MS" w:eastAsia="Arial Unicode MS" w:hAnsi="Arial Unicode MS"/>
          <w:rtl w:val="0"/>
        </w:rPr>
        <w:t xml:space="preserve">UTAGEユーザーへのメッセージ</w:t>
      </w:r>
    </w:p>
    <w:p w:rsidR="00000000" w:rsidDel="00000000" w:rsidP="00000000" w:rsidRDefault="00000000" w:rsidRPr="00000000" w14:paraId="00000882">
      <w:pPr>
        <w:rPr/>
      </w:pPr>
      <w:r w:rsidDel="00000000" w:rsidR="00000000" w:rsidRPr="00000000">
        <w:rPr>
          <w:rFonts w:ascii="Arial Unicode MS" w:cs="Arial Unicode MS" w:eastAsia="Arial Unicode MS" w:hAnsi="Arial Unicode MS"/>
          <w:rtl w:val="0"/>
        </w:rPr>
        <w:t xml:space="preserve">UTAGEをホームページとして使うというアイデアは、実は元々お客様から頂いたものです。</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Fonts w:ascii="Arial Unicode MS" w:cs="Arial Unicode MS" w:eastAsia="Arial Unicode MS" w:hAnsi="Arial Unicode MS"/>
          <w:rtl w:val="0"/>
        </w:rPr>
        <w:t xml:space="preserve">UTAGEは他のツールを知っている人ほど案外難しく感じることもあるようですが、「パソコンが苦手だからこそ、1つで全て管理したい！」という方には、他を知らないからこそ管理画面がシンプルで「これだけ覚えればいい」という安心感にもつながるようです。</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Fonts w:ascii="Arial Unicode MS" w:cs="Arial Unicode MS" w:eastAsia="Arial Unicode MS" w:hAnsi="Arial Unicode MS"/>
          <w:rtl w:val="0"/>
        </w:rPr>
        <w:t xml:space="preserve">メルマガもLINEも一つの画面から配信できて、有料の決済まで管理できるので、その人のニーズに合ったシステムを導入する上でも、UTAGEはもっともっと活用していきたいと感じています。</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Fonts w:ascii="Arial Unicode MS" w:cs="Arial Unicode MS" w:eastAsia="Arial Unicode MS" w:hAnsi="Arial Unicode MS"/>
          <w:rtl w:val="0"/>
        </w:rPr>
        <w:t xml:space="preserve">また、UTAGEは「何でもできる」「多機能」だからこそ、私がサービス提供する時には「あなたならでは」の「唯一無二のファネル」をご提案するように留意しています。</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Fonts w:ascii="Arial Unicode MS" w:cs="Arial Unicode MS" w:eastAsia="Arial Unicode MS" w:hAnsi="Arial Unicode MS"/>
          <w:rtl w:val="0"/>
        </w:rPr>
        <w:t xml:space="preserve">AIが台頭する時代だからこそ、その人の個性だったり空気感など、アナログな部分に価値がある「本質回帰の時代」とも言えます。そのため、アナログな部分をあえて残すなど、ファネルにもその人の個性を反映し、「しっくりくる」ようなWebシステムをUTAGEを使って提案していくのが私の信条です。</w:t>
      </w:r>
    </w:p>
    <w:p w:rsidR="00000000" w:rsidDel="00000000" w:rsidP="00000000" w:rsidRDefault="00000000" w:rsidRPr="00000000" w14:paraId="0000088B">
      <w:pPr>
        <w:pStyle w:val="Heading3"/>
        <w:rPr/>
      </w:pPr>
      <w:bookmarkStart w:colFirst="0" w:colLast="0" w:name="_5xpk9hlp3pzv" w:id="259"/>
      <w:bookmarkEnd w:id="259"/>
      <w:r w:rsidDel="00000000" w:rsidR="00000000" w:rsidRPr="00000000">
        <w:rPr>
          <w:rFonts w:ascii="Arial Unicode MS" w:cs="Arial Unicode MS" w:eastAsia="Arial Unicode MS" w:hAnsi="Arial Unicode MS"/>
          <w:rtl w:val="0"/>
        </w:rPr>
        <w:t xml:space="preserve">UTAGE運営者コメント</w:t>
      </w:r>
    </w:p>
    <w:p w:rsidR="00000000" w:rsidDel="00000000" w:rsidP="00000000" w:rsidRDefault="00000000" w:rsidRPr="00000000" w14:paraId="0000088C">
      <w:pPr>
        <w:rPr/>
      </w:pPr>
      <w:r w:rsidDel="00000000" w:rsidR="00000000" w:rsidRPr="00000000">
        <w:rPr>
          <w:rFonts w:ascii="Arial Unicode MS" w:cs="Arial Unicode MS" w:eastAsia="Arial Unicode MS" w:hAnsi="Arial Unicode MS"/>
          <w:rtl w:val="0"/>
        </w:rPr>
        <w:t xml:space="preserve">「ホームページも、予約も、メルマガも、全部UTAGE一つでいい」。この割り切りこそが、ITに苦手意識を持つクライアントを救う最適な解であったという、非常に示唆に富んだ事例です。</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Fonts w:ascii="Arial Unicode MS" w:cs="Arial Unicode MS" w:eastAsia="Arial Unicode MS" w:hAnsi="Arial Unicode MS"/>
          <w:rtl w:val="0"/>
        </w:rPr>
        <w:t xml:space="preserve">特に、田中様がご提案された「UTAGEをコーポレートサイトとして活用する」というアプローチは、Web制作の専門知識を持たない方にとって、有効な選択肢になると感じました。ノーコードで直感的にページ修正ができ、予約・決済まで連動するUTAGEの強みを活かすことで、運用のハードルを劇的に下げた点は、多くのユーザー様の参考になるはずです。</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Fonts w:ascii="Arial Unicode MS" w:cs="Arial Unicode MS" w:eastAsia="Arial Unicode MS" w:hAnsi="Arial Unicode MS"/>
          <w:rtl w:val="0"/>
        </w:rPr>
        <w:t xml:space="preserve">また、システムを「納品して終わり」にせず、クライアントが自走できるまでの「継続サポート」を提供された点も素晴らしいです。ツールを使いこなすことで、クライアント自身から「新たなアイデア」が生まれる好循環を作れたのは、田中様の伴走支援があってこそでしょう。</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Fonts w:ascii="Arial Unicode MS" w:cs="Arial Unicode MS" w:eastAsia="Arial Unicode MS" w:hAnsi="Arial Unicode MS"/>
          <w:rtl w:val="0"/>
        </w:rPr>
        <w:t xml:space="preserve">読者の皆様におかれましても、UTAGE公式のマニュアルやメールサポート、Zoom勉強会、作業会などをぜひご活用ください。田中様のようなパートナーが不在でも、充実した公式サポートを使い倒すことで、UTAGEを十分に使いこなしていただける環境が整っています。</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Fonts w:ascii="Arial Unicode MS" w:cs="Arial Unicode MS" w:eastAsia="Arial Unicode MS" w:hAnsi="Arial Unicode MS"/>
          <w:rtl w:val="0"/>
        </w:rPr>
        <w:t xml:space="preserve">高機能なツールを導入することだけが正解なのではなく、「使う人が迷わない環境」を作ることこそが、本当の意味での課題解決につながる。今回の事例は、そんな大切な視点を私たちに改めて教えてくれました。</w:t>
      </w:r>
    </w:p>
    <w:p w:rsidR="00000000" w:rsidDel="00000000" w:rsidP="00000000" w:rsidRDefault="00000000" w:rsidRPr="00000000" w14:paraId="00000895">
      <w:pPr>
        <w:pStyle w:val="Heading4"/>
        <w:rPr/>
      </w:pPr>
      <w:bookmarkStart w:colFirst="0" w:colLast="0" w:name="_ra8i3o1j8fq7" w:id="260"/>
      <w:bookmarkEnd w:id="260"/>
      <w:r w:rsidDel="00000000" w:rsidR="00000000" w:rsidRPr="00000000">
        <w:rPr>
          <w:rFonts w:ascii="Arial Unicode MS" w:cs="Arial Unicode MS" w:eastAsia="Arial Unicode MS" w:hAnsi="Arial Unicode MS"/>
          <w:rtl w:val="0"/>
        </w:rPr>
        <w:t xml:space="preserve">明日からできる3つのアクション</w:t>
      </w:r>
    </w:p>
    <w:p w:rsidR="00000000" w:rsidDel="00000000" w:rsidP="00000000" w:rsidRDefault="00000000" w:rsidRPr="00000000" w14:paraId="00000896">
      <w:pPr>
        <w:rPr/>
      </w:pPr>
      <w:r w:rsidDel="00000000" w:rsidR="00000000" w:rsidRPr="00000000">
        <w:rPr>
          <w:rFonts w:ascii="Arial Unicode MS" w:cs="Arial Unicode MS" w:eastAsia="Arial Unicode MS" w:hAnsi="Arial Unicode MS"/>
          <w:rtl w:val="0"/>
        </w:rPr>
        <w:t xml:space="preserve">以下の3つの中から、今のあなたにできそうなものを1つ選んで実践してみてください。</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numPr>
          <w:ilvl w:val="0"/>
          <w:numId w:val="87"/>
        </w:numPr>
        <w:ind w:left="720" w:hanging="360"/>
        <w:rPr>
          <w:u w:val="none"/>
        </w:rPr>
      </w:pPr>
      <w:r w:rsidDel="00000000" w:rsidR="00000000" w:rsidRPr="00000000">
        <w:rPr>
          <w:rFonts w:ascii="Arial Unicode MS" w:cs="Arial Unicode MS" w:eastAsia="Arial Unicode MS" w:hAnsi="Arial Unicode MS"/>
          <w:b w:val="1"/>
          <w:bCs w:val="1"/>
          <w:rtl w:val="0"/>
        </w:rPr>
        <w:t xml:space="preserve">【ブランド力の強化】独自ドメインの設定</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UTAGEで作成したページに独自ドメインを設定し、自社の「顔」としての信頼性を高める。単なる集客用としてだけでなく、ブランドイメージを保ったサイトとして運用してみる。</w:t>
      </w:r>
    </w:p>
    <w:p w:rsidR="00000000" w:rsidDel="00000000" w:rsidP="00000000" w:rsidRDefault="00000000" w:rsidRPr="00000000" w14:paraId="00000899">
      <w:pPr>
        <w:ind w:left="720" w:firstLine="0"/>
        <w:rPr/>
      </w:pPr>
      <w:r w:rsidDel="00000000" w:rsidR="00000000" w:rsidRPr="00000000">
        <w:rPr>
          <w:rtl w:val="0"/>
        </w:rPr>
      </w:r>
    </w:p>
    <w:p w:rsidR="00000000" w:rsidDel="00000000" w:rsidP="00000000" w:rsidRDefault="00000000" w:rsidRPr="00000000" w14:paraId="0000089A">
      <w:pPr>
        <w:numPr>
          <w:ilvl w:val="0"/>
          <w:numId w:val="87"/>
        </w:numPr>
        <w:ind w:left="720" w:hanging="360"/>
        <w:rPr>
          <w:u w:val="none"/>
        </w:rPr>
      </w:pPr>
      <w:r w:rsidDel="00000000" w:rsidR="00000000" w:rsidRPr="00000000">
        <w:rPr>
          <w:rFonts w:ascii="Arial Unicode MS" w:cs="Arial Unicode MS" w:eastAsia="Arial Unicode MS" w:hAnsi="Arial Unicode MS"/>
          <w:b w:val="1"/>
          <w:bCs w:val="1"/>
          <w:rtl w:val="0"/>
        </w:rPr>
        <w:t xml:space="preserve">【リアルの活用】名刺へのQR設置</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名刺にUTAGEで作成した登録フォームのQRコードを掲載する。リアルな交流会で出会った人をその場でリスト化し、ステップ配信で信頼関係を築く。</w:t>
      </w:r>
    </w:p>
    <w:p w:rsidR="00000000" w:rsidDel="00000000" w:rsidP="00000000" w:rsidRDefault="00000000" w:rsidRPr="00000000" w14:paraId="0000089B">
      <w:pPr>
        <w:ind w:left="720" w:firstLine="0"/>
        <w:rPr/>
      </w:pPr>
      <w:r w:rsidDel="00000000" w:rsidR="00000000" w:rsidRPr="00000000">
        <w:rPr>
          <w:rtl w:val="0"/>
        </w:rPr>
      </w:r>
    </w:p>
    <w:p w:rsidR="00000000" w:rsidDel="00000000" w:rsidP="00000000" w:rsidRDefault="00000000" w:rsidRPr="00000000" w14:paraId="0000089C">
      <w:pPr>
        <w:numPr>
          <w:ilvl w:val="0"/>
          <w:numId w:val="87"/>
        </w:numPr>
        <w:ind w:left="720" w:hanging="360"/>
        <w:rPr>
          <w:u w:val="none"/>
        </w:rPr>
      </w:pPr>
      <w:r w:rsidDel="00000000" w:rsidR="00000000" w:rsidRPr="00000000">
        <w:rPr>
          <w:rFonts w:ascii="Arial Unicode MS" w:cs="Arial Unicode MS" w:eastAsia="Arial Unicode MS" w:hAnsi="Arial Unicode MS"/>
          <w:b w:val="1"/>
          <w:bCs w:val="1"/>
          <w:rtl w:val="0"/>
        </w:rPr>
        <w:t xml:space="preserve">【学びの加速】Zoom勉強会への参加</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定期的に案内が届くUTAGE公式のZoom勉強会に参加してみる。アーカイブ動画も公開されているため、最新機能や活用法を学び、自社のビジネスに取り入れる。</w:t>
      </w:r>
    </w:p>
    <w:p w:rsidR="00000000" w:rsidDel="00000000" w:rsidP="00000000" w:rsidRDefault="00000000" w:rsidRPr="00000000" w14:paraId="0000089D">
      <w:pPr>
        <w:spacing w:after="240" w:before="240" w:lineRule="auto"/>
        <w:rPr/>
      </w:pPr>
      <w:r w:rsidDel="00000000" w:rsidR="00000000" w:rsidRPr="00000000">
        <w:rPr>
          <w:rtl w:val="0"/>
        </w:rPr>
      </w:r>
    </w:p>
    <w:p w:rsidR="00000000" w:rsidDel="00000000" w:rsidP="00000000" w:rsidRDefault="00000000" w:rsidRPr="00000000" w14:paraId="0000089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89F">
      <w:pPr>
        <w:pStyle w:val="Heading1"/>
        <w:rPr/>
      </w:pPr>
      <w:bookmarkStart w:colFirst="0" w:colLast="0" w:name="_4li9tmqe3etg" w:id="261"/>
      <w:bookmarkEnd w:id="261"/>
      <w:r w:rsidDel="00000000" w:rsidR="00000000" w:rsidRPr="00000000">
        <w:rPr>
          <w:rFonts w:ascii="Arial Unicode MS" w:cs="Arial Unicode MS" w:eastAsia="Arial Unicode MS" w:hAnsi="Arial Unicode MS"/>
          <w:rtl w:val="0"/>
        </w:rPr>
        <w:t xml:space="preserve">辻井 公明 様</w:t>
      </w:r>
    </w:p>
    <w:p w:rsidR="00000000" w:rsidDel="00000000" w:rsidP="00000000" w:rsidRDefault="00000000" w:rsidRPr="00000000" w14:paraId="000008A0">
      <w:pPr>
        <w:rPr/>
      </w:pPr>
      <w:r w:rsidDel="00000000" w:rsidR="00000000" w:rsidRPr="00000000">
        <w:rPr>
          <w:rFonts w:ascii="Arial Unicode MS" w:cs="Arial Unicode MS" w:eastAsia="Arial Unicode MS" w:hAnsi="Arial Unicode MS"/>
          <w:rtl w:val="0"/>
        </w:rPr>
        <w:t xml:space="preserve">（UTAGE設定代行）</w:t>
      </w:r>
    </w:p>
    <w:p w:rsidR="00000000" w:rsidDel="00000000" w:rsidP="00000000" w:rsidRDefault="00000000" w:rsidRPr="00000000" w14:paraId="000008A1">
      <w:pPr>
        <w:pStyle w:val="Heading2"/>
        <w:rPr/>
      </w:pPr>
      <w:bookmarkStart w:colFirst="0" w:colLast="0" w:name="_xqqe5g4xastz" w:id="262"/>
      <w:bookmarkEnd w:id="262"/>
      <w:r w:rsidDel="00000000" w:rsidR="00000000" w:rsidRPr="00000000">
        <w:rPr>
          <w:rFonts w:ascii="Arial Unicode MS" w:cs="Arial Unicode MS" w:eastAsia="Arial Unicode MS" w:hAnsi="Arial Unicode MS"/>
          <w:rtl w:val="0"/>
        </w:rPr>
        <w:t xml:space="preserve">「チャレンジ企画」の開催負担と集客プレッシャーから解放！</w:t>
        <w:br w:type="textWrapping"/>
        <w:t xml:space="preserve">ウェビナー連結で実現した”自動チャレンジローンチ”の仕組み</w:t>
      </w:r>
    </w:p>
    <w:p w:rsidR="00000000" w:rsidDel="00000000" w:rsidP="00000000" w:rsidRDefault="00000000" w:rsidRPr="00000000" w14:paraId="000008A2">
      <w:pPr>
        <w:numPr>
          <w:ilvl w:val="0"/>
          <w:numId w:val="82"/>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広告費：100万円 → 売上：約900万円</w:t>
      </w:r>
    </w:p>
    <w:p w:rsidR="00000000" w:rsidDel="00000000" w:rsidP="00000000" w:rsidRDefault="00000000" w:rsidRPr="00000000" w14:paraId="000008A3">
      <w:pPr>
        <w:numPr>
          <w:ilvl w:val="0"/>
          <w:numId w:val="82"/>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個別相談獲得数：44件</w:t>
      </w:r>
    </w:p>
    <w:p w:rsidR="00000000" w:rsidDel="00000000" w:rsidP="00000000" w:rsidRDefault="00000000" w:rsidRPr="00000000" w14:paraId="000008A4">
      <w:pPr>
        <w:numPr>
          <w:ilvl w:val="0"/>
          <w:numId w:val="82"/>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3日間チャレンジ運営：完全自動化</w:t>
      </w:r>
    </w:p>
    <w:p w:rsidR="00000000" w:rsidDel="00000000" w:rsidP="00000000" w:rsidRDefault="00000000" w:rsidRPr="00000000" w14:paraId="000008A5">
      <w:pPr>
        <w:pStyle w:val="Heading3"/>
        <w:rPr/>
      </w:pPr>
      <w:bookmarkStart w:colFirst="0" w:colLast="0" w:name="_lpzip1r1ru8j" w:id="263"/>
      <w:bookmarkEnd w:id="263"/>
      <w:r w:rsidDel="00000000" w:rsidR="00000000" w:rsidRPr="00000000">
        <w:rPr>
          <w:rFonts w:ascii="Arial Unicode MS" w:cs="Arial Unicode MS" w:eastAsia="Arial Unicode MS" w:hAnsi="Arial Unicode MS"/>
          <w:rtl w:val="0"/>
        </w:rPr>
        <w:t xml:space="preserve">この事例のポイント</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b w:val="1"/>
          <w:bCs w:val="1"/>
        </w:rPr>
      </w:pPr>
      <w:r w:rsidDel="00000000" w:rsidR="00000000" w:rsidRPr="00000000">
        <w:rPr>
          <w:rFonts w:ascii="Arial Unicode MS" w:cs="Arial Unicode MS" w:eastAsia="Arial Unicode MS" w:hAnsi="Arial Unicode MS"/>
          <w:b w:val="1"/>
          <w:bCs w:val="1"/>
          <w:rtl w:val="0"/>
        </w:rPr>
        <w:t xml:space="preserve">ライブ開催が必須だと思われている「チャレンジ企画」を自動化する方法</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Fonts w:ascii="Arial Unicode MS" w:cs="Arial Unicode MS" w:eastAsia="Arial Unicode MS" w:hAnsi="Arial Unicode MS"/>
          <w:rtl w:val="0"/>
        </w:rPr>
        <w:t xml:space="preserve">「参加者が集まらなかったらどうしよう」「3日間もライブで話すのは負担が大きい」…。そんなプロモーションの悩みを解決した事例です。</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Fonts w:ascii="Arial Unicode MS" w:cs="Arial Unicode MS" w:eastAsia="Arial Unicode MS" w:hAnsi="Arial Unicode MS"/>
          <w:rtl w:val="0"/>
        </w:rPr>
        <w:t xml:space="preserve">辻井様は、通常はライブ形式で行われる「3日間チャレンジ企画」を、UTAGEの自動ウェビナー機能を3つ連結させることで自動化されました。</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Fonts w:ascii="Arial Unicode MS" w:cs="Arial Unicode MS" w:eastAsia="Arial Unicode MS" w:hAnsi="Arial Unicode MS"/>
          <w:rtl w:val="0"/>
        </w:rPr>
        <w:t xml:space="preserve">その結果、コンテンツホルダーとプロモーター双方にかかる心理的・体力的負担を解消しながら、売上約900万円という大きな成果を上げられています。</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Fonts w:ascii="Arial Unicode MS" w:cs="Arial Unicode MS" w:eastAsia="Arial Unicode MS" w:hAnsi="Arial Unicode MS"/>
          <w:rtl w:val="0"/>
        </w:rPr>
        <w:t xml:space="preserve">「チャレンジローンチの負担を減らしたい」「成果を落とさずに自動化したい」という方に、必見の内容です。</w:t>
      </w:r>
    </w:p>
    <w:p w:rsidR="00000000" w:rsidDel="00000000" w:rsidP="00000000" w:rsidRDefault="00000000" w:rsidRPr="00000000" w14:paraId="000008B0">
      <w:pPr>
        <w:pStyle w:val="Heading3"/>
        <w:rPr/>
      </w:pPr>
      <w:bookmarkStart w:colFirst="0" w:colLast="0" w:name="_ekoip59c2773" w:id="264"/>
      <w:bookmarkEnd w:id="264"/>
      <w:r w:rsidDel="00000000" w:rsidR="00000000" w:rsidRPr="00000000">
        <w:rPr>
          <w:rFonts w:ascii="Arial Unicode MS" w:cs="Arial Unicode MS" w:eastAsia="Arial Unicode MS" w:hAnsi="Arial Unicode MS"/>
          <w:rtl w:val="0"/>
        </w:rPr>
        <w:t xml:space="preserve">事業概要</w:t>
      </w:r>
    </w:p>
    <w:p w:rsidR="00000000" w:rsidDel="00000000" w:rsidP="00000000" w:rsidRDefault="00000000" w:rsidRPr="00000000" w14:paraId="000008B1">
      <w:pPr>
        <w:rPr/>
      </w:pPr>
      <w:r w:rsidDel="00000000" w:rsidR="00000000" w:rsidRPr="00000000">
        <w:rPr>
          <w:rFonts w:ascii="Arial Unicode MS" w:cs="Arial Unicode MS" w:eastAsia="Arial Unicode MS" w:hAnsi="Arial Unicode MS"/>
          <w:rtl w:val="0"/>
        </w:rPr>
        <w:t xml:space="preserve">UTAGEの設定代行に加え、クライアントのプロモーション支援を手掛けている。</w:t>
      </w:r>
    </w:p>
    <w:p w:rsidR="00000000" w:rsidDel="00000000" w:rsidP="00000000" w:rsidRDefault="00000000" w:rsidRPr="00000000" w14:paraId="000008B2">
      <w:pPr>
        <w:pStyle w:val="Heading3"/>
        <w:rPr/>
      </w:pPr>
      <w:bookmarkStart w:colFirst="0" w:colLast="0" w:name="_eiun6ywg9f0l" w:id="265"/>
      <w:bookmarkEnd w:id="265"/>
      <w:r w:rsidDel="00000000" w:rsidR="00000000" w:rsidRPr="00000000">
        <w:rPr>
          <w:rFonts w:ascii="Arial Unicode MS" w:cs="Arial Unicode MS" w:eastAsia="Arial Unicode MS" w:hAnsi="Arial Unicode MS"/>
          <w:rtl w:val="0"/>
        </w:rPr>
        <w:t xml:space="preserve">導入前のビジネス課題</w:t>
      </w:r>
    </w:p>
    <w:p w:rsidR="00000000" w:rsidDel="00000000" w:rsidP="00000000" w:rsidRDefault="00000000" w:rsidRPr="00000000" w14:paraId="000008B3">
      <w:pPr>
        <w:rPr/>
      </w:pPr>
      <w:r w:rsidDel="00000000" w:rsidR="00000000" w:rsidRPr="00000000">
        <w:rPr>
          <w:rFonts w:ascii="Arial Unicode MS" w:cs="Arial Unicode MS" w:eastAsia="Arial Unicode MS" w:hAnsi="Arial Unicode MS"/>
          <w:rtl w:val="0"/>
        </w:rPr>
        <w:t xml:space="preserve">販売までの自動化が大きな悩みの1つでした。特に、クライアントのプロモーションで「3日間チャレンジ企画」を実施する場合、参加者が集まらなくても開催する必要があるため、コンテンツホルダー（講師）とプロモーターの両方に負担がかかっていたのです。そのため、販売プロセスを自動化できる仕組みを求めていました。</w:t>
      </w:r>
    </w:p>
    <w:p w:rsidR="00000000" w:rsidDel="00000000" w:rsidP="00000000" w:rsidRDefault="00000000" w:rsidRPr="00000000" w14:paraId="000008B4">
      <w:pPr>
        <w:pStyle w:val="Heading3"/>
        <w:rPr/>
      </w:pPr>
      <w:bookmarkStart w:colFirst="0" w:colLast="0" w:name="_tvp04cgjy042" w:id="266"/>
      <w:bookmarkEnd w:id="266"/>
      <w:r w:rsidDel="00000000" w:rsidR="00000000" w:rsidRPr="00000000">
        <w:rPr>
          <w:rFonts w:ascii="Arial Unicode MS" w:cs="Arial Unicode MS" w:eastAsia="Arial Unicode MS" w:hAnsi="Arial Unicode MS"/>
          <w:rtl w:val="0"/>
        </w:rPr>
        <w:t xml:space="preserve">課題解決のUTAGE活用法</w:t>
      </w:r>
    </w:p>
    <w:p w:rsidR="00000000" w:rsidDel="00000000" w:rsidP="00000000" w:rsidRDefault="00000000" w:rsidRPr="00000000" w14:paraId="000008B5">
      <w:pPr>
        <w:rPr/>
      </w:pPr>
      <w:r w:rsidDel="00000000" w:rsidR="00000000" w:rsidRPr="00000000">
        <w:rPr>
          <w:rFonts w:ascii="Arial Unicode MS" w:cs="Arial Unicode MS" w:eastAsia="Arial Unicode MS" w:hAnsi="Arial Unicode MS"/>
          <w:rtl w:val="0"/>
        </w:rPr>
        <w:t xml:space="preserve">この課題を解決するため、UTAGEの「自動ウェビナー機能」を導入しました。本来はライブ配信で行う3日間のチャレンジローンチを、録画された自動ウェビナー3本に置き換えて連結させることで、チャレンジ企画の提供から個別相談への誘導までを完全に自動化しました。</w:t>
      </w:r>
    </w:p>
    <w:p w:rsidR="00000000" w:rsidDel="00000000" w:rsidP="00000000" w:rsidRDefault="00000000" w:rsidRPr="00000000" w14:paraId="000008B6">
      <w:pPr>
        <w:pStyle w:val="Heading4"/>
        <w:rPr/>
      </w:pPr>
      <w:bookmarkStart w:colFirst="0" w:colLast="0" w:name="_8fqheq4h8jfd" w:id="267"/>
      <w:bookmarkEnd w:id="267"/>
      <w:r w:rsidDel="00000000" w:rsidR="00000000" w:rsidRPr="00000000">
        <w:rPr>
          <w:rFonts w:ascii="Arial Unicode MS" w:cs="Arial Unicode MS" w:eastAsia="Arial Unicode MS" w:hAnsi="Arial Unicode MS"/>
          <w:rtl w:val="0"/>
        </w:rPr>
        <w:t xml:space="preserve">成果につながったファネル全体像</w:t>
      </w:r>
    </w:p>
    <w:p w:rsidR="00000000" w:rsidDel="00000000" w:rsidP="00000000" w:rsidRDefault="00000000" w:rsidRPr="00000000" w14:paraId="000008B7">
      <w:pPr>
        <w:rPr/>
      </w:pPr>
      <w:r w:rsidDel="00000000" w:rsidR="00000000" w:rsidRPr="00000000">
        <w:rPr>
          <w:rFonts w:ascii="Arial Unicode MS" w:cs="Arial Unicode MS" w:eastAsia="Arial Unicode MS" w:hAnsi="Arial Unicode MS"/>
          <w:rtl w:val="0"/>
        </w:rPr>
        <w:t xml:space="preserve">①Meta広告</w:t>
      </w:r>
    </w:p>
    <w:p w:rsidR="00000000" w:rsidDel="00000000" w:rsidP="00000000" w:rsidRDefault="00000000" w:rsidRPr="00000000" w14:paraId="000008B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B9">
      <w:pPr>
        <w:rPr/>
      </w:pPr>
      <w:r w:rsidDel="00000000" w:rsidR="00000000" w:rsidRPr="00000000">
        <w:rPr>
          <w:rFonts w:ascii="Arial Unicode MS" w:cs="Arial Unicode MS" w:eastAsia="Arial Unicode MS" w:hAnsi="Arial Unicode MS"/>
          <w:rtl w:val="0"/>
        </w:rPr>
        <w:t xml:space="preserve">②LP：メールアドレス登録</w:t>
      </w:r>
    </w:p>
    <w:p w:rsidR="00000000" w:rsidDel="00000000" w:rsidP="00000000" w:rsidRDefault="00000000" w:rsidRPr="00000000" w14:paraId="000008B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BB">
      <w:pPr>
        <w:rPr/>
      </w:pPr>
      <w:r w:rsidDel="00000000" w:rsidR="00000000" w:rsidRPr="00000000">
        <w:rPr>
          <w:rFonts w:ascii="Arial Unicode MS" w:cs="Arial Unicode MS" w:eastAsia="Arial Unicode MS" w:hAnsi="Arial Unicode MS"/>
          <w:rtl w:val="0"/>
        </w:rPr>
        <w:t xml:space="preserve">③サンクスページ：LINE登録案内</w:t>
      </w:r>
    </w:p>
    <w:p w:rsidR="00000000" w:rsidDel="00000000" w:rsidP="00000000" w:rsidRDefault="00000000" w:rsidRPr="00000000" w14:paraId="000008B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BD">
      <w:pPr>
        <w:rPr/>
      </w:pPr>
      <w:r w:rsidDel="00000000" w:rsidR="00000000" w:rsidRPr="00000000">
        <w:rPr>
          <w:rFonts w:ascii="Arial Unicode MS" w:cs="Arial Unicode MS" w:eastAsia="Arial Unicode MS" w:hAnsi="Arial Unicode MS"/>
          <w:rtl w:val="0"/>
        </w:rPr>
        <w:t xml:space="preserve">④ステップメール・LINEステップ配信</w:t>
      </w:r>
    </w:p>
    <w:p w:rsidR="00000000" w:rsidDel="00000000" w:rsidP="00000000" w:rsidRDefault="00000000" w:rsidRPr="00000000" w14:paraId="000008B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BF">
      <w:pPr>
        <w:rPr/>
      </w:pPr>
      <w:r w:rsidDel="00000000" w:rsidR="00000000" w:rsidRPr="00000000">
        <w:rPr>
          <w:rFonts w:ascii="Arial Unicode MS" w:cs="Arial Unicode MS" w:eastAsia="Arial Unicode MS" w:hAnsi="Arial Unicode MS"/>
          <w:rtl w:val="0"/>
        </w:rPr>
        <w:t xml:space="preserve">⑤自動ウェビナー（Day1）→自動ウェビナー（Day2）→自動ウェビナー（Day3）</w:t>
      </w:r>
    </w:p>
    <w:p w:rsidR="00000000" w:rsidDel="00000000" w:rsidP="00000000" w:rsidRDefault="00000000" w:rsidRPr="00000000" w14:paraId="000008C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C1">
      <w:pPr>
        <w:rPr/>
      </w:pPr>
      <w:r w:rsidDel="00000000" w:rsidR="00000000" w:rsidRPr="00000000">
        <w:rPr>
          <w:rFonts w:ascii="Arial Unicode MS" w:cs="Arial Unicode MS" w:eastAsia="Arial Unicode MS" w:hAnsi="Arial Unicode MS"/>
          <w:rtl w:val="0"/>
        </w:rPr>
        <w:t xml:space="preserve">⑥個別相談</w:t>
      </w:r>
    </w:p>
    <w:p w:rsidR="00000000" w:rsidDel="00000000" w:rsidP="00000000" w:rsidRDefault="00000000" w:rsidRPr="00000000" w14:paraId="000008C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C3">
      <w:pPr>
        <w:rPr/>
      </w:pPr>
      <w:r w:rsidDel="00000000" w:rsidR="00000000" w:rsidRPr="00000000">
        <w:rPr>
          <w:rFonts w:ascii="Arial Unicode MS" w:cs="Arial Unicode MS" w:eastAsia="Arial Unicode MS" w:hAnsi="Arial Unicode MS"/>
          <w:rtl w:val="0"/>
        </w:rPr>
        <w:t xml:space="preserve">⑦フロントエンド商品オファー（オンライン講座）</w:t>
      </w:r>
    </w:p>
    <w:p w:rsidR="00000000" w:rsidDel="00000000" w:rsidP="00000000" w:rsidRDefault="00000000" w:rsidRPr="00000000" w14:paraId="000008C4">
      <w:pPr>
        <w:pStyle w:val="Heading4"/>
        <w:rPr/>
      </w:pPr>
      <w:bookmarkStart w:colFirst="0" w:colLast="0" w:name="_zh5y8yd374tc" w:id="268"/>
      <w:bookmarkEnd w:id="268"/>
      <w:r w:rsidDel="00000000" w:rsidR="00000000" w:rsidRPr="00000000">
        <w:rPr>
          <w:rFonts w:ascii="Arial Unicode MS" w:cs="Arial Unicode MS" w:eastAsia="Arial Unicode MS" w:hAnsi="Arial Unicode MS"/>
          <w:rtl w:val="0"/>
        </w:rPr>
        <w:t xml:space="preserve">活用した機能と具体的な施策内容</w:t>
      </w:r>
    </w:p>
    <w:p w:rsidR="00000000" w:rsidDel="00000000" w:rsidP="00000000" w:rsidRDefault="00000000" w:rsidRPr="00000000" w14:paraId="000008C5">
      <w:pPr>
        <w:rPr>
          <w:b w:val="1"/>
          <w:bCs w:val="1"/>
        </w:rPr>
      </w:pPr>
      <w:r w:rsidDel="00000000" w:rsidR="00000000" w:rsidRPr="00000000">
        <w:rPr>
          <w:rFonts w:ascii="Arial Unicode MS" w:cs="Arial Unicode MS" w:eastAsia="Arial Unicode MS" w:hAnsi="Arial Unicode MS"/>
          <w:b w:val="1"/>
          <w:bCs w:val="1"/>
          <w:rtl w:val="0"/>
        </w:rPr>
        <w:t xml:space="preserve">【自動ウェビナー機能】3つのウェビナーを連結</w:t>
      </w:r>
    </w:p>
    <w:p w:rsidR="00000000" w:rsidDel="00000000" w:rsidP="00000000" w:rsidRDefault="00000000" w:rsidRPr="00000000" w14:paraId="000008C6">
      <w:pPr>
        <w:rPr/>
      </w:pPr>
      <w:r w:rsidDel="00000000" w:rsidR="00000000" w:rsidRPr="00000000">
        <w:rPr>
          <w:rFonts w:ascii="Arial Unicode MS" w:cs="Arial Unicode MS" w:eastAsia="Arial Unicode MS" w:hAnsi="Arial Unicode MS"/>
          <w:rtl w:val="0"/>
        </w:rPr>
        <w:t xml:space="preserve">通常は1回で完結する自動ウェビナーを、「Day1」「Day2」「Day3」用にそれぞれ作成し、それらを順に視聴できるように3つ連結させました。これにより、3日間の教育プログラムを自動で進行させる仕組みを構築しています。なお、自動ウェビナーは専用のファネルを3つ用意して運用しており、自動ウェビナー設定は全てのファネルで「毎日同時刻に開催」を選択しています。</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b w:val="1"/>
          <w:bCs w:val="1"/>
        </w:rPr>
      </w:pPr>
      <w:r w:rsidDel="00000000" w:rsidR="00000000" w:rsidRPr="00000000">
        <w:rPr>
          <w:rFonts w:ascii="Arial Unicode MS" w:cs="Arial Unicode MS" w:eastAsia="Arial Unicode MS" w:hAnsi="Arial Unicode MS"/>
          <w:b w:val="1"/>
          <w:bCs w:val="1"/>
          <w:rtl w:val="0"/>
        </w:rPr>
        <w:t xml:space="preserve">【表示期限機能】視聴機会を「1回」に限定</w:t>
      </w:r>
    </w:p>
    <w:p w:rsidR="00000000" w:rsidDel="00000000" w:rsidP="00000000" w:rsidRDefault="00000000" w:rsidRPr="00000000" w14:paraId="000008C9">
      <w:pPr>
        <w:rPr/>
      </w:pPr>
      <w:r w:rsidDel="00000000" w:rsidR="00000000" w:rsidRPr="00000000">
        <w:rPr>
          <w:rFonts w:ascii="Arial Unicode MS" w:cs="Arial Unicode MS" w:eastAsia="Arial Unicode MS" w:hAnsi="Arial Unicode MS"/>
          <w:rtl w:val="0"/>
        </w:rPr>
        <w:t xml:space="preserve">システム上、動画を「1回しか視聴できない（再視聴不可）」状態にするため、表示期限を「動画の終了時間＋1分後」に設定しました。これにより、動画の再生終了後に閲覧不可となるため、後から見返すことができず、定められた時間内でのみ視聴できる仕組みを実現しています。</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b w:val="1"/>
          <w:bCs w:val="1"/>
        </w:rPr>
      </w:pPr>
      <w:r w:rsidDel="00000000" w:rsidR="00000000" w:rsidRPr="00000000">
        <w:rPr>
          <w:rFonts w:ascii="Arial Unicode MS" w:cs="Arial Unicode MS" w:eastAsia="Arial Unicode MS" w:hAnsi="Arial Unicode MS"/>
          <w:b w:val="1"/>
          <w:bCs w:val="1"/>
          <w:rtl w:val="0"/>
        </w:rPr>
        <w:t xml:space="preserve">【イベント・予約機能】個別相談への誘導</w:t>
      </w:r>
    </w:p>
    <w:p w:rsidR="00000000" w:rsidDel="00000000" w:rsidP="00000000" w:rsidRDefault="00000000" w:rsidRPr="00000000" w14:paraId="000008CC">
      <w:pPr>
        <w:rPr/>
      </w:pPr>
      <w:r w:rsidDel="00000000" w:rsidR="00000000" w:rsidRPr="00000000">
        <w:rPr>
          <w:rFonts w:ascii="Arial Unicode MS" w:cs="Arial Unicode MS" w:eastAsia="Arial Unicode MS" w:hAnsi="Arial Unicode MS"/>
          <w:rtl w:val="0"/>
        </w:rPr>
        <w:t xml:space="preserve">Day1・Day2・Day3の各ウェビナー終了後に、UTAGEの「イベント・予約機能」で作成した個別相談の予約ページを案内しました。これにより、熱量の高い参加者をスムーズに講座販売（個別セールス）へと繋げるフローを確立しました。</w:t>
      </w:r>
    </w:p>
    <w:p w:rsidR="00000000" w:rsidDel="00000000" w:rsidP="00000000" w:rsidRDefault="00000000" w:rsidRPr="00000000" w14:paraId="000008CD">
      <w:pPr>
        <w:pStyle w:val="Heading4"/>
        <w:rPr/>
      </w:pPr>
      <w:bookmarkStart w:colFirst="0" w:colLast="0" w:name="_4c5z7zez0h6w" w:id="269"/>
      <w:bookmarkEnd w:id="269"/>
      <w:r w:rsidDel="00000000" w:rsidR="00000000" w:rsidRPr="00000000">
        <w:rPr>
          <w:rFonts w:ascii="Arial Unicode MS" w:cs="Arial Unicode MS" w:eastAsia="Arial Unicode MS" w:hAnsi="Arial Unicode MS"/>
          <w:rtl w:val="0"/>
        </w:rPr>
        <w:t xml:space="preserve">施策の背景にある戦略・意図</w:t>
      </w:r>
    </w:p>
    <w:p w:rsidR="00000000" w:rsidDel="00000000" w:rsidP="00000000" w:rsidRDefault="00000000" w:rsidRPr="00000000" w14:paraId="000008CE">
      <w:pPr>
        <w:rPr/>
      </w:pPr>
      <w:r w:rsidDel="00000000" w:rsidR="00000000" w:rsidRPr="00000000">
        <w:rPr>
          <w:rFonts w:ascii="Arial Unicode MS" w:cs="Arial Unicode MS" w:eastAsia="Arial Unicode MS" w:hAnsi="Arial Unicode MS"/>
          <w:rtl w:val="0"/>
        </w:rPr>
        <w:t xml:space="preserve">プロモーション成功の鍵はPDCAを回すことですが、それにはプロモーターとコンテンツホルダーの信頼関係が不可欠です。</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Fonts w:ascii="Arial Unicode MS" w:cs="Arial Unicode MS" w:eastAsia="Arial Unicode MS" w:hAnsi="Arial Unicode MS"/>
          <w:rtl w:val="0"/>
        </w:rPr>
        <w:t xml:space="preserve">もしライブ開催で集客が思うようにいかなかった場合、コンテンツホルダーのモチベーションが下がり、信頼関係が揺らぐことで、その後の改善（PDCA）が機能しなくなるリスクがあります。</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Fonts w:ascii="Arial Unicode MS" w:cs="Arial Unicode MS" w:eastAsia="Arial Unicode MS" w:hAnsi="Arial Unicode MS"/>
          <w:rtl w:val="0"/>
        </w:rPr>
        <w:t xml:space="preserve">その点、自動ウェビナーであれば「参加者が少ない中でライブをする」という事態を避けられるため、信頼を失うリスクを最小限に抑えられます。結果として、プロモーションの改善がやりやすくなると考えました。</w:t>
      </w:r>
    </w:p>
    <w:p w:rsidR="00000000" w:rsidDel="00000000" w:rsidP="00000000" w:rsidRDefault="00000000" w:rsidRPr="00000000" w14:paraId="000008D3">
      <w:pPr>
        <w:pStyle w:val="Heading4"/>
        <w:rPr/>
      </w:pPr>
      <w:bookmarkStart w:colFirst="0" w:colLast="0" w:name="_pqfdc078yeqk" w:id="270"/>
      <w:bookmarkEnd w:id="270"/>
      <w:r w:rsidDel="00000000" w:rsidR="00000000" w:rsidRPr="00000000">
        <w:rPr>
          <w:rFonts w:ascii="Arial Unicode MS" w:cs="Arial Unicode MS" w:eastAsia="Arial Unicode MS" w:hAnsi="Arial Unicode MS"/>
          <w:rtl w:val="0"/>
        </w:rPr>
        <w:t xml:space="preserve">施策を成功させるための「コツ・工夫」</w:t>
      </w:r>
    </w:p>
    <w:p w:rsidR="00000000" w:rsidDel="00000000" w:rsidP="00000000" w:rsidRDefault="00000000" w:rsidRPr="00000000" w14:paraId="000008D4">
      <w:pPr>
        <w:rPr/>
      </w:pPr>
      <w:r w:rsidDel="00000000" w:rsidR="00000000" w:rsidRPr="00000000">
        <w:rPr>
          <w:rFonts w:ascii="Arial Unicode MS" w:cs="Arial Unicode MS" w:eastAsia="Arial Unicode MS" w:hAnsi="Arial Unicode MS"/>
          <w:rtl w:val="0"/>
        </w:rPr>
        <w:t xml:space="preserve">施策を成功させる上でまず意識したのは、収録であっても「ライブ感を出す動画」を作成することです。</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Fonts w:ascii="Arial Unicode MS" w:cs="Arial Unicode MS" w:eastAsia="Arial Unicode MS" w:hAnsi="Arial Unicode MS"/>
          <w:rtl w:val="0"/>
        </w:rPr>
        <w:t xml:space="preserve">また、動画を見る時の注意点を事前に明示することや、動画の冒頭で注意喚起をすることで、コメント欄が荒れることを防ぎました。</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Fonts w:ascii="Arial Unicode MS" w:cs="Arial Unicode MS" w:eastAsia="Arial Unicode MS" w:hAnsi="Arial Unicode MS"/>
          <w:rtl w:val="0"/>
        </w:rPr>
        <w:t xml:space="preserve">さらに、コメントに入った内容については、後日のメッセージ配信で回答することで、参加者の信頼を失うことなく、丁寧なフォローができるように工夫しています。</w:t>
      </w:r>
    </w:p>
    <w:p w:rsidR="00000000" w:rsidDel="00000000" w:rsidP="00000000" w:rsidRDefault="00000000" w:rsidRPr="00000000" w14:paraId="000008D9">
      <w:pPr>
        <w:pStyle w:val="Heading3"/>
        <w:rPr/>
      </w:pPr>
      <w:bookmarkStart w:colFirst="0" w:colLast="0" w:name="_2vexmkqlgqod" w:id="271"/>
      <w:bookmarkEnd w:id="271"/>
      <w:r w:rsidDel="00000000" w:rsidR="00000000" w:rsidRPr="00000000">
        <w:rPr>
          <w:rFonts w:ascii="Arial Unicode MS" w:cs="Arial Unicode MS" w:eastAsia="Arial Unicode MS" w:hAnsi="Arial Unicode MS"/>
          <w:rtl w:val="0"/>
        </w:rPr>
        <w:t xml:space="preserve">導入後の成果と変化</w:t>
      </w:r>
    </w:p>
    <w:p w:rsidR="00000000" w:rsidDel="00000000" w:rsidP="00000000" w:rsidRDefault="00000000" w:rsidRPr="00000000" w14:paraId="000008DA">
      <w:pPr>
        <w:pStyle w:val="Heading4"/>
        <w:rPr/>
      </w:pPr>
      <w:bookmarkStart w:colFirst="0" w:colLast="0" w:name="_j7gtb5cvcz1j" w:id="272"/>
      <w:bookmarkEnd w:id="272"/>
      <w:r w:rsidDel="00000000" w:rsidR="00000000" w:rsidRPr="00000000">
        <w:rPr>
          <w:rFonts w:ascii="Arial Unicode MS" w:cs="Arial Unicode MS" w:eastAsia="Arial Unicode MS" w:hAnsi="Arial Unicode MS"/>
          <w:rtl w:val="0"/>
        </w:rPr>
        <w:t xml:space="preserve">具体的な成果</w:t>
      </w:r>
    </w:p>
    <w:p w:rsidR="00000000" w:rsidDel="00000000" w:rsidP="00000000" w:rsidRDefault="00000000" w:rsidRPr="00000000" w14:paraId="000008DB">
      <w:pPr>
        <w:rPr/>
      </w:pPr>
      <w:r w:rsidDel="00000000" w:rsidR="00000000" w:rsidRPr="00000000">
        <w:rPr>
          <w:rFonts w:ascii="Arial Unicode MS" w:cs="Arial Unicode MS" w:eastAsia="Arial Unicode MS" w:hAnsi="Arial Unicode MS"/>
          <w:rtl w:val="0"/>
        </w:rPr>
        <w:t xml:space="preserve">自動ウェビナーを3つ連結させたファネル運用の結果、以下の成果が得られました。</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numPr>
          <w:ilvl w:val="0"/>
          <w:numId w:val="81"/>
        </w:numPr>
        <w:ind w:left="720" w:hanging="360"/>
      </w:pPr>
      <w:r w:rsidDel="00000000" w:rsidR="00000000" w:rsidRPr="00000000">
        <w:rPr>
          <w:rFonts w:ascii="Arial Unicode MS" w:cs="Arial Unicode MS" w:eastAsia="Arial Unicode MS" w:hAnsi="Arial Unicode MS"/>
          <w:rtl w:val="0"/>
        </w:rPr>
        <w:t xml:space="preserve">広告費：100万円 → 売上：約900万円（ROAS900%）</w:t>
      </w:r>
    </w:p>
    <w:p w:rsidR="00000000" w:rsidDel="00000000" w:rsidP="00000000" w:rsidRDefault="00000000" w:rsidRPr="00000000" w14:paraId="000008DE">
      <w:pPr>
        <w:numPr>
          <w:ilvl w:val="0"/>
          <w:numId w:val="81"/>
        </w:numPr>
        <w:ind w:left="720" w:hanging="360"/>
      </w:pPr>
      <w:r w:rsidDel="00000000" w:rsidR="00000000" w:rsidRPr="00000000">
        <w:rPr>
          <w:rFonts w:ascii="Arial Unicode MS" w:cs="Arial Unicode MS" w:eastAsia="Arial Unicode MS" w:hAnsi="Arial Unicode MS"/>
          <w:rtl w:val="0"/>
        </w:rPr>
        <w:t xml:space="preserve">リスト獲得数：300リスト</w:t>
      </w:r>
    </w:p>
    <w:p w:rsidR="00000000" w:rsidDel="00000000" w:rsidP="00000000" w:rsidRDefault="00000000" w:rsidRPr="00000000" w14:paraId="000008DF">
      <w:pPr>
        <w:numPr>
          <w:ilvl w:val="0"/>
          <w:numId w:val="81"/>
        </w:numPr>
        <w:ind w:left="720" w:hanging="360"/>
      </w:pPr>
      <w:r w:rsidDel="00000000" w:rsidR="00000000" w:rsidRPr="00000000">
        <w:rPr>
          <w:rFonts w:ascii="Arial Unicode MS" w:cs="Arial Unicode MS" w:eastAsia="Arial Unicode MS" w:hAnsi="Arial Unicode MS"/>
          <w:rtl w:val="0"/>
        </w:rPr>
        <w:t xml:space="preserve">Day1自動ウェビナー終了後の個別相談：26件</w:t>
      </w:r>
    </w:p>
    <w:p w:rsidR="00000000" w:rsidDel="00000000" w:rsidP="00000000" w:rsidRDefault="00000000" w:rsidRPr="00000000" w14:paraId="000008E0">
      <w:pPr>
        <w:numPr>
          <w:ilvl w:val="0"/>
          <w:numId w:val="81"/>
        </w:numPr>
        <w:ind w:left="720" w:hanging="360"/>
      </w:pPr>
      <w:r w:rsidDel="00000000" w:rsidR="00000000" w:rsidRPr="00000000">
        <w:rPr>
          <w:rFonts w:ascii="Arial Unicode MS" w:cs="Arial Unicode MS" w:eastAsia="Arial Unicode MS" w:hAnsi="Arial Unicode MS"/>
          <w:rtl w:val="0"/>
        </w:rPr>
        <w:t xml:space="preserve">Day3終了時点での個別相談：合計44件</w:t>
      </w:r>
    </w:p>
    <w:p w:rsidR="00000000" w:rsidDel="00000000" w:rsidP="00000000" w:rsidRDefault="00000000" w:rsidRPr="00000000" w14:paraId="000008E1">
      <w:pPr>
        <w:numPr>
          <w:ilvl w:val="0"/>
          <w:numId w:val="81"/>
        </w:numPr>
        <w:ind w:left="720" w:hanging="360"/>
      </w:pPr>
      <w:r w:rsidDel="00000000" w:rsidR="00000000" w:rsidRPr="00000000">
        <w:rPr>
          <w:rFonts w:ascii="Arial Unicode MS" w:cs="Arial Unicode MS" w:eastAsia="Arial Unicode MS" w:hAnsi="Arial Unicode MS"/>
          <w:rtl w:val="0"/>
        </w:rPr>
        <w:t xml:space="preserve">3日間チャレンジ運営：完全自動化</w:t>
      </w:r>
    </w:p>
    <w:p w:rsidR="00000000" w:rsidDel="00000000" w:rsidP="00000000" w:rsidRDefault="00000000" w:rsidRPr="00000000" w14:paraId="000008E2">
      <w:pPr>
        <w:pStyle w:val="Heading4"/>
        <w:rPr/>
      </w:pPr>
      <w:bookmarkStart w:colFirst="0" w:colLast="0" w:name="_6lkcfer1lubm" w:id="273"/>
      <w:bookmarkEnd w:id="273"/>
      <w:r w:rsidDel="00000000" w:rsidR="00000000" w:rsidRPr="00000000">
        <w:rPr>
          <w:rFonts w:ascii="Arial Unicode MS" w:cs="Arial Unicode MS" w:eastAsia="Arial Unicode MS" w:hAnsi="Arial Unicode MS"/>
          <w:rtl w:val="0"/>
        </w:rPr>
        <w:t xml:space="preserve">実感できた変化</w:t>
      </w:r>
    </w:p>
    <w:p w:rsidR="00000000" w:rsidDel="00000000" w:rsidP="00000000" w:rsidRDefault="00000000" w:rsidRPr="00000000" w14:paraId="000008E3">
      <w:pPr>
        <w:rPr/>
      </w:pPr>
      <w:r w:rsidDel="00000000" w:rsidR="00000000" w:rsidRPr="00000000">
        <w:rPr>
          <w:rFonts w:ascii="Arial Unicode MS" w:cs="Arial Unicode MS" w:eastAsia="Arial Unicode MS" w:hAnsi="Arial Unicode MS"/>
          <w:rtl w:val="0"/>
        </w:rPr>
        <w:t xml:space="preserve">数値では表せない変化として、「急なのですが、できますか？」とクライアントから言われても、苦ではなくなりました（笑）。</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Fonts w:ascii="Arial Unicode MS" w:cs="Arial Unicode MS" w:eastAsia="Arial Unicode MS" w:hAnsi="Arial Unicode MS"/>
          <w:rtl w:val="0"/>
        </w:rPr>
        <w:t xml:space="preserve">仕組みが出来上がっているため、急な案件でも対応できる余裕が生まれたのだと思います。</w:t>
      </w:r>
    </w:p>
    <w:p w:rsidR="00000000" w:rsidDel="00000000" w:rsidP="00000000" w:rsidRDefault="00000000" w:rsidRPr="00000000" w14:paraId="000008E6">
      <w:pPr>
        <w:pStyle w:val="Heading4"/>
        <w:rPr/>
      </w:pPr>
      <w:bookmarkStart w:colFirst="0" w:colLast="0" w:name="_2pbntudglj2n" w:id="274"/>
      <w:bookmarkEnd w:id="274"/>
      <w:r w:rsidDel="00000000" w:rsidR="00000000" w:rsidRPr="00000000">
        <w:rPr>
          <w:rFonts w:ascii="Arial Unicode MS" w:cs="Arial Unicode MS" w:eastAsia="Arial Unicode MS" w:hAnsi="Arial Unicode MS"/>
          <w:rtl w:val="0"/>
        </w:rPr>
        <w:t xml:space="preserve">今後の事業展望</w:t>
      </w:r>
    </w:p>
    <w:p w:rsidR="00000000" w:rsidDel="00000000" w:rsidP="00000000" w:rsidRDefault="00000000" w:rsidRPr="00000000" w14:paraId="000008E7">
      <w:pPr>
        <w:rPr/>
      </w:pPr>
      <w:r w:rsidDel="00000000" w:rsidR="00000000" w:rsidRPr="00000000">
        <w:rPr>
          <w:rFonts w:ascii="Arial Unicode MS" w:cs="Arial Unicode MS" w:eastAsia="Arial Unicode MS" w:hAnsi="Arial Unicode MS"/>
          <w:rtl w:val="0"/>
        </w:rPr>
        <w:t xml:space="preserve">周りの話を聞いていると、UTAGEを契約しても上手く使えていない方が多くおられるようです。</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Fonts w:ascii="Arial Unicode MS" w:cs="Arial Unicode MS" w:eastAsia="Arial Unicode MS" w:hAnsi="Arial Unicode MS"/>
          <w:rtl w:val="0"/>
        </w:rPr>
        <w:t xml:space="preserve">今後はそういった方に対し、設定代行やコンサルティングサポートを進めていきたいと思っています。</w:t>
      </w:r>
    </w:p>
    <w:p w:rsidR="00000000" w:rsidDel="00000000" w:rsidP="00000000" w:rsidRDefault="00000000" w:rsidRPr="00000000" w14:paraId="000008EA">
      <w:pPr>
        <w:pStyle w:val="Heading3"/>
        <w:rPr/>
      </w:pPr>
      <w:bookmarkStart w:colFirst="0" w:colLast="0" w:name="_iaa9nphw5kxe" w:id="275"/>
      <w:bookmarkEnd w:id="275"/>
      <w:r w:rsidDel="00000000" w:rsidR="00000000" w:rsidRPr="00000000">
        <w:rPr>
          <w:rFonts w:ascii="Arial Unicode MS" w:cs="Arial Unicode MS" w:eastAsia="Arial Unicode MS" w:hAnsi="Arial Unicode MS"/>
          <w:rtl w:val="0"/>
        </w:rPr>
        <w:t xml:space="preserve">UTAGEユーザーへのメッセージ</w:t>
      </w:r>
    </w:p>
    <w:p w:rsidR="00000000" w:rsidDel="00000000" w:rsidP="00000000" w:rsidRDefault="00000000" w:rsidRPr="00000000" w14:paraId="000008EB">
      <w:pPr>
        <w:rPr/>
      </w:pPr>
      <w:r w:rsidDel="00000000" w:rsidR="00000000" w:rsidRPr="00000000">
        <w:rPr>
          <w:rFonts w:ascii="Arial Unicode MS" w:cs="Arial Unicode MS" w:eastAsia="Arial Unicode MS" w:hAnsi="Arial Unicode MS"/>
          <w:rtl w:val="0"/>
        </w:rPr>
        <w:t xml:space="preserve">UTAGEのシステムは、色々な部分で心理的負担を減らしてくれていると感じています。</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Fonts w:ascii="Arial Unicode MS" w:cs="Arial Unicode MS" w:eastAsia="Arial Unicode MS" w:hAnsi="Arial Unicode MS"/>
          <w:rtl w:val="0"/>
        </w:rPr>
        <w:t xml:space="preserve">自動ウェビナーも効果ありですし、UnivaPayの決済代行についても同じように負担を減らしてくれていると思います。</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Fonts w:ascii="Arial Unicode MS" w:cs="Arial Unicode MS" w:eastAsia="Arial Unicode MS" w:hAnsi="Arial Unicode MS"/>
          <w:rtl w:val="0"/>
        </w:rPr>
        <w:t xml:space="preserve">クライアントに説明する時は、売上UPや実働時間の削減などを提案することが多いのですが、プロモーターだけでなく、コンテンツホルダーも心理的負担が減るので、多くの人が使えると思います！</w:t>
      </w:r>
    </w:p>
    <w:p w:rsidR="00000000" w:rsidDel="00000000" w:rsidP="00000000" w:rsidRDefault="00000000" w:rsidRPr="00000000" w14:paraId="000008F0">
      <w:pPr>
        <w:pStyle w:val="Heading3"/>
        <w:rPr/>
      </w:pPr>
      <w:bookmarkStart w:colFirst="0" w:colLast="0" w:name="_jbnmkiuxrsfb" w:id="276"/>
      <w:bookmarkEnd w:id="276"/>
      <w:r w:rsidDel="00000000" w:rsidR="00000000" w:rsidRPr="00000000">
        <w:rPr>
          <w:rFonts w:ascii="Arial Unicode MS" w:cs="Arial Unicode MS" w:eastAsia="Arial Unicode MS" w:hAnsi="Arial Unicode MS"/>
          <w:rtl w:val="0"/>
        </w:rPr>
        <w:t xml:space="preserve">UTAGE運営者コメント</w:t>
      </w:r>
    </w:p>
    <w:p w:rsidR="00000000" w:rsidDel="00000000" w:rsidP="00000000" w:rsidRDefault="00000000" w:rsidRPr="00000000" w14:paraId="000008F1">
      <w:pPr>
        <w:rPr/>
      </w:pPr>
      <w:r w:rsidDel="00000000" w:rsidR="00000000" w:rsidRPr="00000000">
        <w:rPr>
          <w:rFonts w:ascii="Arial Unicode MS" w:cs="Arial Unicode MS" w:eastAsia="Arial Unicode MS" w:hAnsi="Arial Unicode MS"/>
          <w:rtl w:val="0"/>
        </w:rPr>
        <w:t xml:space="preserve">「チャレンジ企画（チャレンジローンチ）」とは、3日間〜1週間程度の短期集中プログラムに参加してもらい、課題（ワーク）を通じて信頼関係を構築した上で商品を販売するプロモーション手法のことです。</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Fonts w:ascii="Arial Unicode MS" w:cs="Arial Unicode MS" w:eastAsia="Arial Unicode MS" w:hAnsi="Arial Unicode MS"/>
          <w:rtl w:val="0"/>
        </w:rPr>
        <w:t xml:space="preserve">本来、運営の手間や労力が大きいとされるこのイベント型ローンチを、UTAGEの自動ウェビナーを連結させることで自動化された、非常に画期的な事例です。</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Fonts w:ascii="Arial Unicode MS" w:cs="Arial Unicode MS" w:eastAsia="Arial Unicode MS" w:hAnsi="Arial Unicode MS"/>
          <w:rtl w:val="0"/>
        </w:rPr>
        <w:t xml:space="preserve">辻井様が仰る通り、ライブ開催は「集客できなかった時の空気感」が講師のモチベーションやプロモーターとの信頼関係に影響を与えるリスクがあります。これを自動ウェビナーに置き換えることで、心理的負担をなくし、プロモーションの改善（PDCA）をやりやすくした点は、戦略として非常に理にかなっています。</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Fonts w:ascii="Arial Unicode MS" w:cs="Arial Unicode MS" w:eastAsia="Arial Unicode MS" w:hAnsi="Arial Unicode MS"/>
          <w:rtl w:val="0"/>
        </w:rPr>
        <w:t xml:space="preserve">なお、辻井様は複数の自動ウェビナーを連結させるために、（※）自動ウェビナーファネルを3つ用意して運用されておりますが、その際のポイントとして、自動ウェビナー設定で「毎日同時刻に開催」を選択していることが挙げられるでしょう。</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Fonts w:ascii="Arial Unicode MS" w:cs="Arial Unicode MS" w:eastAsia="Arial Unicode MS" w:hAnsi="Arial Unicode MS"/>
          <w:rtl w:val="0"/>
        </w:rPr>
        <w:t xml:space="preserve">一般的な日時を選択させる方式では事前登録が必要になりますが、「毎日同時刻に開催」設定であれば事前登録なしでも視聴ページを表示できます。これにより、ステップメールやLINEで「Day1」「Day2」「Day3」の視聴ページURLを順番に送るだけで、お客様はウェビナーごとに登録をするといった面倒な作業をすることなく、スムーズに受講できるようになります。</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Fonts w:ascii="Arial Unicode MS" w:cs="Arial Unicode MS" w:eastAsia="Arial Unicode MS" w:hAnsi="Arial Unicode MS"/>
          <w:rtl w:val="0"/>
        </w:rPr>
        <w:t xml:space="preserve">また、辻井様が言及されていた「UnivaPay」とは、UTAGEと連携可能な決済代行会社の一つです。連携することで、「オート銀振」により銀行振込の消込作業を自動化できたり、「一括入金型分割決済」により売上の一括入金でキャッシュフローを安定させられたりと、バックオフィスの負担を大きく減らすことができます。</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Fonts w:ascii="Arial Unicode MS" w:cs="Arial Unicode MS" w:eastAsia="Arial Unicode MS" w:hAnsi="Arial Unicode MS"/>
          <w:rtl w:val="0"/>
        </w:rPr>
        <w:t xml:space="preserve">心理的負担を減らし、コンテンツホルダーと良好な関係を築きながら成果を出す。辻井様の事例は、プロモーターや運用代行をされている方はもちろん、ご自身で商品を販売されるコンテンツホルダーの方にとっても、大きなヒントになるはずです。</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Fonts w:ascii="Arial Unicode MS" w:cs="Arial Unicode MS" w:eastAsia="Arial Unicode MS" w:hAnsi="Arial Unicode MS"/>
          <w:rtl w:val="0"/>
        </w:rPr>
        <w:t xml:space="preserve">（※）同一のファネルに3つのウェビナー視聴ページを作成するのではなく、自動ウェビナーファネル自体を3つ作成されています。</w:t>
      </w:r>
    </w:p>
    <w:p w:rsidR="00000000" w:rsidDel="00000000" w:rsidP="00000000" w:rsidRDefault="00000000" w:rsidRPr="00000000" w14:paraId="00000900">
      <w:pPr>
        <w:pStyle w:val="Heading4"/>
        <w:rPr/>
      </w:pPr>
      <w:bookmarkStart w:colFirst="0" w:colLast="0" w:name="_s4qc8ws9viu1" w:id="277"/>
      <w:bookmarkEnd w:id="277"/>
      <w:r w:rsidDel="00000000" w:rsidR="00000000" w:rsidRPr="00000000">
        <w:rPr>
          <w:rFonts w:ascii="Arial Unicode MS" w:cs="Arial Unicode MS" w:eastAsia="Arial Unicode MS" w:hAnsi="Arial Unicode MS"/>
          <w:rtl w:val="0"/>
        </w:rPr>
        <w:t xml:space="preserve">明日からできる3つのアクション</w:t>
      </w:r>
    </w:p>
    <w:p w:rsidR="00000000" w:rsidDel="00000000" w:rsidP="00000000" w:rsidRDefault="00000000" w:rsidRPr="00000000" w14:paraId="00000901">
      <w:pPr>
        <w:rPr/>
      </w:pPr>
      <w:r w:rsidDel="00000000" w:rsidR="00000000" w:rsidRPr="00000000">
        <w:rPr>
          <w:rFonts w:ascii="Arial Unicode MS" w:cs="Arial Unicode MS" w:eastAsia="Arial Unicode MS" w:hAnsi="Arial Unicode MS"/>
          <w:rtl w:val="0"/>
        </w:rPr>
        <w:t xml:space="preserve">以下の3つの中から、今のあなたにできそうなものを1つ選んで実践してみてください。</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numPr>
          <w:ilvl w:val="0"/>
          <w:numId w:val="56"/>
        </w:numPr>
        <w:ind w:left="720" w:hanging="360"/>
        <w:rPr>
          <w:u w:val="none"/>
        </w:rPr>
      </w:pPr>
      <w:r w:rsidDel="00000000" w:rsidR="00000000" w:rsidRPr="00000000">
        <w:rPr>
          <w:rFonts w:ascii="Arial Unicode MS" w:cs="Arial Unicode MS" w:eastAsia="Arial Unicode MS" w:hAnsi="Arial Unicode MS"/>
          <w:b w:val="1"/>
          <w:bCs w:val="1"/>
          <w:rtl w:val="0"/>
        </w:rPr>
        <w:t xml:space="preserve">【ライブローンチの自動化】動画・自動ウェビナーへの置き換え</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現在行っている「ライブローンチ（チャレンジ企画や説明会など）」を録画し、「動画」や「自動ウェビナー」に置き換えて、プロモーションの自動化を実現する。</w:t>
      </w:r>
    </w:p>
    <w:p w:rsidR="00000000" w:rsidDel="00000000" w:rsidP="00000000" w:rsidRDefault="00000000" w:rsidRPr="00000000" w14:paraId="00000904">
      <w:pPr>
        <w:ind w:left="720" w:firstLine="0"/>
        <w:rPr/>
      </w:pPr>
      <w:r w:rsidDel="00000000" w:rsidR="00000000" w:rsidRPr="00000000">
        <w:rPr>
          <w:rtl w:val="0"/>
        </w:rPr>
      </w:r>
    </w:p>
    <w:p w:rsidR="00000000" w:rsidDel="00000000" w:rsidP="00000000" w:rsidRDefault="00000000" w:rsidRPr="00000000" w14:paraId="00000905">
      <w:pPr>
        <w:numPr>
          <w:ilvl w:val="0"/>
          <w:numId w:val="56"/>
        </w:numPr>
        <w:ind w:left="720" w:hanging="360"/>
        <w:rPr>
          <w:u w:val="none"/>
        </w:rPr>
      </w:pPr>
      <w:r w:rsidDel="00000000" w:rsidR="00000000" w:rsidRPr="00000000">
        <w:rPr>
          <w:rFonts w:ascii="Arial Unicode MS" w:cs="Arial Unicode MS" w:eastAsia="Arial Unicode MS" w:hAnsi="Arial Unicode MS"/>
          <w:b w:val="1"/>
          <w:bCs w:val="1"/>
          <w:rtl w:val="0"/>
        </w:rPr>
        <w:t xml:space="preserve">【コメントの荒れ防止】視聴ルールの明示</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自動ウェビナーの動画冒頭や視聴ページで「コメントのマナー」や「視聴の注意点」を伝え、安心して参加できる場を整える。</w:t>
      </w:r>
    </w:p>
    <w:p w:rsidR="00000000" w:rsidDel="00000000" w:rsidP="00000000" w:rsidRDefault="00000000" w:rsidRPr="00000000" w14:paraId="00000906">
      <w:pPr>
        <w:ind w:left="720" w:firstLine="0"/>
        <w:rPr/>
      </w:pPr>
      <w:r w:rsidDel="00000000" w:rsidR="00000000" w:rsidRPr="00000000">
        <w:rPr>
          <w:rtl w:val="0"/>
        </w:rPr>
      </w:r>
    </w:p>
    <w:p w:rsidR="00000000" w:rsidDel="00000000" w:rsidP="00000000" w:rsidRDefault="00000000" w:rsidRPr="00000000" w14:paraId="00000907">
      <w:pPr>
        <w:numPr>
          <w:ilvl w:val="0"/>
          <w:numId w:val="56"/>
        </w:numPr>
        <w:ind w:left="720" w:hanging="360"/>
        <w:rPr>
          <w:u w:val="none"/>
        </w:rPr>
      </w:pPr>
      <w:r w:rsidDel="00000000" w:rsidR="00000000" w:rsidRPr="00000000">
        <w:rPr>
          <w:rFonts w:ascii="Arial Unicode MS" w:cs="Arial Unicode MS" w:eastAsia="Arial Unicode MS" w:hAnsi="Arial Unicode MS"/>
          <w:b w:val="1"/>
          <w:bCs w:val="1"/>
          <w:rtl w:val="0"/>
        </w:rPr>
        <w:t xml:space="preserve">【信頼構築】コメントへの返信</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自動ウェビナー内で寄せられた質問やコメントに対し、メールやLINEで「後日回答」を行い、視聴者との信頼関係を深める。</w:t>
      </w:r>
      <w:r w:rsidDel="00000000" w:rsidR="00000000" w:rsidRPr="00000000">
        <w:br w:type="page"/>
      </w:r>
      <w:r w:rsidDel="00000000" w:rsidR="00000000" w:rsidRPr="00000000">
        <w:rPr>
          <w:rtl w:val="0"/>
        </w:rPr>
      </w:r>
    </w:p>
    <w:p w:rsidR="00000000" w:rsidDel="00000000" w:rsidP="00000000" w:rsidRDefault="00000000" w:rsidRPr="00000000" w14:paraId="00000908">
      <w:pPr>
        <w:pStyle w:val="Heading1"/>
        <w:rPr/>
      </w:pPr>
      <w:bookmarkStart w:colFirst="0" w:colLast="0" w:name="_71v2drv7ohzd" w:id="278"/>
      <w:bookmarkEnd w:id="278"/>
      <w:r w:rsidDel="00000000" w:rsidR="00000000" w:rsidRPr="00000000">
        <w:rPr>
          <w:rFonts w:ascii="Arial Unicode MS" w:cs="Arial Unicode MS" w:eastAsia="Arial Unicode MS" w:hAnsi="Arial Unicode MS"/>
          <w:rtl w:val="0"/>
        </w:rPr>
        <w:t xml:space="preserve">前 大信 様</w:t>
      </w:r>
    </w:p>
    <w:p w:rsidR="00000000" w:rsidDel="00000000" w:rsidP="00000000" w:rsidRDefault="00000000" w:rsidRPr="00000000" w14:paraId="00000909">
      <w:pPr>
        <w:rPr/>
      </w:pPr>
      <w:r w:rsidDel="00000000" w:rsidR="00000000" w:rsidRPr="00000000">
        <w:rPr>
          <w:rFonts w:ascii="Arial Unicode MS" w:cs="Arial Unicode MS" w:eastAsia="Arial Unicode MS" w:hAnsi="Arial Unicode MS"/>
          <w:rtl w:val="0"/>
        </w:rPr>
        <w:t xml:space="preserve">（Meta広告起点のWeb集客仕組み構築支援）</w:t>
      </w:r>
    </w:p>
    <w:p w:rsidR="00000000" w:rsidDel="00000000" w:rsidP="00000000" w:rsidRDefault="00000000" w:rsidRPr="00000000" w14:paraId="0000090A">
      <w:pPr>
        <w:pStyle w:val="Heading2"/>
        <w:rPr/>
      </w:pPr>
      <w:bookmarkStart w:colFirst="0" w:colLast="0" w:name="_bg5xi0sz9c5n" w:id="279"/>
      <w:bookmarkEnd w:id="279"/>
      <w:r w:rsidDel="00000000" w:rsidR="00000000" w:rsidRPr="00000000">
        <w:rPr>
          <w:rFonts w:ascii="Arial Unicode MS" w:cs="Arial Unicode MS" w:eastAsia="Arial Unicode MS" w:hAnsi="Arial Unicode MS"/>
          <w:rtl w:val="0"/>
        </w:rPr>
        <w:t xml:space="preserve">「貯金ゼロ」のどん底からV字回復！</w:t>
        <w:br w:type="textWrapping"/>
        <w:t xml:space="preserve">週20時間労働でROAS4,300%超を実現した</w:t>
        <w:br w:type="textWrapping"/>
        <w:t xml:space="preserve">「超・シンプルファネル」構築術</w:t>
      </w:r>
    </w:p>
    <w:p w:rsidR="00000000" w:rsidDel="00000000" w:rsidP="00000000" w:rsidRDefault="00000000" w:rsidRPr="00000000" w14:paraId="0000090B">
      <w:pPr>
        <w:numPr>
          <w:ilvl w:val="0"/>
          <w:numId w:val="41"/>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ROAS：4,331%</w:t>
      </w:r>
    </w:p>
    <w:p w:rsidR="00000000" w:rsidDel="00000000" w:rsidP="00000000" w:rsidRDefault="00000000" w:rsidRPr="00000000" w14:paraId="0000090C">
      <w:pPr>
        <w:numPr>
          <w:ilvl w:val="0"/>
          <w:numId w:val="41"/>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広告費：68,801円 → 売上：298万円</w:t>
      </w:r>
    </w:p>
    <w:p w:rsidR="00000000" w:rsidDel="00000000" w:rsidP="00000000" w:rsidRDefault="00000000" w:rsidRPr="00000000" w14:paraId="0000090D">
      <w:pPr>
        <w:numPr>
          <w:ilvl w:val="0"/>
          <w:numId w:val="41"/>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労働時間：週20時間（育児と仕事の両立）</w:t>
      </w:r>
    </w:p>
    <w:p w:rsidR="00000000" w:rsidDel="00000000" w:rsidP="00000000" w:rsidRDefault="00000000" w:rsidRPr="00000000" w14:paraId="0000090E">
      <w:pPr>
        <w:pStyle w:val="Heading3"/>
        <w:rPr/>
      </w:pPr>
      <w:bookmarkStart w:colFirst="0" w:colLast="0" w:name="_lq6tdey0sc17" w:id="280"/>
      <w:bookmarkEnd w:id="280"/>
      <w:r w:rsidDel="00000000" w:rsidR="00000000" w:rsidRPr="00000000">
        <w:rPr>
          <w:rFonts w:ascii="Arial Unicode MS" w:cs="Arial Unicode MS" w:eastAsia="Arial Unicode MS" w:hAnsi="Arial Unicode MS"/>
          <w:rtl w:val="0"/>
        </w:rPr>
        <w:t xml:space="preserve">この事例のポイント</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b w:val="1"/>
          <w:bCs w:val="1"/>
        </w:rPr>
      </w:pPr>
      <w:r w:rsidDel="00000000" w:rsidR="00000000" w:rsidRPr="00000000">
        <w:rPr>
          <w:rFonts w:ascii="Arial Unicode MS" w:cs="Arial Unicode MS" w:eastAsia="Arial Unicode MS" w:hAnsi="Arial Unicode MS"/>
          <w:b w:val="1"/>
          <w:bCs w:val="1"/>
          <w:rtl w:val="0"/>
        </w:rPr>
        <w:t xml:space="preserve">シンプルな集客導線が、広告の費用対効果を最大化する</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Fonts w:ascii="Arial Unicode MS" w:cs="Arial Unicode MS" w:eastAsia="Arial Unicode MS" w:hAnsi="Arial Unicode MS"/>
          <w:rtl w:val="0"/>
        </w:rPr>
        <w:t xml:space="preserve">「商品を売るためには、複雑な仕掛けが必要だ」と思い込んでいませんか？</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Fonts w:ascii="Arial Unicode MS" w:cs="Arial Unicode MS" w:eastAsia="Arial Unicode MS" w:hAnsi="Arial Unicode MS"/>
          <w:rtl w:val="0"/>
        </w:rPr>
        <w:t xml:space="preserve">ここでご紹介するのは、様々な施策に手を出して貯金700万円を失った状態から、UTAGEで「Meta広告から個別相談に至るまでの導線」を極限までシンプルにすることで、劇的なV字回復を果たした前様の事例です。</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Fonts w:ascii="Arial Unicode MS" w:cs="Arial Unicode MS" w:eastAsia="Arial Unicode MS" w:hAnsi="Arial Unicode MS"/>
          <w:rtl w:val="0"/>
        </w:rPr>
        <w:t xml:space="preserve">前様は、複雑なファネルを捨て、徹底的な「離脱防止」と「訴求の一貫性」に注力することで、ROAS（広告費用対効果）4,331%という驚異的な数字を達成。さらに、育児と両立しながら「週20時間労働」という理想の働き方を手に入れられました。</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Fonts w:ascii="Arial Unicode MS" w:cs="Arial Unicode MS" w:eastAsia="Arial Unicode MS" w:hAnsi="Arial Unicode MS"/>
          <w:rtl w:val="0"/>
        </w:rPr>
        <w:t xml:space="preserve">「広告費をかけても売上が安定しない」「労働時間を減らしながら高収益を上げたい」という方に、基本にして奥義とも言える「引き算の戦略」をご紹介します。</w:t>
      </w:r>
    </w:p>
    <w:p w:rsidR="00000000" w:rsidDel="00000000" w:rsidP="00000000" w:rsidRDefault="00000000" w:rsidRPr="00000000" w14:paraId="00000919">
      <w:pPr>
        <w:pStyle w:val="Heading3"/>
        <w:rPr/>
      </w:pPr>
      <w:bookmarkStart w:colFirst="0" w:colLast="0" w:name="_q6jfedr8p9d1" w:id="281"/>
      <w:bookmarkEnd w:id="281"/>
      <w:r w:rsidDel="00000000" w:rsidR="00000000" w:rsidRPr="00000000">
        <w:rPr>
          <w:rFonts w:ascii="Arial Unicode MS" w:cs="Arial Unicode MS" w:eastAsia="Arial Unicode MS" w:hAnsi="Arial Unicode MS"/>
          <w:rtl w:val="0"/>
        </w:rPr>
        <w:t xml:space="preserve">事業概要</w:t>
      </w:r>
    </w:p>
    <w:p w:rsidR="00000000" w:rsidDel="00000000" w:rsidP="00000000" w:rsidRDefault="00000000" w:rsidRPr="00000000" w14:paraId="0000091A">
      <w:pPr>
        <w:rPr/>
      </w:pPr>
      <w:r w:rsidDel="00000000" w:rsidR="00000000" w:rsidRPr="00000000">
        <w:rPr>
          <w:rFonts w:ascii="Arial Unicode MS" w:cs="Arial Unicode MS" w:eastAsia="Arial Unicode MS" w:hAnsi="Arial Unicode MS"/>
          <w:rtl w:val="0"/>
        </w:rPr>
        <w:t xml:space="preserve">Meta広告を入口としたウェブ集客の仕組み構築支援を行っている。自身が実践して成果を出した集客ファネルを元に、再現性の高いノウハウを指導するコンサルティングを手掛ける。</w:t>
      </w:r>
    </w:p>
    <w:p w:rsidR="00000000" w:rsidDel="00000000" w:rsidP="00000000" w:rsidRDefault="00000000" w:rsidRPr="00000000" w14:paraId="0000091B">
      <w:pPr>
        <w:pStyle w:val="Heading3"/>
        <w:rPr/>
      </w:pPr>
      <w:bookmarkStart w:colFirst="0" w:colLast="0" w:name="_x092y8d2ccnj" w:id="282"/>
      <w:bookmarkEnd w:id="282"/>
      <w:r w:rsidDel="00000000" w:rsidR="00000000" w:rsidRPr="00000000">
        <w:rPr>
          <w:rFonts w:ascii="Arial Unicode MS" w:cs="Arial Unicode MS" w:eastAsia="Arial Unicode MS" w:hAnsi="Arial Unicode MS"/>
          <w:rtl w:val="0"/>
        </w:rPr>
        <w:t xml:space="preserve">導入前のビジネス課題</w:t>
      </w:r>
    </w:p>
    <w:p w:rsidR="00000000" w:rsidDel="00000000" w:rsidP="00000000" w:rsidRDefault="00000000" w:rsidRPr="00000000" w14:paraId="0000091C">
      <w:pPr>
        <w:rPr/>
      </w:pPr>
      <w:r w:rsidDel="00000000" w:rsidR="00000000" w:rsidRPr="00000000">
        <w:rPr>
          <w:rFonts w:ascii="Arial Unicode MS" w:cs="Arial Unicode MS" w:eastAsia="Arial Unicode MS" w:hAnsi="Arial Unicode MS"/>
          <w:rtl w:val="0"/>
        </w:rPr>
        <w:t xml:space="preserve">Meta広告運用の知識や経験はあったものの、安くリストを集められても、そこからバックエンド商品の販売になかなか至らなかったことが最大の課題でした。</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Fonts w:ascii="Arial Unicode MS" w:cs="Arial Unicode MS" w:eastAsia="Arial Unicode MS" w:hAnsi="Arial Unicode MS"/>
          <w:rtl w:val="0"/>
        </w:rPr>
        <w:t xml:space="preserve">フロントエンドで低単価の商品を売ってみたり、メール登録後に「個別チャレンジ」を提案する仕組みを導入してみたりと、とにかくあらゆる施策を試しました。</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Fonts w:ascii="Arial Unicode MS" w:cs="Arial Unicode MS" w:eastAsia="Arial Unicode MS" w:hAnsi="Arial Unicode MS"/>
          <w:rtl w:val="0"/>
        </w:rPr>
        <w:t xml:space="preserve">しかし、どれも売上安定にはつながらず、試行錯誤を繰り返すうちに貯金700万円が空になってしまった時期さえありました。</w:t>
      </w:r>
    </w:p>
    <w:p w:rsidR="00000000" w:rsidDel="00000000" w:rsidP="00000000" w:rsidRDefault="00000000" w:rsidRPr="00000000" w14:paraId="00000921">
      <w:pPr>
        <w:pStyle w:val="Heading3"/>
        <w:rPr/>
      </w:pPr>
      <w:bookmarkStart w:colFirst="0" w:colLast="0" w:name="_jztpn0v48tf3" w:id="283"/>
      <w:bookmarkEnd w:id="283"/>
      <w:r w:rsidDel="00000000" w:rsidR="00000000" w:rsidRPr="00000000">
        <w:rPr>
          <w:rFonts w:ascii="Arial Unicode MS" w:cs="Arial Unicode MS" w:eastAsia="Arial Unicode MS" w:hAnsi="Arial Unicode MS"/>
          <w:rtl w:val="0"/>
        </w:rPr>
        <w:t xml:space="preserve">課題解決のUTAGE活用法</w:t>
      </w:r>
    </w:p>
    <w:p w:rsidR="00000000" w:rsidDel="00000000" w:rsidP="00000000" w:rsidRDefault="00000000" w:rsidRPr="00000000" w14:paraId="00000922">
      <w:pPr>
        <w:rPr/>
      </w:pPr>
      <w:r w:rsidDel="00000000" w:rsidR="00000000" w:rsidRPr="00000000">
        <w:rPr>
          <w:rFonts w:ascii="Arial Unicode MS" w:cs="Arial Unicode MS" w:eastAsia="Arial Unicode MS" w:hAnsi="Arial Unicode MS"/>
          <w:rtl w:val="0"/>
        </w:rPr>
        <w:t xml:space="preserve">複雑な施策で失敗した経験から、特定の機能に頼るのではなく、UTAGEを使って「入り口から出口までの流れをシンプルにすること」に最も注力しました。</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Fonts w:ascii="Arial Unicode MS" w:cs="Arial Unicode MS" w:eastAsia="Arial Unicode MS" w:hAnsi="Arial Unicode MS"/>
          <w:rtl w:val="0"/>
        </w:rPr>
        <w:t xml:space="preserve">具体的には、Meta広告から個別相談までを一直線につなぐファネルを構築。その上で、各ページでの「訴求の一貫性」を徹底し、離脱ポイントを極限まで減らす改善を行いました。</w:t>
      </w:r>
    </w:p>
    <w:p w:rsidR="00000000" w:rsidDel="00000000" w:rsidP="00000000" w:rsidRDefault="00000000" w:rsidRPr="00000000" w14:paraId="00000925">
      <w:pPr>
        <w:pStyle w:val="Heading4"/>
        <w:rPr/>
      </w:pPr>
      <w:bookmarkStart w:colFirst="0" w:colLast="0" w:name="_hmxfbghar8cm" w:id="284"/>
      <w:bookmarkEnd w:id="284"/>
      <w:r w:rsidDel="00000000" w:rsidR="00000000" w:rsidRPr="00000000">
        <w:rPr>
          <w:rFonts w:ascii="Arial Unicode MS" w:cs="Arial Unicode MS" w:eastAsia="Arial Unicode MS" w:hAnsi="Arial Unicode MS"/>
          <w:rtl w:val="0"/>
        </w:rPr>
        <w:t xml:space="preserve">成果につながったファネル全体像</w:t>
      </w:r>
    </w:p>
    <w:p w:rsidR="00000000" w:rsidDel="00000000" w:rsidP="00000000" w:rsidRDefault="00000000" w:rsidRPr="00000000" w14:paraId="00000926">
      <w:pPr>
        <w:rPr/>
      </w:pPr>
      <w:r w:rsidDel="00000000" w:rsidR="00000000" w:rsidRPr="00000000">
        <w:rPr>
          <w:rFonts w:ascii="Arial Unicode MS" w:cs="Arial Unicode MS" w:eastAsia="Arial Unicode MS" w:hAnsi="Arial Unicode MS"/>
          <w:rtl w:val="0"/>
        </w:rPr>
        <w:t xml:space="preserve">①Meta広告</w:t>
      </w:r>
    </w:p>
    <w:p w:rsidR="00000000" w:rsidDel="00000000" w:rsidP="00000000" w:rsidRDefault="00000000" w:rsidRPr="00000000" w14:paraId="0000092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28">
      <w:pPr>
        <w:rPr/>
      </w:pPr>
      <w:r w:rsidDel="00000000" w:rsidR="00000000" w:rsidRPr="00000000">
        <w:rPr>
          <w:rFonts w:ascii="Arial Unicode MS" w:cs="Arial Unicode MS" w:eastAsia="Arial Unicode MS" w:hAnsi="Arial Unicode MS"/>
          <w:rtl w:val="0"/>
        </w:rPr>
        <w:t xml:space="preserve">②LP：メールアドレス登録（オファー：動画コンテンツ）</w:t>
      </w:r>
    </w:p>
    <w:p w:rsidR="00000000" w:rsidDel="00000000" w:rsidP="00000000" w:rsidRDefault="00000000" w:rsidRPr="00000000" w14:paraId="0000092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2A">
      <w:pPr>
        <w:rPr/>
      </w:pPr>
      <w:r w:rsidDel="00000000" w:rsidR="00000000" w:rsidRPr="00000000">
        <w:rPr>
          <w:rFonts w:ascii="Arial Unicode MS" w:cs="Arial Unicode MS" w:eastAsia="Arial Unicode MS" w:hAnsi="Arial Unicode MS"/>
          <w:rtl w:val="0"/>
        </w:rPr>
        <w:t xml:space="preserve">③サンクスページ：LINE登録案内</w:t>
      </w:r>
    </w:p>
    <w:p w:rsidR="00000000" w:rsidDel="00000000" w:rsidP="00000000" w:rsidRDefault="00000000" w:rsidRPr="00000000" w14:paraId="0000092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2C">
      <w:pPr>
        <w:rPr/>
      </w:pPr>
      <w:r w:rsidDel="00000000" w:rsidR="00000000" w:rsidRPr="00000000">
        <w:rPr>
          <w:rFonts w:ascii="Arial Unicode MS" w:cs="Arial Unicode MS" w:eastAsia="Arial Unicode MS" w:hAnsi="Arial Unicode MS"/>
          <w:rtl w:val="0"/>
        </w:rPr>
        <w:t xml:space="preserve">④ステップメール・LINEステップ配信</w:t>
      </w:r>
    </w:p>
    <w:p w:rsidR="00000000" w:rsidDel="00000000" w:rsidP="00000000" w:rsidRDefault="00000000" w:rsidRPr="00000000" w14:paraId="0000092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2E">
      <w:pPr>
        <w:rPr/>
      </w:pPr>
      <w:r w:rsidDel="00000000" w:rsidR="00000000" w:rsidRPr="00000000">
        <w:rPr>
          <w:rFonts w:ascii="Arial Unicode MS" w:cs="Arial Unicode MS" w:eastAsia="Arial Unicode MS" w:hAnsi="Arial Unicode MS"/>
          <w:rtl w:val="0"/>
        </w:rPr>
        <w:t xml:space="preserve">⑤動画コンテンツの提供</w:t>
      </w:r>
    </w:p>
    <w:p w:rsidR="00000000" w:rsidDel="00000000" w:rsidP="00000000" w:rsidRDefault="00000000" w:rsidRPr="00000000" w14:paraId="0000092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30">
      <w:pPr>
        <w:rPr/>
      </w:pPr>
      <w:r w:rsidDel="00000000" w:rsidR="00000000" w:rsidRPr="00000000">
        <w:rPr>
          <w:rFonts w:ascii="Arial Unicode MS" w:cs="Arial Unicode MS" w:eastAsia="Arial Unicode MS" w:hAnsi="Arial Unicode MS"/>
          <w:rtl w:val="0"/>
        </w:rPr>
        <w:t xml:space="preserve">⑥個別相談</w:t>
      </w:r>
    </w:p>
    <w:p w:rsidR="00000000" w:rsidDel="00000000" w:rsidP="00000000" w:rsidRDefault="00000000" w:rsidRPr="00000000" w14:paraId="0000093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32">
      <w:pPr>
        <w:rPr/>
      </w:pPr>
      <w:r w:rsidDel="00000000" w:rsidR="00000000" w:rsidRPr="00000000">
        <w:rPr>
          <w:rFonts w:ascii="Arial Unicode MS" w:cs="Arial Unicode MS" w:eastAsia="Arial Unicode MS" w:hAnsi="Arial Unicode MS"/>
          <w:rtl w:val="0"/>
        </w:rPr>
        <w:t xml:space="preserve">⑦（※）バックエンド商品オファー（コンサルティング・コーチング）</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Fonts w:ascii="Arial Unicode MS" w:cs="Arial Unicode MS" w:eastAsia="Arial Unicode MS" w:hAnsi="Arial Unicode MS"/>
          <w:rtl w:val="0"/>
        </w:rPr>
        <w:t xml:space="preserve">（※）フロントエンド商品をオファーせず、</w:t>
      </w:r>
    </w:p>
    <w:p w:rsidR="00000000" w:rsidDel="00000000" w:rsidP="00000000" w:rsidRDefault="00000000" w:rsidRPr="00000000" w14:paraId="00000935">
      <w:pPr>
        <w:rPr/>
      </w:pPr>
      <w:r w:rsidDel="00000000" w:rsidR="00000000" w:rsidRPr="00000000">
        <w:rPr>
          <w:rFonts w:ascii="Arial Unicode MS" w:cs="Arial Unicode MS" w:eastAsia="Arial Unicode MS" w:hAnsi="Arial Unicode MS"/>
          <w:rtl w:val="0"/>
        </w:rPr>
        <w:t xml:space="preserve">　　　直接バックエンド（主要）商品を販売する流れ。</w:t>
      </w:r>
    </w:p>
    <w:p w:rsidR="00000000" w:rsidDel="00000000" w:rsidP="00000000" w:rsidRDefault="00000000" w:rsidRPr="00000000" w14:paraId="00000936">
      <w:pPr>
        <w:pStyle w:val="Heading4"/>
        <w:rPr/>
      </w:pPr>
      <w:bookmarkStart w:colFirst="0" w:colLast="0" w:name="_3ezlbqcpynnc" w:id="285"/>
      <w:bookmarkEnd w:id="285"/>
      <w:r w:rsidDel="00000000" w:rsidR="00000000" w:rsidRPr="00000000">
        <w:rPr>
          <w:rFonts w:ascii="Arial Unicode MS" w:cs="Arial Unicode MS" w:eastAsia="Arial Unicode MS" w:hAnsi="Arial Unicode MS"/>
          <w:rtl w:val="0"/>
        </w:rPr>
        <w:t xml:space="preserve">活用した機能と具体的な施策内容</w:t>
      </w:r>
    </w:p>
    <w:p w:rsidR="00000000" w:rsidDel="00000000" w:rsidP="00000000" w:rsidRDefault="00000000" w:rsidRPr="00000000" w14:paraId="00000937">
      <w:pPr>
        <w:rPr>
          <w:b w:val="1"/>
          <w:bCs w:val="1"/>
        </w:rPr>
      </w:pPr>
      <w:r w:rsidDel="00000000" w:rsidR="00000000" w:rsidRPr="00000000">
        <w:rPr>
          <w:rFonts w:ascii="Arial Unicode MS" w:cs="Arial Unicode MS" w:eastAsia="Arial Unicode MS" w:hAnsi="Arial Unicode MS"/>
          <w:b w:val="1"/>
          <w:bCs w:val="1"/>
          <w:rtl w:val="0"/>
        </w:rPr>
        <w:t xml:space="preserve">【ファネル機能 / メール・LINE配信機能】「シンプル導線」の構築</w:t>
      </w:r>
    </w:p>
    <w:p w:rsidR="00000000" w:rsidDel="00000000" w:rsidP="00000000" w:rsidRDefault="00000000" w:rsidRPr="00000000" w14:paraId="00000938">
      <w:pPr>
        <w:rPr/>
      </w:pPr>
      <w:r w:rsidDel="00000000" w:rsidR="00000000" w:rsidRPr="00000000">
        <w:rPr>
          <w:rFonts w:ascii="Arial Unicode MS" w:cs="Arial Unicode MS" w:eastAsia="Arial Unicode MS" w:hAnsi="Arial Unicode MS"/>
          <w:rtl w:val="0"/>
        </w:rPr>
        <w:t xml:space="preserve">Meta広告から個別相談までを最短距離でつなぐ一本道のファネルを構築しました。 複雑なシナリオ分岐を行わず、ファネル機能とステップ配信機能を連動させて「入り口から出口まで」を一貫させることで、顧客が迷わず行動できる導線を設計しています。</w:t>
      </w:r>
    </w:p>
    <w:p w:rsidR="00000000" w:rsidDel="00000000" w:rsidP="00000000" w:rsidRDefault="00000000" w:rsidRPr="00000000" w14:paraId="00000939">
      <w:pPr>
        <w:pStyle w:val="Heading4"/>
        <w:rPr/>
      </w:pPr>
      <w:bookmarkStart w:colFirst="0" w:colLast="0" w:name="_7pys2smryxiu" w:id="286"/>
      <w:bookmarkEnd w:id="286"/>
      <w:r w:rsidDel="00000000" w:rsidR="00000000" w:rsidRPr="00000000">
        <w:rPr>
          <w:rFonts w:ascii="Arial Unicode MS" w:cs="Arial Unicode MS" w:eastAsia="Arial Unicode MS" w:hAnsi="Arial Unicode MS"/>
          <w:rtl w:val="0"/>
        </w:rPr>
        <w:t xml:space="preserve">施策の背景にある戦略・意図</w:t>
      </w:r>
    </w:p>
    <w:p w:rsidR="00000000" w:rsidDel="00000000" w:rsidP="00000000" w:rsidRDefault="00000000" w:rsidRPr="00000000" w14:paraId="0000093A">
      <w:pPr>
        <w:rPr/>
      </w:pPr>
      <w:r w:rsidDel="00000000" w:rsidR="00000000" w:rsidRPr="00000000">
        <w:rPr>
          <w:rFonts w:ascii="Arial Unicode MS" w:cs="Arial Unicode MS" w:eastAsia="Arial Unicode MS" w:hAnsi="Arial Unicode MS"/>
          <w:rtl w:val="0"/>
        </w:rPr>
        <w:t xml:space="preserve">私自身が「集客の仕組み」を教える立場である以上、私の集客導線がいかにシンプルで訴求力があるかを見せることが、そのまま見込み客にとって「こんな簡単な仕組みで成果が出るのか」という強力な証明になると考えました。</w:t>
      </w:r>
    </w:p>
    <w:p w:rsidR="00000000" w:rsidDel="00000000" w:rsidP="00000000" w:rsidRDefault="00000000" w:rsidRPr="00000000" w14:paraId="0000093B">
      <w:pPr>
        <w:pStyle w:val="Heading4"/>
        <w:rPr/>
      </w:pPr>
      <w:bookmarkStart w:colFirst="0" w:colLast="0" w:name="_jztop72tvq1n" w:id="287"/>
      <w:bookmarkEnd w:id="287"/>
      <w:r w:rsidDel="00000000" w:rsidR="00000000" w:rsidRPr="00000000">
        <w:rPr>
          <w:rFonts w:ascii="Arial Unicode MS" w:cs="Arial Unicode MS" w:eastAsia="Arial Unicode MS" w:hAnsi="Arial Unicode MS"/>
          <w:rtl w:val="0"/>
        </w:rPr>
        <w:t xml:space="preserve">施策を成功させるための「コツ・工夫」</w:t>
      </w:r>
    </w:p>
    <w:p w:rsidR="00000000" w:rsidDel="00000000" w:rsidP="00000000" w:rsidRDefault="00000000" w:rsidRPr="00000000" w14:paraId="0000093C">
      <w:pPr>
        <w:rPr>
          <w:b w:val="1"/>
          <w:bCs w:val="1"/>
        </w:rPr>
      </w:pPr>
      <w:r w:rsidDel="00000000" w:rsidR="00000000" w:rsidRPr="00000000">
        <w:rPr>
          <w:rFonts w:ascii="Arial Unicode MS" w:cs="Arial Unicode MS" w:eastAsia="Arial Unicode MS" w:hAnsi="Arial Unicode MS"/>
          <w:b w:val="1"/>
          <w:bCs w:val="1"/>
          <w:rtl w:val="0"/>
        </w:rPr>
        <w:t xml:space="preserve">【ライティング】「ベネフィット6割」への比率変更</w:t>
      </w:r>
    </w:p>
    <w:p w:rsidR="00000000" w:rsidDel="00000000" w:rsidP="00000000" w:rsidRDefault="00000000" w:rsidRPr="00000000" w14:paraId="0000093D">
      <w:pPr>
        <w:rPr/>
      </w:pPr>
      <w:r w:rsidDel="00000000" w:rsidR="00000000" w:rsidRPr="00000000">
        <w:rPr>
          <w:rFonts w:ascii="Arial Unicode MS" w:cs="Arial Unicode MS" w:eastAsia="Arial Unicode MS" w:hAnsi="Arial Unicode MS"/>
          <w:rtl w:val="0"/>
        </w:rPr>
        <w:t xml:space="preserve">ただシンプルにしただけでは誰も個別体験会には来てくれないので、コピーライティングは徹底的に研究しました。特に、海外のクリックファネルで成果を出している人のライティングは大いに参考になりました。</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Fonts w:ascii="Arial Unicode MS" w:cs="Arial Unicode MS" w:eastAsia="Arial Unicode MS" w:hAnsi="Arial Unicode MS"/>
          <w:rtl w:val="0"/>
        </w:rPr>
        <w:t xml:space="preserve">以前は「学び：3割、機能・特徴：3割、メリット・ベネフィット：4割」でしたが、これを「学び：2割、機能・特徴：2割、メリット・ベネフィット：6割」に変更。顧客が得られる未来（ベネフィット）を強調することで、訴求力を高めました。</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b w:val="1"/>
          <w:bCs w:val="1"/>
        </w:rPr>
      </w:pPr>
      <w:r w:rsidDel="00000000" w:rsidR="00000000" w:rsidRPr="00000000">
        <w:rPr>
          <w:rFonts w:ascii="Arial Unicode MS" w:cs="Arial Unicode MS" w:eastAsia="Arial Unicode MS" w:hAnsi="Arial Unicode MS"/>
          <w:b w:val="1"/>
          <w:bCs w:val="1"/>
          <w:rtl w:val="0"/>
        </w:rPr>
        <w:t xml:space="preserve">【離脱防止】スマホビューで「1文字のズレ」も検証</w:t>
      </w:r>
    </w:p>
    <w:p w:rsidR="00000000" w:rsidDel="00000000" w:rsidP="00000000" w:rsidRDefault="00000000" w:rsidRPr="00000000" w14:paraId="00000942">
      <w:pPr>
        <w:rPr/>
      </w:pPr>
      <w:r w:rsidDel="00000000" w:rsidR="00000000" w:rsidRPr="00000000">
        <w:rPr>
          <w:rFonts w:ascii="Arial Unicode MS" w:cs="Arial Unicode MS" w:eastAsia="Arial Unicode MS" w:hAnsi="Arial Unicode MS"/>
          <w:rtl w:val="0"/>
        </w:rPr>
        <w:t xml:space="preserve">シンプルである分、細部の検証を重視しました。特に注意したのはスマホでの表示崩れです。ファーストビューに登録ボタンまで収まるよう調整し、UTAGEのSP（スマホ）ビューだけでなく、必ずブラウザの検証モードで「iPhone SE」でチェックしたり、もちろん実機でも確認を行っています。</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Fonts w:ascii="Arial Unicode MS" w:cs="Arial Unicode MS" w:eastAsia="Arial Unicode MS" w:hAnsi="Arial Unicode MS"/>
          <w:rtl w:val="0"/>
        </w:rPr>
        <w:t xml:space="preserve">競合他社の広告LPを見ていると、一文字だけ次の行に文字がずれているケースが結構あります。そうした些細な表示崩れも離脱原因になると考え、細かく修正を行いました。</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b w:val="1"/>
          <w:bCs w:val="1"/>
        </w:rPr>
      </w:pPr>
      <w:r w:rsidDel="00000000" w:rsidR="00000000" w:rsidRPr="00000000">
        <w:rPr>
          <w:rFonts w:ascii="Arial Unicode MS" w:cs="Arial Unicode MS" w:eastAsia="Arial Unicode MS" w:hAnsi="Arial Unicode MS"/>
          <w:b w:val="1"/>
          <w:bCs w:val="1"/>
          <w:rtl w:val="0"/>
        </w:rPr>
        <w:t xml:space="preserve">【広告設定】設定見直しによるCPMの半減</w:t>
      </w:r>
    </w:p>
    <w:p w:rsidR="00000000" w:rsidDel="00000000" w:rsidP="00000000" w:rsidRDefault="00000000" w:rsidRPr="00000000" w14:paraId="00000947">
      <w:pPr>
        <w:rPr/>
      </w:pPr>
      <w:r w:rsidDel="00000000" w:rsidR="00000000" w:rsidRPr="00000000">
        <w:rPr>
          <w:rFonts w:ascii="Arial Unicode MS" w:cs="Arial Unicode MS" w:eastAsia="Arial Unicode MS" w:hAnsi="Arial Unicode MS"/>
          <w:rtl w:val="0"/>
        </w:rPr>
        <w:t xml:space="preserve">これはUTAGE外の施策ですが、ファネルへの流入コストを下げるためにMeta広告の設定も見直しました。クリエイティブだけでなくMeta広告側の細かい設定を最適化することで、CPM（インプレッション単価）を半分以下に抑制。これにより、同じ予算で2倍の広告配信が可能になり、ファネルへの流入数を最大化しました。</w:t>
      </w:r>
    </w:p>
    <w:p w:rsidR="00000000" w:rsidDel="00000000" w:rsidP="00000000" w:rsidRDefault="00000000" w:rsidRPr="00000000" w14:paraId="00000948">
      <w:pPr>
        <w:pStyle w:val="Heading3"/>
        <w:rPr/>
      </w:pPr>
      <w:bookmarkStart w:colFirst="0" w:colLast="0" w:name="_vq9dp6yu7vhx" w:id="288"/>
      <w:bookmarkEnd w:id="288"/>
      <w:r w:rsidDel="00000000" w:rsidR="00000000" w:rsidRPr="00000000">
        <w:rPr>
          <w:rFonts w:ascii="Arial Unicode MS" w:cs="Arial Unicode MS" w:eastAsia="Arial Unicode MS" w:hAnsi="Arial Unicode MS"/>
          <w:rtl w:val="0"/>
        </w:rPr>
        <w:t xml:space="preserve">導入後の成果と変化</w:t>
      </w:r>
    </w:p>
    <w:p w:rsidR="00000000" w:rsidDel="00000000" w:rsidP="00000000" w:rsidRDefault="00000000" w:rsidRPr="00000000" w14:paraId="00000949">
      <w:pPr>
        <w:pStyle w:val="Heading4"/>
        <w:rPr/>
      </w:pPr>
      <w:bookmarkStart w:colFirst="0" w:colLast="0" w:name="_cfvg482z1y54" w:id="289"/>
      <w:bookmarkEnd w:id="289"/>
      <w:r w:rsidDel="00000000" w:rsidR="00000000" w:rsidRPr="00000000">
        <w:rPr>
          <w:rFonts w:ascii="Arial Unicode MS" w:cs="Arial Unicode MS" w:eastAsia="Arial Unicode MS" w:hAnsi="Arial Unicode MS"/>
          <w:rtl w:val="0"/>
        </w:rPr>
        <w:t xml:space="preserve">具体的な成果</w:t>
      </w:r>
    </w:p>
    <w:p w:rsidR="00000000" w:rsidDel="00000000" w:rsidP="00000000" w:rsidRDefault="00000000" w:rsidRPr="00000000" w14:paraId="0000094A">
      <w:pPr>
        <w:rPr/>
      </w:pPr>
      <w:r w:rsidDel="00000000" w:rsidR="00000000" w:rsidRPr="00000000">
        <w:rPr>
          <w:rFonts w:ascii="Arial Unicode MS" w:cs="Arial Unicode MS" w:eastAsia="Arial Unicode MS" w:hAnsi="Arial Unicode MS"/>
          <w:rtl w:val="0"/>
        </w:rPr>
        <w:t xml:space="preserve">複雑な施策をやめ、UTAGEでシンプルなファネルを構築した結果、以下の成果が得られました。</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numPr>
          <w:ilvl w:val="0"/>
          <w:numId w:val="47"/>
        </w:numPr>
        <w:ind w:left="720" w:hanging="360"/>
      </w:pPr>
      <w:r w:rsidDel="00000000" w:rsidR="00000000" w:rsidRPr="00000000">
        <w:rPr>
          <w:rFonts w:ascii="Arial Unicode MS" w:cs="Arial Unicode MS" w:eastAsia="Arial Unicode MS" w:hAnsi="Arial Unicode MS"/>
          <w:rtl w:val="0"/>
        </w:rPr>
        <w:t xml:space="preserve">広告費：68,801円 → 売上：298万円</w:t>
      </w:r>
    </w:p>
    <w:p w:rsidR="00000000" w:rsidDel="00000000" w:rsidP="00000000" w:rsidRDefault="00000000" w:rsidRPr="00000000" w14:paraId="0000094D">
      <w:pPr>
        <w:numPr>
          <w:ilvl w:val="0"/>
          <w:numId w:val="47"/>
        </w:numPr>
        <w:ind w:left="720" w:hanging="360"/>
      </w:pPr>
      <w:r w:rsidDel="00000000" w:rsidR="00000000" w:rsidRPr="00000000">
        <w:rPr>
          <w:rFonts w:ascii="Arial Unicode MS" w:cs="Arial Unicode MS" w:eastAsia="Arial Unicode MS" w:hAnsi="Arial Unicode MS"/>
          <w:rtl w:val="0"/>
        </w:rPr>
        <w:t xml:space="preserve">ROAS：4,331%</w:t>
      </w:r>
    </w:p>
    <w:p w:rsidR="00000000" w:rsidDel="00000000" w:rsidP="00000000" w:rsidRDefault="00000000" w:rsidRPr="00000000" w14:paraId="0000094E">
      <w:pPr>
        <w:numPr>
          <w:ilvl w:val="0"/>
          <w:numId w:val="47"/>
        </w:numPr>
        <w:ind w:left="720" w:hanging="360"/>
      </w:pPr>
      <w:r w:rsidDel="00000000" w:rsidR="00000000" w:rsidRPr="00000000">
        <w:rPr>
          <w:rFonts w:ascii="Arial Unicode MS" w:cs="Arial Unicode MS" w:eastAsia="Arial Unicode MS" w:hAnsi="Arial Unicode MS"/>
          <w:rtl w:val="0"/>
        </w:rPr>
        <w:t xml:space="preserve">労働時間：週20時間程度（仕事時間の8割は体験会とコンサルのみ）</w:t>
      </w:r>
    </w:p>
    <w:p w:rsidR="00000000" w:rsidDel="00000000" w:rsidP="00000000" w:rsidRDefault="00000000" w:rsidRPr="00000000" w14:paraId="0000094F">
      <w:pPr>
        <w:ind w:left="720" w:firstLine="0"/>
        <w:rPr/>
      </w:pPr>
      <w:r w:rsidDel="00000000" w:rsidR="00000000" w:rsidRPr="00000000">
        <w:rPr>
          <w:rtl w:val="0"/>
        </w:rPr>
      </w:r>
    </w:p>
    <w:p w:rsidR="00000000" w:rsidDel="00000000" w:rsidP="00000000" w:rsidRDefault="00000000" w:rsidRPr="00000000" w14:paraId="00000950">
      <w:pPr>
        <w:rPr/>
      </w:pPr>
      <w:r w:rsidDel="00000000" w:rsidR="00000000" w:rsidRPr="00000000">
        <w:rPr>
          <w:rFonts w:ascii="Arial Unicode MS" w:cs="Arial Unicode MS" w:eastAsia="Arial Unicode MS" w:hAnsi="Arial Unicode MS"/>
          <w:rtl w:val="0"/>
        </w:rPr>
        <w:t xml:space="preserve">これ以降も安定して高いROASを維持しています。広告費を増やせばさらに売上を伸ばせる状況ですが、育児との両立を最優先にし、あえてこの規模で高効率な運営を実現しています。</w:t>
      </w:r>
    </w:p>
    <w:p w:rsidR="00000000" w:rsidDel="00000000" w:rsidP="00000000" w:rsidRDefault="00000000" w:rsidRPr="00000000" w14:paraId="00000951">
      <w:pPr>
        <w:pStyle w:val="Heading4"/>
        <w:rPr/>
      </w:pPr>
      <w:bookmarkStart w:colFirst="0" w:colLast="0" w:name="_h94ympvv6zf6" w:id="290"/>
      <w:bookmarkEnd w:id="290"/>
      <w:r w:rsidDel="00000000" w:rsidR="00000000" w:rsidRPr="00000000">
        <w:rPr>
          <w:rFonts w:ascii="Arial Unicode MS" w:cs="Arial Unicode MS" w:eastAsia="Arial Unicode MS" w:hAnsi="Arial Unicode MS"/>
          <w:rtl w:val="0"/>
        </w:rPr>
        <w:t xml:space="preserve">実感できた変化</w:t>
      </w:r>
    </w:p>
    <w:p w:rsidR="00000000" w:rsidDel="00000000" w:rsidP="00000000" w:rsidRDefault="00000000" w:rsidRPr="00000000" w14:paraId="00000952">
      <w:pPr>
        <w:rPr/>
      </w:pPr>
      <w:r w:rsidDel="00000000" w:rsidR="00000000" w:rsidRPr="00000000">
        <w:rPr>
          <w:rFonts w:ascii="Arial Unicode MS" w:cs="Arial Unicode MS" w:eastAsia="Arial Unicode MS" w:hAnsi="Arial Unicode MS"/>
          <w:rtl w:val="0"/>
        </w:rPr>
        <w:t xml:space="preserve">私にとっての大きなテーマである「育児と仕事の両立」が実現できました。妻が音楽家で家を空けることも多いため、私が4歳の娘の保育園の送迎や寝かしつけを担当していますが、集客を自動化・シンプル化したおかげで、子供と過ごす時間をしっかりと確保できています。</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Fonts w:ascii="Arial Unicode MS" w:cs="Arial Unicode MS" w:eastAsia="Arial Unicode MS" w:hAnsi="Arial Unicode MS"/>
          <w:rtl w:val="0"/>
        </w:rPr>
        <w:t xml:space="preserve">また、UTAGEなら私が構築した「ベスト・ファネル」をそのまま受講生にインストール（共有）してあげることができます。この機能が受講生のビジネスの成長を加速させています。受講生一人ひとりと密に連絡を取り、喜怒哀楽を共にしながら成果を出すことで、深い感謝をいただけるようになりました。「貢献することで感謝される人生」の豊かさを日々実感しています。</w:t>
      </w:r>
    </w:p>
    <w:p w:rsidR="00000000" w:rsidDel="00000000" w:rsidP="00000000" w:rsidRDefault="00000000" w:rsidRPr="00000000" w14:paraId="00000955">
      <w:pPr>
        <w:pStyle w:val="Heading4"/>
        <w:rPr/>
      </w:pPr>
      <w:bookmarkStart w:colFirst="0" w:colLast="0" w:name="_bt9clujsujj3" w:id="291"/>
      <w:bookmarkEnd w:id="291"/>
      <w:r w:rsidDel="00000000" w:rsidR="00000000" w:rsidRPr="00000000">
        <w:rPr>
          <w:rFonts w:ascii="Arial Unicode MS" w:cs="Arial Unicode MS" w:eastAsia="Arial Unicode MS" w:hAnsi="Arial Unicode MS"/>
          <w:rtl w:val="0"/>
        </w:rPr>
        <w:t xml:space="preserve">今後の事業展望</w:t>
      </w:r>
    </w:p>
    <w:p w:rsidR="00000000" w:rsidDel="00000000" w:rsidP="00000000" w:rsidRDefault="00000000" w:rsidRPr="00000000" w14:paraId="00000956">
      <w:pPr>
        <w:rPr/>
      </w:pPr>
      <w:r w:rsidDel="00000000" w:rsidR="00000000" w:rsidRPr="00000000">
        <w:rPr>
          <w:rFonts w:ascii="Arial Unicode MS" w:cs="Arial Unicode MS" w:eastAsia="Arial Unicode MS" w:hAnsi="Arial Unicode MS"/>
          <w:rtl w:val="0"/>
        </w:rPr>
        <w:t xml:space="preserve">むやみに事業を広げる気はないですし、何より受講生と話す時間が好きなので、今のスタイルは継続しつつ、受講生がより上の段階へビジネスを成長させるための講座も今後は作っていけたらと思っています。</w:t>
      </w:r>
    </w:p>
    <w:p w:rsidR="00000000" w:rsidDel="00000000" w:rsidP="00000000" w:rsidRDefault="00000000" w:rsidRPr="00000000" w14:paraId="00000957">
      <w:pPr>
        <w:pStyle w:val="Heading3"/>
        <w:rPr/>
      </w:pPr>
      <w:bookmarkStart w:colFirst="0" w:colLast="0" w:name="_1px0kvg26ydh" w:id="292"/>
      <w:bookmarkEnd w:id="292"/>
      <w:r w:rsidDel="00000000" w:rsidR="00000000" w:rsidRPr="00000000">
        <w:rPr>
          <w:rFonts w:ascii="Arial Unicode MS" w:cs="Arial Unicode MS" w:eastAsia="Arial Unicode MS" w:hAnsi="Arial Unicode MS"/>
          <w:rtl w:val="0"/>
        </w:rPr>
        <w:t xml:space="preserve">UTAGEユーザーへのメッセージ</w:t>
      </w:r>
    </w:p>
    <w:p w:rsidR="00000000" w:rsidDel="00000000" w:rsidP="00000000" w:rsidRDefault="00000000" w:rsidRPr="00000000" w14:paraId="00000958">
      <w:pPr>
        <w:rPr/>
      </w:pPr>
      <w:r w:rsidDel="00000000" w:rsidR="00000000" w:rsidRPr="00000000">
        <w:rPr>
          <w:rFonts w:ascii="Arial Unicode MS" w:cs="Arial Unicode MS" w:eastAsia="Arial Unicode MS" w:hAnsi="Arial Unicode MS"/>
          <w:rtl w:val="0"/>
        </w:rPr>
        <w:t xml:space="preserve">私の場合、今は50歳で、ここまで来るのに様々な人生経験をしてきました。起業は9割が失敗するとも言われていますが、私に関わった人に関しては、9割が成功する起業であってほしいと思っています。</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Fonts w:ascii="Arial Unicode MS" w:cs="Arial Unicode MS" w:eastAsia="Arial Unicode MS" w:hAnsi="Arial Unicode MS"/>
          <w:rtl w:val="0"/>
        </w:rPr>
        <w:t xml:space="preserve">貢献することで人から感謝されることが、どれだけ自分の人生を豊かにするか。その感覚を是非みなさんにも体感してほしいと思っています。</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Fonts w:ascii="Arial Unicode MS" w:cs="Arial Unicode MS" w:eastAsia="Arial Unicode MS" w:hAnsi="Arial Unicode MS"/>
          <w:rtl w:val="0"/>
        </w:rPr>
        <w:t xml:space="preserve">誰にでも合う手法やノウハウは無いと思いますが、集客をしっかり学ぶなら、やはり個別相談へつなげる基本的なファネルを粘り強く研究すべきだと思います。入口から出口まで、とにかく離脱の少ないファネルを目指しましょう。</w:t>
      </w:r>
    </w:p>
    <w:p w:rsidR="00000000" w:rsidDel="00000000" w:rsidP="00000000" w:rsidRDefault="00000000" w:rsidRPr="00000000" w14:paraId="0000095D">
      <w:pPr>
        <w:pStyle w:val="Heading3"/>
        <w:rPr/>
      </w:pPr>
      <w:bookmarkStart w:colFirst="0" w:colLast="0" w:name="_hr1edk7wfqyf" w:id="293"/>
      <w:bookmarkEnd w:id="293"/>
      <w:r w:rsidDel="00000000" w:rsidR="00000000" w:rsidRPr="00000000">
        <w:rPr>
          <w:rFonts w:ascii="Arial Unicode MS" w:cs="Arial Unicode MS" w:eastAsia="Arial Unicode MS" w:hAnsi="Arial Unicode MS"/>
          <w:rtl w:val="0"/>
        </w:rPr>
        <w:t xml:space="preserve">UTAGE運営者コメント</w:t>
      </w:r>
    </w:p>
    <w:p w:rsidR="00000000" w:rsidDel="00000000" w:rsidP="00000000" w:rsidRDefault="00000000" w:rsidRPr="00000000" w14:paraId="0000095E">
      <w:pPr>
        <w:rPr/>
      </w:pPr>
      <w:r w:rsidDel="00000000" w:rsidR="00000000" w:rsidRPr="00000000">
        <w:rPr>
          <w:rFonts w:ascii="Arial Unicode MS" w:cs="Arial Unicode MS" w:eastAsia="Arial Unicode MS" w:hAnsi="Arial Unicode MS"/>
          <w:rtl w:val="0"/>
        </w:rPr>
        <w:t xml:space="preserve">「貯金700万円が空になった」という衝撃的な過去から、ROAS 4,331%という驚異的な成果へのV字回復。前様の事例は、ビジネスにおける「引き算の美学」を見事に体現されています。</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Fonts w:ascii="Arial Unicode MS" w:cs="Arial Unicode MS" w:eastAsia="Arial Unicode MS" w:hAnsi="Arial Unicode MS"/>
          <w:rtl w:val="0"/>
        </w:rPr>
        <w:t xml:space="preserve">成果が出ない時ほど、私たちは不安から「新しい商品」や「新しい企画」を足し算してしまいがちです。しかし、前様はその逆を行きました。余計なものを削ぎ落とし、Meta広告から個別相談までの導線をシンプルにする。その分、残った要素の精度を極限まで高められています。</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Fonts w:ascii="Arial Unicode MS" w:cs="Arial Unicode MS" w:eastAsia="Arial Unicode MS" w:hAnsi="Arial Unicode MS"/>
          <w:rtl w:val="0"/>
        </w:rPr>
        <w:t xml:space="preserve">実際に「LP→動画コンテンツ→個別相談」というシンプルなファネル構成は導入しやすいと思いますし、LPのスマホビューを実機で検証するといった改善は、すぐにでも真似できる施策と言えるでしょう。</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Fonts w:ascii="Arial Unicode MS" w:cs="Arial Unicode MS" w:eastAsia="Arial Unicode MS" w:hAnsi="Arial Unicode MS"/>
          <w:rtl w:val="0"/>
        </w:rPr>
        <w:t xml:space="preserve">また、ご自身が磨き上げたそのファネルを、UTAGEの「ファネル共有」機能を使って受講生にそのままインストールされている点も素晴らしい活用法です。これにより、受講生の成功確率を高めつつ、ご自身の労働時間を増やさずに価値提供を行うという、理想的な環境を整えられています。もしあなたがコンサルティングやスクール事業をされているなら、ぜひファネル共有機能を活用してみてください。</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Fonts w:ascii="Arial Unicode MS" w:cs="Arial Unicode MS" w:eastAsia="Arial Unicode MS" w:hAnsi="Arial Unicode MS"/>
          <w:rtl w:val="0"/>
        </w:rPr>
        <w:t xml:space="preserve">「家庭と仕事を両立したい」「少ない労力で最大の成果を出したい」と願うすべての方にとって、前様の「シンプルファネル」はロールモデルになるはずです。</w:t>
      </w:r>
    </w:p>
    <w:p w:rsidR="00000000" w:rsidDel="00000000" w:rsidP="00000000" w:rsidRDefault="00000000" w:rsidRPr="00000000" w14:paraId="00000967">
      <w:pPr>
        <w:pStyle w:val="Heading4"/>
        <w:rPr/>
      </w:pPr>
      <w:bookmarkStart w:colFirst="0" w:colLast="0" w:name="_f31sjf23oqqg" w:id="294"/>
      <w:bookmarkEnd w:id="294"/>
      <w:r w:rsidDel="00000000" w:rsidR="00000000" w:rsidRPr="00000000">
        <w:rPr>
          <w:rFonts w:ascii="Arial Unicode MS" w:cs="Arial Unicode MS" w:eastAsia="Arial Unicode MS" w:hAnsi="Arial Unicode MS"/>
          <w:rtl w:val="0"/>
        </w:rPr>
        <w:t xml:space="preserve">明日からできる3つのアクション</w:t>
      </w:r>
    </w:p>
    <w:p w:rsidR="00000000" w:rsidDel="00000000" w:rsidP="00000000" w:rsidRDefault="00000000" w:rsidRPr="00000000" w14:paraId="00000968">
      <w:pPr>
        <w:rPr/>
      </w:pPr>
      <w:r w:rsidDel="00000000" w:rsidR="00000000" w:rsidRPr="00000000">
        <w:rPr>
          <w:rFonts w:ascii="Arial Unicode MS" w:cs="Arial Unicode MS" w:eastAsia="Arial Unicode MS" w:hAnsi="Arial Unicode MS"/>
          <w:rtl w:val="0"/>
        </w:rPr>
        <w:t xml:space="preserve">以下の3つの中から、今のあなたにできそうなものを1つ選んで実践してみてください。</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numPr>
          <w:ilvl w:val="0"/>
          <w:numId w:val="111"/>
        </w:numPr>
        <w:ind w:left="720" w:hanging="360"/>
        <w:rPr>
          <w:u w:val="none"/>
        </w:rPr>
      </w:pPr>
      <w:r w:rsidDel="00000000" w:rsidR="00000000" w:rsidRPr="00000000">
        <w:rPr>
          <w:rFonts w:ascii="Arial Unicode MS" w:cs="Arial Unicode MS" w:eastAsia="Arial Unicode MS" w:hAnsi="Arial Unicode MS"/>
          <w:b w:val="1"/>
          <w:bCs w:val="1"/>
          <w:rtl w:val="0"/>
        </w:rPr>
        <w:t xml:space="preserve">【実機で確認】スマホでLPをチェック</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PCのプレビュー画面だけでなく、必ず自分のスマートフォンでLPを開いてみる。「改行がおかしくないか」「文字は小さくないか」といったことをユーザー目線でチェックする。</w:t>
      </w:r>
    </w:p>
    <w:p w:rsidR="00000000" w:rsidDel="00000000" w:rsidP="00000000" w:rsidRDefault="00000000" w:rsidRPr="00000000" w14:paraId="0000096B">
      <w:pPr>
        <w:ind w:left="720" w:firstLine="0"/>
        <w:rPr/>
      </w:pPr>
      <w:r w:rsidDel="00000000" w:rsidR="00000000" w:rsidRPr="00000000">
        <w:rPr>
          <w:rtl w:val="0"/>
        </w:rPr>
      </w:r>
    </w:p>
    <w:p w:rsidR="00000000" w:rsidDel="00000000" w:rsidP="00000000" w:rsidRDefault="00000000" w:rsidRPr="00000000" w14:paraId="0000096C">
      <w:pPr>
        <w:numPr>
          <w:ilvl w:val="0"/>
          <w:numId w:val="111"/>
        </w:numPr>
        <w:ind w:left="720" w:hanging="360"/>
        <w:rPr>
          <w:u w:val="none"/>
        </w:rPr>
      </w:pPr>
      <w:r w:rsidDel="00000000" w:rsidR="00000000" w:rsidRPr="00000000">
        <w:rPr>
          <w:rFonts w:ascii="Arial Unicode MS" w:cs="Arial Unicode MS" w:eastAsia="Arial Unicode MS" w:hAnsi="Arial Unicode MS"/>
          <w:b w:val="1"/>
          <w:bCs w:val="1"/>
          <w:rtl w:val="0"/>
        </w:rPr>
        <w:t xml:space="preserve">【文章の推敲】「機能」ではなく「ベネフィット」を語る</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LPやセールスページを読み返し、商品の「機能・特徴」よりも「ベネフィット（顧客が得られる未来）」をより多く表現できているか見直してみる。</w:t>
      </w:r>
    </w:p>
    <w:p w:rsidR="00000000" w:rsidDel="00000000" w:rsidP="00000000" w:rsidRDefault="00000000" w:rsidRPr="00000000" w14:paraId="0000096D">
      <w:pPr>
        <w:ind w:left="720" w:firstLine="0"/>
        <w:rPr/>
      </w:pPr>
      <w:r w:rsidDel="00000000" w:rsidR="00000000" w:rsidRPr="00000000">
        <w:rPr>
          <w:rtl w:val="0"/>
        </w:rPr>
      </w:r>
    </w:p>
    <w:p w:rsidR="00000000" w:rsidDel="00000000" w:rsidP="00000000" w:rsidRDefault="00000000" w:rsidRPr="00000000" w14:paraId="0000096E">
      <w:pPr>
        <w:numPr>
          <w:ilvl w:val="0"/>
          <w:numId w:val="111"/>
        </w:numPr>
        <w:ind w:left="720" w:hanging="360"/>
        <w:rPr>
          <w:u w:val="none"/>
        </w:rPr>
      </w:pPr>
      <w:r w:rsidDel="00000000" w:rsidR="00000000" w:rsidRPr="00000000">
        <w:rPr>
          <w:rFonts w:ascii="Arial Unicode MS" w:cs="Arial Unicode MS" w:eastAsia="Arial Unicode MS" w:hAnsi="Arial Unicode MS"/>
          <w:b w:val="1"/>
          <w:bCs w:val="1"/>
          <w:rtl w:val="0"/>
        </w:rPr>
        <w:t xml:space="preserve">【ファネルの作成】かんたん個別相談ファネルの活用</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まだファネルがない方は、UTAGEの「ファネル機能」から『かんたん個別相談ファネル』のテンプレートを追加する。「SNS→LINE登録→動画→個別相談」という最短ルートの仕組みを構築してみる。</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971">
      <w:pPr>
        <w:pStyle w:val="Heading1"/>
        <w:rPr/>
      </w:pPr>
      <w:bookmarkStart w:colFirst="0" w:colLast="0" w:name="_xp1uaresbmqq" w:id="295"/>
      <w:bookmarkEnd w:id="295"/>
      <w:r w:rsidDel="00000000" w:rsidR="00000000" w:rsidRPr="00000000">
        <w:rPr>
          <w:rFonts w:ascii="Arial Unicode MS" w:cs="Arial Unicode MS" w:eastAsia="Arial Unicode MS" w:hAnsi="Arial Unicode MS"/>
          <w:rtl w:val="0"/>
        </w:rPr>
        <w:t xml:space="preserve">アポロン陽子 様</w:t>
      </w:r>
    </w:p>
    <w:p w:rsidR="00000000" w:rsidDel="00000000" w:rsidP="00000000" w:rsidRDefault="00000000" w:rsidRPr="00000000" w14:paraId="00000972">
      <w:pPr>
        <w:rPr/>
      </w:pPr>
      <w:r w:rsidDel="00000000" w:rsidR="00000000" w:rsidRPr="00000000">
        <w:rPr>
          <w:rFonts w:ascii="Arial Unicode MS" w:cs="Arial Unicode MS" w:eastAsia="Arial Unicode MS" w:hAnsi="Arial Unicode MS"/>
          <w:rtl w:val="0"/>
        </w:rPr>
        <w:t xml:space="preserve">（Apollo Academy 代表 / オンラインビジネスコンサルタント）</w:t>
      </w:r>
    </w:p>
    <w:p w:rsidR="00000000" w:rsidDel="00000000" w:rsidP="00000000" w:rsidRDefault="00000000" w:rsidRPr="00000000" w14:paraId="00000973">
      <w:pPr>
        <w:pStyle w:val="Heading2"/>
        <w:rPr/>
      </w:pPr>
      <w:bookmarkStart w:colFirst="0" w:colLast="0" w:name="_rsj54ya8si23" w:id="296"/>
      <w:bookmarkEnd w:id="296"/>
      <w:r w:rsidDel="00000000" w:rsidR="00000000" w:rsidRPr="00000000">
        <w:rPr>
          <w:rFonts w:ascii="Arial Unicode MS" w:cs="Arial Unicode MS" w:eastAsia="Arial Unicode MS" w:hAnsi="Arial Unicode MS"/>
          <w:rtl w:val="0"/>
        </w:rPr>
        <w:t xml:space="preserve">4つのツールを1つにまとめ、月60時間を削減！</w:t>
        <w:br w:type="textWrapping"/>
        <w:t xml:space="preserve">「自動化とは、温かさの再現である」 </w:t>
        <w:br w:type="textWrapping"/>
        <w:t xml:space="preserve">AI×UTAGEで実現した「心が通う」仕組み化術</w:t>
      </w:r>
    </w:p>
    <w:p w:rsidR="00000000" w:rsidDel="00000000" w:rsidP="00000000" w:rsidRDefault="00000000" w:rsidRPr="00000000" w14:paraId="00000974">
      <w:pPr>
        <w:numPr>
          <w:ilvl w:val="0"/>
          <w:numId w:val="46"/>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最高月商：530万円</w:t>
      </w:r>
    </w:p>
    <w:p w:rsidR="00000000" w:rsidDel="00000000" w:rsidP="00000000" w:rsidRDefault="00000000" w:rsidRPr="00000000" w14:paraId="00000975">
      <w:pPr>
        <w:numPr>
          <w:ilvl w:val="0"/>
          <w:numId w:val="46"/>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運営工数：月60時間以上削減</w:t>
      </w:r>
    </w:p>
    <w:p w:rsidR="00000000" w:rsidDel="00000000" w:rsidP="00000000" w:rsidRDefault="00000000" w:rsidRPr="00000000" w14:paraId="00000976">
      <w:pPr>
        <w:numPr>
          <w:ilvl w:val="0"/>
          <w:numId w:val="46"/>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ステップ配信開封率：平均48%</w:t>
      </w:r>
    </w:p>
    <w:p w:rsidR="00000000" w:rsidDel="00000000" w:rsidP="00000000" w:rsidRDefault="00000000" w:rsidRPr="00000000" w14:paraId="00000977">
      <w:pPr>
        <w:numPr>
          <w:ilvl w:val="0"/>
          <w:numId w:val="46"/>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高単価案件受注：約400万円</w:t>
      </w:r>
    </w:p>
    <w:p w:rsidR="00000000" w:rsidDel="00000000" w:rsidP="00000000" w:rsidRDefault="00000000" w:rsidRPr="00000000" w14:paraId="00000978">
      <w:pPr>
        <w:pStyle w:val="Heading3"/>
        <w:rPr/>
      </w:pPr>
      <w:bookmarkStart w:colFirst="0" w:colLast="0" w:name="_8q17ndvk8f3l" w:id="297"/>
      <w:bookmarkEnd w:id="297"/>
      <w:r w:rsidDel="00000000" w:rsidR="00000000" w:rsidRPr="00000000">
        <w:rPr>
          <w:rFonts w:ascii="Arial Unicode MS" w:cs="Arial Unicode MS" w:eastAsia="Arial Unicode MS" w:hAnsi="Arial Unicode MS"/>
          <w:rtl w:val="0"/>
        </w:rPr>
        <w:t xml:space="preserve">この事例のポイント</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b w:val="1"/>
          <w:bCs w:val="1"/>
        </w:rPr>
      </w:pPr>
      <w:r w:rsidDel="00000000" w:rsidR="00000000" w:rsidRPr="00000000">
        <w:rPr>
          <w:rFonts w:ascii="Arial Unicode MS" w:cs="Arial Unicode MS" w:eastAsia="Arial Unicode MS" w:hAnsi="Arial Unicode MS"/>
          <w:b w:val="1"/>
          <w:bCs w:val="1"/>
          <w:rtl w:val="0"/>
        </w:rPr>
        <w:t xml:space="preserve">「ツール管理の疲弊」から脱却し、自動化と「温かい顧客対応」を両立</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Fonts w:ascii="Arial Unicode MS" w:cs="Arial Unicode MS" w:eastAsia="Arial Unicode MS" w:hAnsi="Arial Unicode MS"/>
          <w:rtl w:val="0"/>
        </w:rPr>
        <w:t xml:space="preserve">メール・LINE・決済・会員サイトという4つの外部ツールをUTAGE1つに統合することで、月60時間もの作業工数を削減し、最高月商530万円を達成した、アポロン陽子様の事例をご紹介します。</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Fonts w:ascii="Arial Unicode MS" w:cs="Arial Unicode MS" w:eastAsia="Arial Unicode MS" w:hAnsi="Arial Unicode MS"/>
          <w:rtl w:val="0"/>
        </w:rPr>
        <w:t xml:space="preserve">特筆すべきは、UTAGEを単なる集客ツールとしてだけでなく、AIを活用した温かいステップ配信や、「社内スタッフ教育用のポータルサイト」としても活用し、組織全体の生産性を向上させる「社内DX」まで実現している点です。</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Fonts w:ascii="Arial Unicode MS" w:cs="Arial Unicode MS" w:eastAsia="Arial Unicode MS" w:hAnsi="Arial Unicode MS"/>
          <w:rtl w:val="0"/>
        </w:rPr>
        <w:t xml:space="preserve">「複数ツールの管理に疲弊している」「自動化と顧客への温かい対応を両立させたい」という方に、解決のヒントとなる内容です。</w:t>
      </w:r>
    </w:p>
    <w:p w:rsidR="00000000" w:rsidDel="00000000" w:rsidP="00000000" w:rsidRDefault="00000000" w:rsidRPr="00000000" w14:paraId="00000981">
      <w:pPr>
        <w:pStyle w:val="Heading3"/>
        <w:rPr/>
      </w:pPr>
      <w:bookmarkStart w:colFirst="0" w:colLast="0" w:name="_e0lrtr40xqjo" w:id="298"/>
      <w:bookmarkEnd w:id="298"/>
      <w:r w:rsidDel="00000000" w:rsidR="00000000" w:rsidRPr="00000000">
        <w:rPr>
          <w:rFonts w:ascii="Arial Unicode MS" w:cs="Arial Unicode MS" w:eastAsia="Arial Unicode MS" w:hAnsi="Arial Unicode MS"/>
          <w:rtl w:val="0"/>
        </w:rPr>
        <w:t xml:space="preserve">事業概要</w:t>
      </w:r>
    </w:p>
    <w:p w:rsidR="00000000" w:rsidDel="00000000" w:rsidP="00000000" w:rsidRDefault="00000000" w:rsidRPr="00000000" w14:paraId="00000982">
      <w:pPr>
        <w:rPr/>
      </w:pPr>
      <w:r w:rsidDel="00000000" w:rsidR="00000000" w:rsidRPr="00000000">
        <w:rPr>
          <w:rFonts w:ascii="Arial Unicode MS" w:cs="Arial Unicode MS" w:eastAsia="Arial Unicode MS" w:hAnsi="Arial Unicode MS"/>
          <w:rtl w:val="0"/>
        </w:rPr>
        <w:t xml:space="preserve">書籍『オンライン集客の教科書』の著者。オンライン集客の仕組み化・自動化支援、UTAGE構築コンサルティングに加え、「潜在意識×AI講座」の運営事業を展開する。主な顧客層は、50代のコーチ・コンサル・セラピストを中心とした「好きな仕事をオンラインで継続的に届けたい」個人事業主。セミナー集客から申込・受講・フォローまでを自動化するUTAGEフル導線を構築し、顧客一人ひとりが「手放しても売れ続ける仕組み」を持つことを支援している。</w:t>
      </w:r>
    </w:p>
    <w:p w:rsidR="00000000" w:rsidDel="00000000" w:rsidP="00000000" w:rsidRDefault="00000000" w:rsidRPr="00000000" w14:paraId="00000983">
      <w:pPr>
        <w:pStyle w:val="Heading3"/>
        <w:rPr/>
      </w:pPr>
      <w:bookmarkStart w:colFirst="0" w:colLast="0" w:name="_gahp8hr9xsnu" w:id="299"/>
      <w:bookmarkEnd w:id="299"/>
      <w:r w:rsidDel="00000000" w:rsidR="00000000" w:rsidRPr="00000000">
        <w:rPr>
          <w:rFonts w:ascii="Arial Unicode MS" w:cs="Arial Unicode MS" w:eastAsia="Arial Unicode MS" w:hAnsi="Arial Unicode MS"/>
          <w:rtl w:val="0"/>
        </w:rPr>
        <w:t xml:space="preserve">導入前のビジネス課題</w:t>
      </w:r>
    </w:p>
    <w:p w:rsidR="00000000" w:rsidDel="00000000" w:rsidP="00000000" w:rsidRDefault="00000000" w:rsidRPr="00000000" w14:paraId="00000984">
      <w:pPr>
        <w:rPr/>
      </w:pPr>
      <w:r w:rsidDel="00000000" w:rsidR="00000000" w:rsidRPr="00000000">
        <w:rPr>
          <w:rFonts w:ascii="Arial Unicode MS" w:cs="Arial Unicode MS" w:eastAsia="Arial Unicode MS" w:hAnsi="Arial Unicode MS"/>
          <w:rtl w:val="0"/>
        </w:rPr>
        <w:t xml:space="preserve">UTAGE導入前は、複数のツールを併用していたため、「セミナー申込 → ステップメール配信 → 会員サイト案内 → 決済・フォローアップ」までを人力でつなぐ必要がありました。</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Fonts w:ascii="Arial Unicode MS" w:cs="Arial Unicode MS" w:eastAsia="Arial Unicode MS" w:hAnsi="Arial Unicode MS"/>
          <w:rtl w:val="0"/>
        </w:rPr>
        <w:t xml:space="preserve">メルマガはマイスピー、LINEはサルわか、決済はStripe、会員サイトはいろはボードと、それぞれが独立していたため、データ連携に手間がかかり、一人の見込み客に対して「登録漏れ」「二重配信」「手動タグ付け」などが頻発していました。</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Fonts w:ascii="Arial Unicode MS" w:cs="Arial Unicode MS" w:eastAsia="Arial Unicode MS" w:hAnsi="Arial Unicode MS"/>
          <w:rtl w:val="0"/>
        </w:rPr>
        <w:t xml:space="preserve">また、セミナー後のフォローや本講座への案内も手作業中心で、ビジネス全体が「自分が稼働し続けなければ回らない」状態にありました。売上が安定せず、精神的にも「仕組みを信頼して任せられない」ことが最大の課題だったのです。</w:t>
      </w:r>
    </w:p>
    <w:p w:rsidR="00000000" w:rsidDel="00000000" w:rsidP="00000000" w:rsidRDefault="00000000" w:rsidRPr="00000000" w14:paraId="00000989">
      <w:pPr>
        <w:pStyle w:val="Heading3"/>
        <w:rPr/>
      </w:pPr>
      <w:bookmarkStart w:colFirst="0" w:colLast="0" w:name="_h7tphh8i2atv" w:id="300"/>
      <w:bookmarkEnd w:id="300"/>
      <w:r w:rsidDel="00000000" w:rsidR="00000000" w:rsidRPr="00000000">
        <w:rPr>
          <w:rFonts w:ascii="Arial Unicode MS" w:cs="Arial Unicode MS" w:eastAsia="Arial Unicode MS" w:hAnsi="Arial Unicode MS"/>
          <w:rtl w:val="0"/>
        </w:rPr>
        <w:t xml:space="preserve">課題解決のUTAGE活用法</w:t>
      </w:r>
    </w:p>
    <w:p w:rsidR="00000000" w:rsidDel="00000000" w:rsidP="00000000" w:rsidRDefault="00000000" w:rsidRPr="00000000" w14:paraId="0000098A">
      <w:pPr>
        <w:rPr/>
      </w:pPr>
      <w:r w:rsidDel="00000000" w:rsidR="00000000" w:rsidRPr="00000000">
        <w:rPr>
          <w:rFonts w:ascii="Arial Unicode MS" w:cs="Arial Unicode MS" w:eastAsia="Arial Unicode MS" w:hAnsi="Arial Unicode MS"/>
          <w:rtl w:val="0"/>
        </w:rPr>
        <w:t xml:space="preserve">まずは、バラバラだったすべての導線を「顧客体験の流れ」として一元化することから始めました。</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Fonts w:ascii="Arial Unicode MS" w:cs="Arial Unicode MS" w:eastAsia="Arial Unicode MS" w:hAnsi="Arial Unicode MS"/>
          <w:rtl w:val="0"/>
        </w:rPr>
        <w:t xml:space="preserve">具体的には、Meta広告からの流入をUTAGEフォームに統合し、登録日を起点とした日数指定のステップ配信を設計。「教育・ストーリーテリング・問いかけ・CTA（行動導線）」を緻密に組み込んでいます。 配信のリズムを固定し、LINEとメールを同時に活用する「二重ステップ構成」を構築しました。</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Fonts w:ascii="Arial Unicode MS" w:cs="Arial Unicode MS" w:eastAsia="Arial Unicode MS" w:hAnsi="Arial Unicode MS"/>
          <w:rtl w:val="0"/>
        </w:rPr>
        <w:t xml:space="preserve">また、参加者がどのイベント・講座に登録したかをラベルで完全管理し、シナリオ終了後は自動的に「メインメルマガ」へ遷移させる仕組みにしています。</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Fonts w:ascii="Arial Unicode MS" w:cs="Arial Unicode MS" w:eastAsia="Arial Unicode MS" w:hAnsi="Arial Unicode MS"/>
          <w:rtl w:val="0"/>
        </w:rPr>
        <w:t xml:space="preserve">これにより、フロントエンド商品からミドルエンド商品、そしてバックエンドの高額商品に至るまでの導線をUTAGE上で連動させ、完全な「教育ラインの自動化」を実現しました。</w:t>
      </w:r>
    </w:p>
    <w:p w:rsidR="00000000" w:rsidDel="00000000" w:rsidP="00000000" w:rsidRDefault="00000000" w:rsidRPr="00000000" w14:paraId="00000991">
      <w:pPr>
        <w:pStyle w:val="Heading4"/>
        <w:rPr/>
      </w:pPr>
      <w:bookmarkStart w:colFirst="0" w:colLast="0" w:name="_s2cfg6i2yuh" w:id="301"/>
      <w:bookmarkEnd w:id="301"/>
      <w:r w:rsidDel="00000000" w:rsidR="00000000" w:rsidRPr="00000000">
        <w:rPr>
          <w:rFonts w:ascii="Arial Unicode MS" w:cs="Arial Unicode MS" w:eastAsia="Arial Unicode MS" w:hAnsi="Arial Unicode MS"/>
          <w:rtl w:val="0"/>
        </w:rPr>
        <w:t xml:space="preserve">成果につながったファネル全体像</w:t>
      </w:r>
    </w:p>
    <w:p w:rsidR="00000000" w:rsidDel="00000000" w:rsidP="00000000" w:rsidRDefault="00000000" w:rsidRPr="00000000" w14:paraId="00000992">
      <w:pPr>
        <w:rPr/>
      </w:pPr>
      <w:r w:rsidDel="00000000" w:rsidR="00000000" w:rsidRPr="00000000">
        <w:rPr>
          <w:rFonts w:ascii="Arial Unicode MS" w:cs="Arial Unicode MS" w:eastAsia="Arial Unicode MS" w:hAnsi="Arial Unicode MS"/>
          <w:rtl w:val="0"/>
        </w:rPr>
        <w:t xml:space="preserve">①Meta広告・SNS投稿・口コミ・紹介</w:t>
      </w:r>
    </w:p>
    <w:p w:rsidR="00000000" w:rsidDel="00000000" w:rsidP="00000000" w:rsidRDefault="00000000" w:rsidRPr="00000000" w14:paraId="0000099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94">
      <w:pPr>
        <w:rPr/>
      </w:pPr>
      <w:r w:rsidDel="00000000" w:rsidR="00000000" w:rsidRPr="00000000">
        <w:rPr>
          <w:rFonts w:ascii="Arial Unicode MS" w:cs="Arial Unicode MS" w:eastAsia="Arial Unicode MS" w:hAnsi="Arial Unicode MS"/>
          <w:rtl w:val="0"/>
        </w:rPr>
        <w:t xml:space="preserve">②LP：フロントエンド商品オファー（ワークショップ）</w:t>
      </w:r>
    </w:p>
    <w:p w:rsidR="00000000" w:rsidDel="00000000" w:rsidP="00000000" w:rsidRDefault="00000000" w:rsidRPr="00000000" w14:paraId="0000099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96">
      <w:pPr>
        <w:rPr/>
      </w:pPr>
      <w:r w:rsidDel="00000000" w:rsidR="00000000" w:rsidRPr="00000000">
        <w:rPr>
          <w:rFonts w:ascii="Arial Unicode MS" w:cs="Arial Unicode MS" w:eastAsia="Arial Unicode MS" w:hAnsi="Arial Unicode MS"/>
          <w:rtl w:val="0"/>
        </w:rPr>
        <w:t xml:space="preserve">③サンクスページ：LINE登録案内</w:t>
      </w:r>
    </w:p>
    <w:p w:rsidR="00000000" w:rsidDel="00000000" w:rsidP="00000000" w:rsidRDefault="00000000" w:rsidRPr="00000000" w14:paraId="0000099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98">
      <w:pPr>
        <w:rPr/>
      </w:pPr>
      <w:r w:rsidDel="00000000" w:rsidR="00000000" w:rsidRPr="00000000">
        <w:rPr>
          <w:rFonts w:ascii="Arial Unicode MS" w:cs="Arial Unicode MS" w:eastAsia="Arial Unicode MS" w:hAnsi="Arial Unicode MS"/>
          <w:rtl w:val="0"/>
        </w:rPr>
        <w:t xml:space="preserve">④リマインダ配信（メール・LINE）</w:t>
      </w:r>
    </w:p>
    <w:p w:rsidR="00000000" w:rsidDel="00000000" w:rsidP="00000000" w:rsidRDefault="00000000" w:rsidRPr="00000000" w14:paraId="0000099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9A">
      <w:pPr>
        <w:rPr/>
      </w:pPr>
      <w:r w:rsidDel="00000000" w:rsidR="00000000" w:rsidRPr="00000000">
        <w:rPr>
          <w:rFonts w:ascii="Arial Unicode MS" w:cs="Arial Unicode MS" w:eastAsia="Arial Unicode MS" w:hAnsi="Arial Unicode MS"/>
          <w:rtl w:val="0"/>
        </w:rPr>
        <w:t xml:space="preserve">⑤ワークショップ開催</w:t>
      </w:r>
    </w:p>
    <w:p w:rsidR="00000000" w:rsidDel="00000000" w:rsidP="00000000" w:rsidRDefault="00000000" w:rsidRPr="00000000" w14:paraId="0000099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9C">
      <w:pPr>
        <w:rPr/>
      </w:pPr>
      <w:r w:rsidDel="00000000" w:rsidR="00000000" w:rsidRPr="00000000">
        <w:rPr>
          <w:rFonts w:ascii="Arial Unicode MS" w:cs="Arial Unicode MS" w:eastAsia="Arial Unicode MS" w:hAnsi="Arial Unicode MS"/>
          <w:rtl w:val="0"/>
        </w:rPr>
        <w:t xml:space="preserve">⑥メルマガ配信</w:t>
      </w:r>
    </w:p>
    <w:p w:rsidR="00000000" w:rsidDel="00000000" w:rsidP="00000000" w:rsidRDefault="00000000" w:rsidRPr="00000000" w14:paraId="0000099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9E">
      <w:pPr>
        <w:rPr/>
      </w:pPr>
      <w:r w:rsidDel="00000000" w:rsidR="00000000" w:rsidRPr="00000000">
        <w:rPr>
          <w:rFonts w:ascii="Arial Unicode MS" w:cs="Arial Unicode MS" w:eastAsia="Arial Unicode MS" w:hAnsi="Arial Unicode MS"/>
          <w:rtl w:val="0"/>
        </w:rPr>
        <w:t xml:space="preserve">⑦ミドルエンド商品オファー（月額コース・1Dayセミナー）</w:t>
      </w:r>
    </w:p>
    <w:p w:rsidR="00000000" w:rsidDel="00000000" w:rsidP="00000000" w:rsidRDefault="00000000" w:rsidRPr="00000000" w14:paraId="0000099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A0">
      <w:pPr>
        <w:rPr/>
      </w:pPr>
      <w:r w:rsidDel="00000000" w:rsidR="00000000" w:rsidRPr="00000000">
        <w:rPr>
          <w:rFonts w:ascii="Arial Unicode MS" w:cs="Arial Unicode MS" w:eastAsia="Arial Unicode MS" w:hAnsi="Arial Unicode MS"/>
          <w:rtl w:val="0"/>
        </w:rPr>
        <w:t xml:space="preserve">⑧バックエンド商品オファー（コンサルティング・コーチング）</w:t>
      </w:r>
    </w:p>
    <w:p w:rsidR="00000000" w:rsidDel="00000000" w:rsidP="00000000" w:rsidRDefault="00000000" w:rsidRPr="00000000" w14:paraId="000009A1">
      <w:pPr>
        <w:pStyle w:val="Heading4"/>
        <w:rPr/>
      </w:pPr>
      <w:bookmarkStart w:colFirst="0" w:colLast="0" w:name="_ot1y6kyh30q9" w:id="302"/>
      <w:bookmarkEnd w:id="302"/>
      <w:r w:rsidDel="00000000" w:rsidR="00000000" w:rsidRPr="00000000">
        <w:rPr>
          <w:rFonts w:ascii="Arial Unicode MS" w:cs="Arial Unicode MS" w:eastAsia="Arial Unicode MS" w:hAnsi="Arial Unicode MS"/>
          <w:rtl w:val="0"/>
        </w:rPr>
        <w:t xml:space="preserve">活用した機能と具体的な施策内容</w:t>
      </w:r>
    </w:p>
    <w:p w:rsidR="00000000" w:rsidDel="00000000" w:rsidP="00000000" w:rsidRDefault="00000000" w:rsidRPr="00000000" w14:paraId="000009A2">
      <w:pPr>
        <w:rPr>
          <w:b w:val="1"/>
          <w:bCs w:val="1"/>
        </w:rPr>
      </w:pPr>
      <w:r w:rsidDel="00000000" w:rsidR="00000000" w:rsidRPr="00000000">
        <w:rPr>
          <w:rFonts w:ascii="Arial Unicode MS" w:cs="Arial Unicode MS" w:eastAsia="Arial Unicode MS" w:hAnsi="Arial Unicode MS"/>
          <w:b w:val="1"/>
          <w:bCs w:val="1"/>
          <w:rtl w:val="0"/>
        </w:rPr>
        <w:t xml:space="preserve">【ステップ配信機能】朝夜の「二重ステップ構成」</w:t>
      </w:r>
    </w:p>
    <w:p w:rsidR="00000000" w:rsidDel="00000000" w:rsidP="00000000" w:rsidRDefault="00000000" w:rsidRPr="00000000" w14:paraId="000009A3">
      <w:pPr>
        <w:rPr/>
      </w:pPr>
      <w:r w:rsidDel="00000000" w:rsidR="00000000" w:rsidRPr="00000000">
        <w:rPr>
          <w:rFonts w:ascii="Arial Unicode MS" w:cs="Arial Unicode MS" w:eastAsia="Arial Unicode MS" w:hAnsi="Arial Unicode MS"/>
          <w:rtl w:val="0"/>
        </w:rPr>
        <w:t xml:space="preserve">配信のリズムを「朝8:03の教育」と「夜19:00のプロモーション」に明確に分け、LINEとメールを同時に配信することで、売り込み色を出さずに接触回数を最大化しました。</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b w:val="1"/>
          <w:bCs w:val="1"/>
        </w:rPr>
      </w:pPr>
      <w:r w:rsidDel="00000000" w:rsidR="00000000" w:rsidRPr="00000000">
        <w:rPr>
          <w:rFonts w:ascii="Arial Unicode MS" w:cs="Arial Unicode MS" w:eastAsia="Arial Unicode MS" w:hAnsi="Arial Unicode MS"/>
          <w:b w:val="1"/>
          <w:bCs w:val="1"/>
          <w:rtl w:val="0"/>
        </w:rPr>
        <w:t xml:space="preserve">【シナリオアクション機能】シナリオ遷移・ラベル付与</w:t>
      </w:r>
    </w:p>
    <w:p w:rsidR="00000000" w:rsidDel="00000000" w:rsidP="00000000" w:rsidRDefault="00000000" w:rsidRPr="00000000" w14:paraId="000009A6">
      <w:pPr>
        <w:rPr/>
      </w:pPr>
      <w:r w:rsidDel="00000000" w:rsidR="00000000" w:rsidRPr="00000000">
        <w:rPr>
          <w:rFonts w:ascii="Arial Unicode MS" w:cs="Arial Unicode MS" w:eastAsia="Arial Unicode MS" w:hAnsi="Arial Unicode MS"/>
          <w:rtl w:val="0"/>
        </w:rPr>
        <w:t xml:space="preserve">イベントやステップ配信終了後のタイミングでアクションを設定し、シナリオを停止させたり、メインメルマガへ自動遷移させたりしています。また「イベント参加後アクションなし」などのラベルも付与し、顧客の状態を管理しています。</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b w:val="1"/>
          <w:bCs w:val="1"/>
        </w:rPr>
      </w:pPr>
      <w:r w:rsidDel="00000000" w:rsidR="00000000" w:rsidRPr="00000000">
        <w:rPr>
          <w:rFonts w:ascii="Arial Unicode MS" w:cs="Arial Unicode MS" w:eastAsia="Arial Unicode MS" w:hAnsi="Arial Unicode MS"/>
          <w:b w:val="1"/>
          <w:bCs w:val="1"/>
          <w:rtl w:val="0"/>
        </w:rPr>
        <w:t xml:space="preserve">【会員サイト機能】社内ポータルの構築</w:t>
      </w:r>
    </w:p>
    <w:p w:rsidR="00000000" w:rsidDel="00000000" w:rsidP="00000000" w:rsidRDefault="00000000" w:rsidRPr="00000000" w14:paraId="000009A9">
      <w:pPr>
        <w:rPr/>
      </w:pPr>
      <w:r w:rsidDel="00000000" w:rsidR="00000000" w:rsidRPr="00000000">
        <w:rPr>
          <w:rFonts w:ascii="Arial Unicode MS" w:cs="Arial Unicode MS" w:eastAsia="Arial Unicode MS" w:hAnsi="Arial Unicode MS"/>
          <w:rtl w:val="0"/>
        </w:rPr>
        <w:t xml:space="preserve">会社全体の事務業務をチームで効率的に回すため、UTAGEの会員サイト機能を「社内ポータル」として再設計しました。「事務チーム用コース」を新設し、MTGの記録・情報共有・マニュアルを一元化しています。</w:t>
      </w:r>
    </w:p>
    <w:p w:rsidR="00000000" w:rsidDel="00000000" w:rsidP="00000000" w:rsidRDefault="00000000" w:rsidRPr="00000000" w14:paraId="000009AA">
      <w:pPr>
        <w:pStyle w:val="Heading4"/>
        <w:rPr/>
      </w:pPr>
      <w:bookmarkStart w:colFirst="0" w:colLast="0" w:name="_rgx6zqq6xp7w" w:id="303"/>
      <w:bookmarkEnd w:id="303"/>
      <w:r w:rsidDel="00000000" w:rsidR="00000000" w:rsidRPr="00000000">
        <w:rPr>
          <w:rFonts w:ascii="Arial Unicode MS" w:cs="Arial Unicode MS" w:eastAsia="Arial Unicode MS" w:hAnsi="Arial Unicode MS"/>
          <w:rtl w:val="0"/>
        </w:rPr>
        <w:t xml:space="preserve">施策の背景にある戦略・意図</w:t>
      </w:r>
    </w:p>
    <w:p w:rsidR="00000000" w:rsidDel="00000000" w:rsidP="00000000" w:rsidRDefault="00000000" w:rsidRPr="00000000" w14:paraId="000009AB">
      <w:pPr>
        <w:rPr/>
      </w:pPr>
      <w:r w:rsidDel="00000000" w:rsidR="00000000" w:rsidRPr="00000000">
        <w:rPr>
          <w:rFonts w:ascii="Arial Unicode MS" w:cs="Arial Unicode MS" w:eastAsia="Arial Unicode MS" w:hAnsi="Arial Unicode MS"/>
          <w:rtl w:val="0"/>
        </w:rPr>
        <w:t xml:space="preserve">お客様の行動は「信頼→共感→行動」という心理の流れで進むため、このプロセスを一気通貫で設計できるUTAGEが最適だと考えました。セミナー後の温度感が高いうちに、次の学びや商品に自然に進めるよう、ステップ配信とアクション機能で導線を自動化しています。</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Fonts w:ascii="Arial Unicode MS" w:cs="Arial Unicode MS" w:eastAsia="Arial Unicode MS" w:hAnsi="Arial Unicode MS"/>
          <w:rtl w:val="0"/>
        </w:rPr>
        <w:t xml:space="preserve">人が都度フォローするのではなく、「仕組みが関係性を育てる」環境を作ることで、売り込まずに売れる流れを実現できると考えたのです。</w:t>
      </w:r>
    </w:p>
    <w:p w:rsidR="00000000" w:rsidDel="00000000" w:rsidP="00000000" w:rsidRDefault="00000000" w:rsidRPr="00000000" w14:paraId="000009AE">
      <w:pPr>
        <w:pStyle w:val="Heading4"/>
        <w:rPr/>
      </w:pPr>
      <w:bookmarkStart w:colFirst="0" w:colLast="0" w:name="_om7o2y9adbe7" w:id="304"/>
      <w:bookmarkEnd w:id="304"/>
      <w:r w:rsidDel="00000000" w:rsidR="00000000" w:rsidRPr="00000000">
        <w:rPr>
          <w:rFonts w:ascii="Arial Unicode MS" w:cs="Arial Unicode MS" w:eastAsia="Arial Unicode MS" w:hAnsi="Arial Unicode MS"/>
          <w:rtl w:val="0"/>
        </w:rPr>
        <w:t xml:space="preserve">施策を成功させるための「コツ・工夫」</w:t>
      </w:r>
    </w:p>
    <w:p w:rsidR="00000000" w:rsidDel="00000000" w:rsidP="00000000" w:rsidRDefault="00000000" w:rsidRPr="00000000" w14:paraId="000009AF">
      <w:pPr>
        <w:rPr/>
      </w:pPr>
      <w:r w:rsidDel="00000000" w:rsidR="00000000" w:rsidRPr="00000000">
        <w:rPr>
          <w:rFonts w:ascii="Arial Unicode MS" w:cs="Arial Unicode MS" w:eastAsia="Arial Unicode MS" w:hAnsi="Arial Unicode MS"/>
          <w:rtl w:val="0"/>
        </w:rPr>
        <w:t xml:space="preserve">成功のポイントは、「AIを使って人の心に届く言葉を構築したこと」です。単に自動化するのではなく、AIに潜在意識の構造を学習させ、読者の心理変化に合わせて語りかける“潜在意識ライティング”を磨きました。</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Fonts w:ascii="Arial Unicode MS" w:cs="Arial Unicode MS" w:eastAsia="Arial Unicode MS" w:hAnsi="Arial Unicode MS"/>
          <w:rtl w:val="0"/>
        </w:rPr>
        <w:t xml:space="preserve">例えば、ステップメールでは「共感→気づき→行動」の流れをAIと共に設計し、一人ひとりが自分の変化を体感できるように言葉をチューニングしました。その結果、仕組みの中にも温かさが生まれ、まるで人が寄り添っているような自動化導線が完成しました。AIを“代行者”ではなく“共著者”として活用したことが、成果を安定させる最大のコツです。</w:t>
      </w:r>
    </w:p>
    <w:p w:rsidR="00000000" w:rsidDel="00000000" w:rsidP="00000000" w:rsidRDefault="00000000" w:rsidRPr="00000000" w14:paraId="000009B2">
      <w:pPr>
        <w:pStyle w:val="Heading3"/>
        <w:rPr/>
      </w:pPr>
      <w:bookmarkStart w:colFirst="0" w:colLast="0" w:name="_5vekknfl4p16" w:id="305"/>
      <w:bookmarkEnd w:id="305"/>
      <w:r w:rsidDel="00000000" w:rsidR="00000000" w:rsidRPr="00000000">
        <w:rPr>
          <w:rFonts w:ascii="Arial Unicode MS" w:cs="Arial Unicode MS" w:eastAsia="Arial Unicode MS" w:hAnsi="Arial Unicode MS"/>
          <w:rtl w:val="0"/>
        </w:rPr>
        <w:t xml:space="preserve">導入後の成果と変化</w:t>
      </w:r>
    </w:p>
    <w:p w:rsidR="00000000" w:rsidDel="00000000" w:rsidP="00000000" w:rsidRDefault="00000000" w:rsidRPr="00000000" w14:paraId="000009B3">
      <w:pPr>
        <w:pStyle w:val="Heading4"/>
        <w:rPr/>
      </w:pPr>
      <w:bookmarkStart w:colFirst="0" w:colLast="0" w:name="_l7wad0bqw6xh" w:id="306"/>
      <w:bookmarkEnd w:id="306"/>
      <w:r w:rsidDel="00000000" w:rsidR="00000000" w:rsidRPr="00000000">
        <w:rPr>
          <w:rFonts w:ascii="Arial Unicode MS" w:cs="Arial Unicode MS" w:eastAsia="Arial Unicode MS" w:hAnsi="Arial Unicode MS"/>
          <w:rtl w:val="0"/>
        </w:rPr>
        <w:t xml:space="preserve">具体的な成果</w:t>
      </w:r>
    </w:p>
    <w:p w:rsidR="00000000" w:rsidDel="00000000" w:rsidP="00000000" w:rsidRDefault="00000000" w:rsidRPr="00000000" w14:paraId="000009B4">
      <w:pPr>
        <w:numPr>
          <w:ilvl w:val="0"/>
          <w:numId w:val="60"/>
        </w:numPr>
        <w:ind w:left="720" w:hanging="360"/>
      </w:pPr>
      <w:r w:rsidDel="00000000" w:rsidR="00000000" w:rsidRPr="00000000">
        <w:rPr>
          <w:rFonts w:ascii="Arial Unicode MS" w:cs="Arial Unicode MS" w:eastAsia="Arial Unicode MS" w:hAnsi="Arial Unicode MS"/>
          <w:rtl w:val="0"/>
        </w:rPr>
        <w:t xml:space="preserve">最高月商： 530万円（通常月100〜200万円で安定）</w:t>
      </w:r>
    </w:p>
    <w:p w:rsidR="00000000" w:rsidDel="00000000" w:rsidP="00000000" w:rsidRDefault="00000000" w:rsidRPr="00000000" w14:paraId="000009B5">
      <w:pPr>
        <w:numPr>
          <w:ilvl w:val="0"/>
          <w:numId w:val="60"/>
        </w:numPr>
        <w:ind w:left="720" w:hanging="360"/>
      </w:pPr>
      <w:r w:rsidDel="00000000" w:rsidR="00000000" w:rsidRPr="00000000">
        <w:rPr>
          <w:rFonts w:ascii="Arial Unicode MS" w:cs="Arial Unicode MS" w:eastAsia="Arial Unicode MS" w:hAnsi="Arial Unicode MS"/>
          <w:rtl w:val="0"/>
        </w:rPr>
        <w:t xml:space="preserve">運営工数： 月60時間以上削減</w:t>
      </w:r>
    </w:p>
    <w:p w:rsidR="00000000" w:rsidDel="00000000" w:rsidP="00000000" w:rsidRDefault="00000000" w:rsidRPr="00000000" w14:paraId="000009B6">
      <w:pPr>
        <w:numPr>
          <w:ilvl w:val="0"/>
          <w:numId w:val="60"/>
        </w:numPr>
        <w:ind w:left="720" w:hanging="360"/>
      </w:pPr>
      <w:r w:rsidDel="00000000" w:rsidR="00000000" w:rsidRPr="00000000">
        <w:rPr>
          <w:rFonts w:ascii="Arial Unicode MS" w:cs="Arial Unicode MS" w:eastAsia="Arial Unicode MS" w:hAnsi="Arial Unicode MS"/>
          <w:rtl w:val="0"/>
        </w:rPr>
        <w:t xml:space="preserve">ステップ配信開封率： 平均48%</w:t>
      </w:r>
    </w:p>
    <w:p w:rsidR="00000000" w:rsidDel="00000000" w:rsidP="00000000" w:rsidRDefault="00000000" w:rsidRPr="00000000" w14:paraId="000009B7">
      <w:pPr>
        <w:numPr>
          <w:ilvl w:val="0"/>
          <w:numId w:val="60"/>
        </w:numPr>
        <w:ind w:left="720" w:hanging="360"/>
      </w:pPr>
      <w:r w:rsidDel="00000000" w:rsidR="00000000" w:rsidRPr="00000000">
        <w:rPr>
          <w:rFonts w:ascii="Arial Unicode MS" w:cs="Arial Unicode MS" w:eastAsia="Arial Unicode MS" w:hAnsi="Arial Unicode MS"/>
          <w:rtl w:val="0"/>
        </w:rPr>
        <w:t xml:space="preserve">高単価案件受注： 約400万円</w:t>
        <w:br w:type="textWrapping"/>
        <w:t xml:space="preserve">（出版からUTAGE構築までを含むプロデュース案件）</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Fonts w:ascii="Arial Unicode MS" w:cs="Arial Unicode MS" w:eastAsia="Arial Unicode MS" w:hAnsi="Arial Unicode MS"/>
          <w:rtl w:val="0"/>
        </w:rPr>
        <w:t xml:space="preserve">導線の整備によって、ワークショップから月額コース、さらに1Dayセミナーへの移行がスムーズになり、顧客単価と継続率も向上しました。</w:t>
      </w:r>
    </w:p>
    <w:p w:rsidR="00000000" w:rsidDel="00000000" w:rsidP="00000000" w:rsidRDefault="00000000" w:rsidRPr="00000000" w14:paraId="000009BA">
      <w:pPr>
        <w:pStyle w:val="Heading4"/>
        <w:rPr/>
      </w:pPr>
      <w:bookmarkStart w:colFirst="0" w:colLast="0" w:name="_q3r2fz6yt0hg" w:id="307"/>
      <w:bookmarkEnd w:id="307"/>
      <w:r w:rsidDel="00000000" w:rsidR="00000000" w:rsidRPr="00000000">
        <w:rPr>
          <w:rFonts w:ascii="Arial Unicode MS" w:cs="Arial Unicode MS" w:eastAsia="Arial Unicode MS" w:hAnsi="Arial Unicode MS"/>
          <w:rtl w:val="0"/>
        </w:rPr>
        <w:t xml:space="preserve">実感できた変化</w:t>
      </w:r>
    </w:p>
    <w:p w:rsidR="00000000" w:rsidDel="00000000" w:rsidP="00000000" w:rsidRDefault="00000000" w:rsidRPr="00000000" w14:paraId="000009BB">
      <w:pPr>
        <w:rPr/>
      </w:pPr>
      <w:r w:rsidDel="00000000" w:rsidR="00000000" w:rsidRPr="00000000">
        <w:rPr>
          <w:rFonts w:ascii="Arial Unicode MS" w:cs="Arial Unicode MS" w:eastAsia="Arial Unicode MS" w:hAnsi="Arial Unicode MS"/>
          <w:rtl w:val="0"/>
        </w:rPr>
        <w:t xml:space="preserve">以前の私は、毎日の配信準備に追われ、「今日も間に合わない」「もっと丁寧に届けたいのに」と焦る日々でした。心のどこかで、「仕組み化したいけれど、人の温度は失いたくない」という葛藤もあったのです。</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Fonts w:ascii="Arial Unicode MS" w:cs="Arial Unicode MS" w:eastAsia="Arial Unicode MS" w:hAnsi="Arial Unicode MS"/>
          <w:rtl w:val="0"/>
        </w:rPr>
        <w:t xml:space="preserve">しかし、UTAGEを導入してからは、朝目覚めた瞬間に「今日も自動で誰かにメッセージが届いている」と感じられる安心感があり、「追われる仕事」から「育っていく仕組み」へと変わりました。</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Fonts w:ascii="Arial Unicode MS" w:cs="Arial Unicode MS" w:eastAsia="Arial Unicode MS" w:hAnsi="Arial Unicode MS"/>
          <w:rtl w:val="0"/>
        </w:rPr>
        <w:t xml:space="preserve">受講生からは「毎朝、本当に楽しみにしています」と言われ、嬉しすぎて、AIで書いていることを言い出せなかった一幕も。 AIなのに、まるで人の想いが宿っているようだと感じました。</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Fonts w:ascii="Arial Unicode MS" w:cs="Arial Unicode MS" w:eastAsia="Arial Unicode MS" w:hAnsi="Arial Unicode MS"/>
          <w:rtl w:val="0"/>
        </w:rPr>
        <w:t xml:space="preserve">今では時間のゆとりが生まれ、旅をしながら学び、発信する。「生きることそのものが仕事になる」という理想の形が現実になりました。</w:t>
      </w:r>
    </w:p>
    <w:p w:rsidR="00000000" w:rsidDel="00000000" w:rsidP="00000000" w:rsidRDefault="00000000" w:rsidRPr="00000000" w14:paraId="000009C2">
      <w:pPr>
        <w:pStyle w:val="Heading4"/>
        <w:rPr/>
      </w:pPr>
      <w:bookmarkStart w:colFirst="0" w:colLast="0" w:name="_ayunpgctucy4" w:id="308"/>
      <w:bookmarkEnd w:id="308"/>
      <w:r w:rsidDel="00000000" w:rsidR="00000000" w:rsidRPr="00000000">
        <w:rPr>
          <w:rFonts w:ascii="Arial Unicode MS" w:cs="Arial Unicode MS" w:eastAsia="Arial Unicode MS" w:hAnsi="Arial Unicode MS"/>
          <w:rtl w:val="0"/>
        </w:rPr>
        <w:t xml:space="preserve">今後の事業展望</w:t>
      </w:r>
    </w:p>
    <w:p w:rsidR="00000000" w:rsidDel="00000000" w:rsidP="00000000" w:rsidRDefault="00000000" w:rsidRPr="00000000" w14:paraId="000009C3">
      <w:pPr>
        <w:rPr/>
      </w:pPr>
      <w:r w:rsidDel="00000000" w:rsidR="00000000" w:rsidRPr="00000000">
        <w:rPr>
          <w:rFonts w:ascii="Arial Unicode MS" w:cs="Arial Unicode MS" w:eastAsia="Arial Unicode MS" w:hAnsi="Arial Unicode MS"/>
          <w:rtl w:val="0"/>
        </w:rPr>
        <w:t xml:space="preserve">これまで自分自身の事業をUTAGEで仕組み化することで、「売れる導線」と「お客様の変化を生む教育ライン」の両立が実現しました。今後はそのノウハウを体系化し、UTAGE構築をマスターしてコンサルティングに生かしたい人を育てる方向にも拡大していきます。</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Fonts w:ascii="Arial Unicode MS" w:cs="Arial Unicode MS" w:eastAsia="Arial Unicode MS" w:hAnsi="Arial Unicode MS"/>
          <w:rtl w:val="0"/>
        </w:rPr>
        <w:t xml:space="preserve">単なる操作講座ではなく、AIを活用して「潜在意識に届く言葉」を設計できる人材を育成し、仕組みの裏側に「感情と物語」を織り込める構築者を増やしたいと考えています。</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Fonts w:ascii="Arial Unicode MS" w:cs="Arial Unicode MS" w:eastAsia="Arial Unicode MS" w:hAnsi="Arial Unicode MS"/>
          <w:rtl w:val="0"/>
        </w:rPr>
        <w:t xml:space="preserve">また、社内外のあらゆる運営をUTAGEで統合し、「チームと仕組みが共に動く」新しい運営モデルも確立していくつもりです。UTAGEを軸に、「仕組みが人を冷たくする」のではなく「仕組みが人を自由にする」ことを体現できるコンサルタントを育て、全国に「自分の力でビジネスを動かせる人」を増やしていきます。</w:t>
      </w:r>
    </w:p>
    <w:p w:rsidR="00000000" w:rsidDel="00000000" w:rsidP="00000000" w:rsidRDefault="00000000" w:rsidRPr="00000000" w14:paraId="000009C8">
      <w:pPr>
        <w:pStyle w:val="Heading3"/>
        <w:rPr/>
      </w:pPr>
      <w:bookmarkStart w:colFirst="0" w:colLast="0" w:name="_fsjx2wbep2py" w:id="309"/>
      <w:bookmarkEnd w:id="309"/>
      <w:r w:rsidDel="00000000" w:rsidR="00000000" w:rsidRPr="00000000">
        <w:rPr>
          <w:rFonts w:ascii="Arial Unicode MS" w:cs="Arial Unicode MS" w:eastAsia="Arial Unicode MS" w:hAnsi="Arial Unicode MS"/>
          <w:rtl w:val="0"/>
        </w:rPr>
        <w:t xml:space="preserve">UTAGEユーザーへのメッセージ</w:t>
      </w:r>
    </w:p>
    <w:p w:rsidR="00000000" w:rsidDel="00000000" w:rsidP="00000000" w:rsidRDefault="00000000" w:rsidRPr="00000000" w14:paraId="000009C9">
      <w:pPr>
        <w:rPr/>
      </w:pPr>
      <w:r w:rsidDel="00000000" w:rsidR="00000000" w:rsidRPr="00000000">
        <w:rPr>
          <w:rFonts w:ascii="Arial Unicode MS" w:cs="Arial Unicode MS" w:eastAsia="Arial Unicode MS" w:hAnsi="Arial Unicode MS"/>
          <w:rtl w:val="0"/>
        </w:rPr>
        <w:t xml:space="preserve">UTAGEは、単なるツールではなく「信頼を形にする仕組み」だと思います。私自身、導入当初は操作を覚えることに必死でしたが、一つひとつの機能の先には「お客様とのつながり」があると気づいてから、学ぶことが楽しくなりました。</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Fonts w:ascii="Arial Unicode MS" w:cs="Arial Unicode MS" w:eastAsia="Arial Unicode MS" w:hAnsi="Arial Unicode MS"/>
          <w:rtl w:val="0"/>
        </w:rPr>
        <w:t xml:space="preserve">自動化とは、冷たさではなく「温かさの再現」です。仕組みの中に自分の想いを流し込むほど、お客様の心に届く導線が育っていきます。</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Fonts w:ascii="Arial Unicode MS" w:cs="Arial Unicode MS" w:eastAsia="Arial Unicode MS" w:hAnsi="Arial Unicode MS"/>
          <w:rtl w:val="0"/>
        </w:rPr>
        <w:t xml:space="preserve">これから導入される方も、すでに活用している方も、「自分らしさを仕組みで表現すること」を恐れないでください。UTAGEはあなたの想いを広げ、時間を取り戻し、本当に届けたい人にだけ届く世界を実現してくれます。</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Fonts w:ascii="Arial Unicode MS" w:cs="Arial Unicode MS" w:eastAsia="Arial Unicode MS" w:hAnsi="Arial Unicode MS"/>
          <w:rtl w:val="0"/>
        </w:rPr>
        <w:t xml:space="preserve">仕組みの先に、人の笑顔がある。それを体現できる仲間が増えることを心から楽しみにしています。</w:t>
      </w:r>
    </w:p>
    <w:p w:rsidR="00000000" w:rsidDel="00000000" w:rsidP="00000000" w:rsidRDefault="00000000" w:rsidRPr="00000000" w14:paraId="000009D0">
      <w:pPr>
        <w:pStyle w:val="Heading3"/>
        <w:rPr/>
      </w:pPr>
      <w:bookmarkStart w:colFirst="0" w:colLast="0" w:name="_95rtafoivfg8" w:id="310"/>
      <w:bookmarkEnd w:id="310"/>
      <w:r w:rsidDel="00000000" w:rsidR="00000000" w:rsidRPr="00000000">
        <w:rPr>
          <w:rFonts w:ascii="Arial Unicode MS" w:cs="Arial Unicode MS" w:eastAsia="Arial Unicode MS" w:hAnsi="Arial Unicode MS"/>
          <w:rtl w:val="0"/>
        </w:rPr>
        <w:t xml:space="preserve">UTAGE運営者コメント</w:t>
      </w:r>
    </w:p>
    <w:p w:rsidR="00000000" w:rsidDel="00000000" w:rsidP="00000000" w:rsidRDefault="00000000" w:rsidRPr="00000000" w14:paraId="000009D1">
      <w:pPr>
        <w:rPr/>
      </w:pPr>
      <w:r w:rsidDel="00000000" w:rsidR="00000000" w:rsidRPr="00000000">
        <w:rPr>
          <w:rFonts w:ascii="Arial Unicode MS" w:cs="Arial Unicode MS" w:eastAsia="Arial Unicode MS" w:hAnsi="Arial Unicode MS"/>
          <w:rtl w:val="0"/>
        </w:rPr>
        <w:t xml:space="preserve">多くの事業者が「ツールごとのデータ連携」や「手動作業のミス」に頭を悩ませていますが、アポロン陽子様はそれら全てのツールをUTAGEに統合し、見事に業務効率化と売上アップを両立されました。</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Fonts w:ascii="Arial Unicode MS" w:cs="Arial Unicode MS" w:eastAsia="Arial Unicode MS" w:hAnsi="Arial Unicode MS"/>
          <w:rtl w:val="0"/>
        </w:rPr>
        <w:t xml:space="preserve">特筆すべきは、「AI×UTAGE」による高いエンゲージメントです。AIを活用して「潜在意識」に響くライティングを行い、それを「朝の教育／夜のプロモーション」と読者の生活リズムに合わせて使い分けることで、平均開封率48%という驚異的な数値を維持されています。</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Fonts w:ascii="Arial Unicode MS" w:cs="Arial Unicode MS" w:eastAsia="Arial Unicode MS" w:hAnsi="Arial Unicode MS"/>
          <w:rtl w:val="0"/>
        </w:rPr>
        <w:t xml:space="preserve">単に回数を増やすのではなく、「効率」と「コンテンツの質」を両立させた、非常に高度な活用事例と言えるでしょう。（※配信実績が少ない初期段階でメールを1日2通以上送ると、スパム判定されるリスクがあります。まずは1日1通から信頼を築くことを推奨します）</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Fonts w:ascii="Arial Unicode MS" w:cs="Arial Unicode MS" w:eastAsia="Arial Unicode MS" w:hAnsi="Arial Unicode MS"/>
          <w:rtl w:val="0"/>
        </w:rPr>
        <w:t xml:space="preserve">また、事務チームのマニュアルやMTG記録を「会員サイト機能」に集約し、社内ポータルとして活用するアイデアは、組織の生産性を高めるための「社内DX」としても、ぜひ真似していただきたい有効な手段です。</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Fonts w:ascii="Arial Unicode MS" w:cs="Arial Unicode MS" w:eastAsia="Arial Unicode MS" w:hAnsi="Arial Unicode MS"/>
          <w:rtl w:val="0"/>
        </w:rPr>
        <w:t xml:space="preserve">「自動化とは、温かさの再現」というアポロン陽子様の言葉通り、UTAGEは単なる効率化ツールではなく、あなたの想いを届ける装置です。ぜひ皆様も、アポロン陽子様の事例を参考に、自分の分身となるような「温かみのある仕組み」を構築してみてください。</w:t>
      </w:r>
    </w:p>
    <w:p w:rsidR="00000000" w:rsidDel="00000000" w:rsidP="00000000" w:rsidRDefault="00000000" w:rsidRPr="00000000" w14:paraId="000009DA">
      <w:pPr>
        <w:pStyle w:val="Heading4"/>
        <w:rPr/>
      </w:pPr>
      <w:bookmarkStart w:colFirst="0" w:colLast="0" w:name="_5f7633dt8vxz" w:id="311"/>
      <w:bookmarkEnd w:id="311"/>
      <w:r w:rsidDel="00000000" w:rsidR="00000000" w:rsidRPr="00000000">
        <w:rPr>
          <w:rFonts w:ascii="Arial Unicode MS" w:cs="Arial Unicode MS" w:eastAsia="Arial Unicode MS" w:hAnsi="Arial Unicode MS"/>
          <w:rtl w:val="0"/>
        </w:rPr>
        <w:t xml:space="preserve">明日からできる3つのアクション</w:t>
      </w:r>
    </w:p>
    <w:p w:rsidR="00000000" w:rsidDel="00000000" w:rsidP="00000000" w:rsidRDefault="00000000" w:rsidRPr="00000000" w14:paraId="000009DB">
      <w:pPr>
        <w:rPr/>
      </w:pPr>
      <w:r w:rsidDel="00000000" w:rsidR="00000000" w:rsidRPr="00000000">
        <w:rPr>
          <w:rFonts w:ascii="Arial Unicode MS" w:cs="Arial Unicode MS" w:eastAsia="Arial Unicode MS" w:hAnsi="Arial Unicode MS"/>
          <w:rtl w:val="0"/>
        </w:rPr>
        <w:t xml:space="preserve">以下の3つの中から、今のあなたにできそうなものを1つ選んで実践してみてください。</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numPr>
          <w:ilvl w:val="0"/>
          <w:numId w:val="112"/>
        </w:numPr>
        <w:ind w:left="720" w:hanging="360"/>
        <w:rPr>
          <w:u w:val="none"/>
        </w:rPr>
      </w:pPr>
      <w:r w:rsidDel="00000000" w:rsidR="00000000" w:rsidRPr="00000000">
        <w:rPr>
          <w:rFonts w:ascii="Arial Unicode MS" w:cs="Arial Unicode MS" w:eastAsia="Arial Unicode MS" w:hAnsi="Arial Unicode MS"/>
          <w:b w:val="1"/>
          <w:bCs w:val="1"/>
          <w:rtl w:val="0"/>
        </w:rPr>
        <w:t xml:space="preserve">【到達率の最大化】メールとLINEの統合</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LPでメールアドレス登録後、サンクスページで「LINE友だち追加ボタン」要素を配置し、顧客情報を統合する。これにより、メールとLINEで配信タイミングを完全に一致させたステップ配信が可能になる。</w:t>
      </w:r>
    </w:p>
    <w:p w:rsidR="00000000" w:rsidDel="00000000" w:rsidP="00000000" w:rsidRDefault="00000000" w:rsidRPr="00000000" w14:paraId="000009DE">
      <w:pPr>
        <w:ind w:left="720" w:firstLine="0"/>
        <w:rPr/>
      </w:pPr>
      <w:r w:rsidDel="00000000" w:rsidR="00000000" w:rsidRPr="00000000">
        <w:rPr>
          <w:rtl w:val="0"/>
        </w:rPr>
      </w:r>
    </w:p>
    <w:p w:rsidR="00000000" w:rsidDel="00000000" w:rsidP="00000000" w:rsidRDefault="00000000" w:rsidRPr="00000000" w14:paraId="000009DF">
      <w:pPr>
        <w:numPr>
          <w:ilvl w:val="0"/>
          <w:numId w:val="112"/>
        </w:numPr>
        <w:ind w:left="720" w:hanging="360"/>
        <w:rPr>
          <w:u w:val="none"/>
        </w:rPr>
      </w:pPr>
      <w:r w:rsidDel="00000000" w:rsidR="00000000" w:rsidRPr="00000000">
        <w:rPr>
          <w:rFonts w:ascii="Arial Unicode MS" w:cs="Arial Unicode MS" w:eastAsia="Arial Unicode MS" w:hAnsi="Arial Unicode MS"/>
          <w:b w:val="1"/>
          <w:bCs w:val="1"/>
          <w:rtl w:val="0"/>
        </w:rPr>
        <w:t xml:space="preserve">【制作の時短】AIアシスト機能の活用</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ページ制作やメール作成で行き詰まったら、管理画面上の「AIアシスト」ボタンをクリックする。キャッチコピーや本文のたたき台を瞬時に作成させ、ゼロから考える時間を短縮する。</w:t>
      </w:r>
    </w:p>
    <w:p w:rsidR="00000000" w:rsidDel="00000000" w:rsidP="00000000" w:rsidRDefault="00000000" w:rsidRPr="00000000" w14:paraId="000009E0">
      <w:pPr>
        <w:ind w:left="720" w:firstLine="0"/>
        <w:rPr/>
      </w:pPr>
      <w:r w:rsidDel="00000000" w:rsidR="00000000" w:rsidRPr="00000000">
        <w:rPr>
          <w:rtl w:val="0"/>
        </w:rPr>
      </w:r>
    </w:p>
    <w:p w:rsidR="00000000" w:rsidDel="00000000" w:rsidP="00000000" w:rsidRDefault="00000000" w:rsidRPr="00000000" w14:paraId="000009E1">
      <w:pPr>
        <w:numPr>
          <w:ilvl w:val="0"/>
          <w:numId w:val="112"/>
        </w:numPr>
        <w:ind w:left="720" w:hanging="360"/>
        <w:rPr>
          <w:u w:val="none"/>
        </w:rPr>
      </w:pPr>
      <w:r w:rsidDel="00000000" w:rsidR="00000000" w:rsidRPr="00000000">
        <w:rPr>
          <w:rFonts w:ascii="Arial Unicode MS" w:cs="Arial Unicode MS" w:eastAsia="Arial Unicode MS" w:hAnsi="Arial Unicode MS"/>
          <w:b w:val="1"/>
          <w:bCs w:val="1"/>
          <w:rtl w:val="0"/>
        </w:rPr>
        <w:t xml:space="preserve">【社内共有】マニュアルのサイト化</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お客様用だけでなく「社内スタッフ用」の会員サイトコースを作成し、業務マニュアルやよくある質問をアップロードして共有の手間を減らす。</w:t>
      </w:r>
    </w:p>
    <w:p w:rsidR="00000000" w:rsidDel="00000000" w:rsidP="00000000" w:rsidRDefault="00000000" w:rsidRPr="00000000" w14:paraId="000009E2">
      <w:pPr>
        <w:spacing w:after="240" w:before="240" w:lineRule="auto"/>
        <w:rPr/>
      </w:pPr>
      <w:r w:rsidDel="00000000" w:rsidR="00000000" w:rsidRPr="00000000">
        <w:rPr>
          <w:rtl w:val="0"/>
        </w:rPr>
      </w:r>
    </w:p>
    <w:p w:rsidR="00000000" w:rsidDel="00000000" w:rsidP="00000000" w:rsidRDefault="00000000" w:rsidRPr="00000000" w14:paraId="000009E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9E4">
      <w:pPr>
        <w:pStyle w:val="Heading1"/>
        <w:rPr/>
      </w:pPr>
      <w:bookmarkStart w:colFirst="0" w:colLast="0" w:name="_n99uaahoydb" w:id="312"/>
      <w:bookmarkEnd w:id="312"/>
      <w:r w:rsidDel="00000000" w:rsidR="00000000" w:rsidRPr="00000000">
        <w:rPr>
          <w:rFonts w:ascii="Arial Unicode MS" w:cs="Arial Unicode MS" w:eastAsia="Arial Unicode MS" w:hAnsi="Arial Unicode MS"/>
          <w:rtl w:val="0"/>
        </w:rPr>
        <w:t xml:space="preserve">toronto 様</w:t>
      </w:r>
    </w:p>
    <w:p w:rsidR="00000000" w:rsidDel="00000000" w:rsidP="00000000" w:rsidRDefault="00000000" w:rsidRPr="00000000" w14:paraId="000009E5">
      <w:pPr>
        <w:rPr/>
      </w:pPr>
      <w:r w:rsidDel="00000000" w:rsidR="00000000" w:rsidRPr="00000000">
        <w:rPr>
          <w:rFonts w:ascii="Arial Unicode MS" w:cs="Arial Unicode MS" w:eastAsia="Arial Unicode MS" w:hAnsi="Arial Unicode MS"/>
          <w:rtl w:val="0"/>
        </w:rPr>
        <w:t xml:space="preserve">（財務コンサルタント）</w:t>
      </w:r>
    </w:p>
    <w:p w:rsidR="00000000" w:rsidDel="00000000" w:rsidP="00000000" w:rsidRDefault="00000000" w:rsidRPr="00000000" w14:paraId="000009E6">
      <w:pPr>
        <w:pStyle w:val="Heading2"/>
        <w:rPr/>
      </w:pPr>
      <w:bookmarkStart w:colFirst="0" w:colLast="0" w:name="_i86dv0x364m7" w:id="313"/>
      <w:bookmarkEnd w:id="313"/>
      <w:r w:rsidDel="00000000" w:rsidR="00000000" w:rsidRPr="00000000">
        <w:rPr>
          <w:rFonts w:ascii="Arial Unicode MS" w:cs="Arial Unicode MS" w:eastAsia="Arial Unicode MS" w:hAnsi="Arial Unicode MS"/>
          <w:rtl w:val="0"/>
        </w:rPr>
        <w:t xml:space="preserve">Zoomセミナーを「自動化」して売上1.5倍！</w:t>
        <w:br w:type="textWrapping"/>
        <w:t xml:space="preserve">"10分毎開催"の自動ウェビナーで参加率を高める</w:t>
        <w:br w:type="textWrapping"/>
        <w:t xml:space="preserve">「個別相談」自動獲得ファネル構築術</w:t>
      </w:r>
    </w:p>
    <w:p w:rsidR="00000000" w:rsidDel="00000000" w:rsidP="00000000" w:rsidRDefault="00000000" w:rsidRPr="00000000" w14:paraId="000009E7">
      <w:pPr>
        <w:numPr>
          <w:ilvl w:val="0"/>
          <w:numId w:val="57"/>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売上：1.5倍に増加</w:t>
      </w:r>
    </w:p>
    <w:p w:rsidR="00000000" w:rsidDel="00000000" w:rsidP="00000000" w:rsidRDefault="00000000" w:rsidRPr="00000000" w14:paraId="000009E8">
      <w:pPr>
        <w:numPr>
          <w:ilvl w:val="0"/>
          <w:numId w:val="57"/>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ライブセミナー開催：週2〜3回 → 0回</w:t>
      </w:r>
    </w:p>
    <w:p w:rsidR="00000000" w:rsidDel="00000000" w:rsidP="00000000" w:rsidRDefault="00000000" w:rsidRPr="00000000" w14:paraId="000009E9">
      <w:pPr>
        <w:pStyle w:val="Heading3"/>
        <w:rPr/>
      </w:pPr>
      <w:bookmarkStart w:colFirst="0" w:colLast="0" w:name="_d24j0gesi48f" w:id="314"/>
      <w:bookmarkEnd w:id="314"/>
      <w:r w:rsidDel="00000000" w:rsidR="00000000" w:rsidRPr="00000000">
        <w:rPr>
          <w:rFonts w:ascii="Arial Unicode MS" w:cs="Arial Unicode MS" w:eastAsia="Arial Unicode MS" w:hAnsi="Arial Unicode MS"/>
          <w:rtl w:val="0"/>
        </w:rPr>
        <w:t xml:space="preserve">この事例のポイント</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b w:val="1"/>
          <w:bCs w:val="1"/>
        </w:rPr>
      </w:pPr>
      <w:r w:rsidDel="00000000" w:rsidR="00000000" w:rsidRPr="00000000">
        <w:rPr>
          <w:rFonts w:ascii="Arial Unicode MS" w:cs="Arial Unicode MS" w:eastAsia="Arial Unicode MS" w:hAnsi="Arial Unicode MS"/>
          <w:b w:val="1"/>
          <w:bCs w:val="1"/>
          <w:rtl w:val="0"/>
        </w:rPr>
        <w:t xml:space="preserve">リアルセミナーからの脱却と売上増を両立した自動化戦略</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Fonts w:ascii="Arial Unicode MS" w:cs="Arial Unicode MS" w:eastAsia="Arial Unicode MS" w:hAnsi="Arial Unicode MS"/>
          <w:rtl w:val="0"/>
        </w:rPr>
        <w:t xml:space="preserve">「毎回同じ内容を話すことに飽きてしまった」「日程が合わないという理由で参加を断念される」…。</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Fonts w:ascii="Arial Unicode MS" w:cs="Arial Unicode MS" w:eastAsia="Arial Unicode MS" w:hAnsi="Arial Unicode MS"/>
          <w:rtl w:val="0"/>
        </w:rPr>
        <w:t xml:space="preserve">そんなリアルセミナー特有の悩みを、UTAGEの「自動ウェビナー」機能で解決した事例です。</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Fonts w:ascii="Arial Unicode MS" w:cs="Arial Unicode MS" w:eastAsia="Arial Unicode MS" w:hAnsi="Arial Unicode MS"/>
          <w:rtl w:val="0"/>
        </w:rPr>
        <w:t xml:space="preserve">toronto様は、週2〜3回のライブ開催をやめ、申し込みから「10分毎」に視聴できる自動ウェビナーへ移行しました。見込み客の「今すぐ見たい」タイミングを逃さない視聴環境を作ることで、「参加できない」層を取り込み、開催の労力をゼロにしながら売上1.5倍を達成されています。</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Fonts w:ascii="Arial Unicode MS" w:cs="Arial Unicode MS" w:eastAsia="Arial Unicode MS" w:hAnsi="Arial Unicode MS"/>
          <w:rtl w:val="0"/>
        </w:rPr>
        <w:t xml:space="preserve">「ライブ開催に疲れてしまった…」「自動化すると成約率が落ちそう…」と感じている方に、必見の内容です。</w:t>
      </w:r>
    </w:p>
    <w:p w:rsidR="00000000" w:rsidDel="00000000" w:rsidP="00000000" w:rsidRDefault="00000000" w:rsidRPr="00000000" w14:paraId="000009F4">
      <w:pPr>
        <w:pStyle w:val="Heading3"/>
        <w:rPr/>
      </w:pPr>
      <w:bookmarkStart w:colFirst="0" w:colLast="0" w:name="_bl4xmvdxjqpo" w:id="315"/>
      <w:bookmarkEnd w:id="315"/>
      <w:r w:rsidDel="00000000" w:rsidR="00000000" w:rsidRPr="00000000">
        <w:rPr>
          <w:rFonts w:ascii="Arial Unicode MS" w:cs="Arial Unicode MS" w:eastAsia="Arial Unicode MS" w:hAnsi="Arial Unicode MS"/>
          <w:rtl w:val="0"/>
        </w:rPr>
        <w:t xml:space="preserve">事業概要</w:t>
      </w:r>
    </w:p>
    <w:p w:rsidR="00000000" w:rsidDel="00000000" w:rsidP="00000000" w:rsidRDefault="00000000" w:rsidRPr="00000000" w14:paraId="000009F5">
      <w:pPr>
        <w:rPr/>
      </w:pPr>
      <w:r w:rsidDel="00000000" w:rsidR="00000000" w:rsidRPr="00000000">
        <w:rPr>
          <w:rFonts w:ascii="Arial Unicode MS" w:cs="Arial Unicode MS" w:eastAsia="Arial Unicode MS" w:hAnsi="Arial Unicode MS"/>
          <w:rtl w:val="0"/>
        </w:rPr>
        <w:t xml:space="preserve">個人事業主や従業員10名以下の中小企業を対象とした財務コンサルティング事業を展開。</w:t>
      </w:r>
    </w:p>
    <w:p w:rsidR="00000000" w:rsidDel="00000000" w:rsidP="00000000" w:rsidRDefault="00000000" w:rsidRPr="00000000" w14:paraId="000009F6">
      <w:pPr>
        <w:pStyle w:val="Heading3"/>
        <w:rPr/>
      </w:pPr>
      <w:bookmarkStart w:colFirst="0" w:colLast="0" w:name="_557pw82rryne" w:id="316"/>
      <w:bookmarkEnd w:id="316"/>
      <w:r w:rsidDel="00000000" w:rsidR="00000000" w:rsidRPr="00000000">
        <w:rPr>
          <w:rFonts w:ascii="Arial Unicode MS" w:cs="Arial Unicode MS" w:eastAsia="Arial Unicode MS" w:hAnsi="Arial Unicode MS"/>
          <w:rtl w:val="0"/>
        </w:rPr>
        <w:t xml:space="preserve">導入前のビジネス課題</w:t>
      </w:r>
    </w:p>
    <w:p w:rsidR="00000000" w:rsidDel="00000000" w:rsidP="00000000" w:rsidRDefault="00000000" w:rsidRPr="00000000" w14:paraId="000009F7">
      <w:pPr>
        <w:rPr/>
      </w:pPr>
      <w:r w:rsidDel="00000000" w:rsidR="00000000" w:rsidRPr="00000000">
        <w:rPr>
          <w:rFonts w:ascii="Arial Unicode MS" w:cs="Arial Unicode MS" w:eastAsia="Arial Unicode MS" w:hAnsi="Arial Unicode MS"/>
          <w:rtl w:val="0"/>
        </w:rPr>
        <w:t xml:space="preserve">以前は、Zoomを使って週2〜3回の頻度でリアルセミナーを開催していました。しかし、回数を重ねるうちに正直飽きてきていました。</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Fonts w:ascii="Arial Unicode MS" w:cs="Arial Unicode MS" w:eastAsia="Arial Unicode MS" w:hAnsi="Arial Unicode MS"/>
          <w:rtl w:val="0"/>
        </w:rPr>
        <w:t xml:space="preserve">セミナーを開催する目的はあくまで「個別相談への誘導」でしたので、「毎回ライブで話すよりも、そこをウェビナーで自動化できないか？」と常に悩んでいたのです。</w:t>
      </w:r>
    </w:p>
    <w:p w:rsidR="00000000" w:rsidDel="00000000" w:rsidP="00000000" w:rsidRDefault="00000000" w:rsidRPr="00000000" w14:paraId="000009FA">
      <w:pPr>
        <w:pStyle w:val="Heading3"/>
        <w:rPr/>
      </w:pPr>
      <w:bookmarkStart w:colFirst="0" w:colLast="0" w:name="_97r7cxcfcpsw" w:id="317"/>
      <w:bookmarkEnd w:id="317"/>
      <w:r w:rsidDel="00000000" w:rsidR="00000000" w:rsidRPr="00000000">
        <w:rPr>
          <w:rFonts w:ascii="Arial Unicode MS" w:cs="Arial Unicode MS" w:eastAsia="Arial Unicode MS" w:hAnsi="Arial Unicode MS"/>
          <w:rtl w:val="0"/>
        </w:rPr>
        <w:t xml:space="preserve">課題解決のUTAGE活用法</w:t>
      </w:r>
    </w:p>
    <w:p w:rsidR="00000000" w:rsidDel="00000000" w:rsidP="00000000" w:rsidRDefault="00000000" w:rsidRPr="00000000" w14:paraId="000009FB">
      <w:pPr>
        <w:rPr/>
      </w:pPr>
      <w:r w:rsidDel="00000000" w:rsidR="00000000" w:rsidRPr="00000000">
        <w:rPr>
          <w:rFonts w:ascii="Arial Unicode MS" w:cs="Arial Unicode MS" w:eastAsia="Arial Unicode MS" w:hAnsi="Arial Unicode MS"/>
          <w:rtl w:val="0"/>
        </w:rPr>
        <w:t xml:space="preserve">そこで、UTAGEの「自動ウェビナー機能」を導入し、ライブで行っていたセミナーを完全自動化しました。</w:t>
      </w:r>
    </w:p>
    <w:p w:rsidR="00000000" w:rsidDel="00000000" w:rsidP="00000000" w:rsidRDefault="00000000" w:rsidRPr="00000000" w14:paraId="000009FC">
      <w:pPr>
        <w:pStyle w:val="Heading4"/>
        <w:rPr/>
      </w:pPr>
      <w:bookmarkStart w:colFirst="0" w:colLast="0" w:name="_op89ujg9292c" w:id="318"/>
      <w:bookmarkEnd w:id="318"/>
      <w:r w:rsidDel="00000000" w:rsidR="00000000" w:rsidRPr="00000000">
        <w:rPr>
          <w:rFonts w:ascii="Arial Unicode MS" w:cs="Arial Unicode MS" w:eastAsia="Arial Unicode MS" w:hAnsi="Arial Unicode MS"/>
          <w:rtl w:val="0"/>
        </w:rPr>
        <w:t xml:space="preserve">成果につながったファネル全体像</w:t>
      </w:r>
    </w:p>
    <w:p w:rsidR="00000000" w:rsidDel="00000000" w:rsidP="00000000" w:rsidRDefault="00000000" w:rsidRPr="00000000" w14:paraId="000009FD">
      <w:pPr>
        <w:rPr/>
      </w:pPr>
      <w:r w:rsidDel="00000000" w:rsidR="00000000" w:rsidRPr="00000000">
        <w:rPr>
          <w:rFonts w:ascii="Arial Unicode MS" w:cs="Arial Unicode MS" w:eastAsia="Arial Unicode MS" w:hAnsi="Arial Unicode MS"/>
          <w:rtl w:val="0"/>
        </w:rPr>
        <w:t xml:space="preserve">①Meta広告</w:t>
      </w:r>
    </w:p>
    <w:p w:rsidR="00000000" w:rsidDel="00000000" w:rsidP="00000000" w:rsidRDefault="00000000" w:rsidRPr="00000000" w14:paraId="000009F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FF">
      <w:pPr>
        <w:rPr/>
      </w:pPr>
      <w:r w:rsidDel="00000000" w:rsidR="00000000" w:rsidRPr="00000000">
        <w:rPr>
          <w:rFonts w:ascii="Arial Unicode MS" w:cs="Arial Unicode MS" w:eastAsia="Arial Unicode MS" w:hAnsi="Arial Unicode MS"/>
          <w:rtl w:val="0"/>
        </w:rPr>
        <w:t xml:space="preserve">②LP：メールアドレス登録（オファー：PDF資料・ebook）</w:t>
      </w:r>
    </w:p>
    <w:p w:rsidR="00000000" w:rsidDel="00000000" w:rsidP="00000000" w:rsidRDefault="00000000" w:rsidRPr="00000000" w14:paraId="00000A0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01">
      <w:pPr>
        <w:rPr/>
      </w:pPr>
      <w:r w:rsidDel="00000000" w:rsidR="00000000" w:rsidRPr="00000000">
        <w:rPr>
          <w:rFonts w:ascii="Arial Unicode MS" w:cs="Arial Unicode MS" w:eastAsia="Arial Unicode MS" w:hAnsi="Arial Unicode MS"/>
          <w:rtl w:val="0"/>
        </w:rPr>
        <w:t xml:space="preserve">③サンクスページ：ウェビナーの案内</w:t>
      </w:r>
    </w:p>
    <w:p w:rsidR="00000000" w:rsidDel="00000000" w:rsidP="00000000" w:rsidRDefault="00000000" w:rsidRPr="00000000" w14:paraId="00000A0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03">
      <w:pPr>
        <w:rPr/>
      </w:pPr>
      <w:r w:rsidDel="00000000" w:rsidR="00000000" w:rsidRPr="00000000">
        <w:rPr>
          <w:rFonts w:ascii="Arial Unicode MS" w:cs="Arial Unicode MS" w:eastAsia="Arial Unicode MS" w:hAnsi="Arial Unicode MS"/>
          <w:rtl w:val="0"/>
        </w:rPr>
        <w:t xml:space="preserve">④自動ウェビナー</w:t>
      </w:r>
    </w:p>
    <w:p w:rsidR="00000000" w:rsidDel="00000000" w:rsidP="00000000" w:rsidRDefault="00000000" w:rsidRPr="00000000" w14:paraId="00000A0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05">
      <w:pPr>
        <w:rPr/>
      </w:pPr>
      <w:r w:rsidDel="00000000" w:rsidR="00000000" w:rsidRPr="00000000">
        <w:rPr>
          <w:rFonts w:ascii="Arial Unicode MS" w:cs="Arial Unicode MS" w:eastAsia="Arial Unicode MS" w:hAnsi="Arial Unicode MS"/>
          <w:rtl w:val="0"/>
        </w:rPr>
        <w:t xml:space="preserve">⑤個別相談</w:t>
      </w:r>
    </w:p>
    <w:p w:rsidR="00000000" w:rsidDel="00000000" w:rsidP="00000000" w:rsidRDefault="00000000" w:rsidRPr="00000000" w14:paraId="00000A0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07">
      <w:pPr>
        <w:rPr/>
      </w:pPr>
      <w:r w:rsidDel="00000000" w:rsidR="00000000" w:rsidRPr="00000000">
        <w:rPr>
          <w:rFonts w:ascii="Arial Unicode MS" w:cs="Arial Unicode MS" w:eastAsia="Arial Unicode MS" w:hAnsi="Arial Unicode MS"/>
          <w:rtl w:val="0"/>
        </w:rPr>
        <w:t xml:space="preserve">⑥フロントエンド商品オファー（コンサルティング・コーチング）</w:t>
      </w:r>
    </w:p>
    <w:p w:rsidR="00000000" w:rsidDel="00000000" w:rsidP="00000000" w:rsidRDefault="00000000" w:rsidRPr="00000000" w14:paraId="00000A0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09">
      <w:pPr>
        <w:rPr/>
      </w:pPr>
      <w:r w:rsidDel="00000000" w:rsidR="00000000" w:rsidRPr="00000000">
        <w:rPr>
          <w:rFonts w:ascii="Arial Unicode MS" w:cs="Arial Unicode MS" w:eastAsia="Arial Unicode MS" w:hAnsi="Arial Unicode MS"/>
          <w:rtl w:val="0"/>
        </w:rPr>
        <w:t xml:space="preserve">⑦バックエンド商品オファー（コンサルティング・コーチング）</w:t>
      </w:r>
    </w:p>
    <w:p w:rsidR="00000000" w:rsidDel="00000000" w:rsidP="00000000" w:rsidRDefault="00000000" w:rsidRPr="00000000" w14:paraId="00000A0A">
      <w:pPr>
        <w:pStyle w:val="Heading4"/>
        <w:rPr/>
      </w:pPr>
      <w:bookmarkStart w:colFirst="0" w:colLast="0" w:name="_vx3wkdamc2yr" w:id="319"/>
      <w:bookmarkEnd w:id="319"/>
      <w:r w:rsidDel="00000000" w:rsidR="00000000" w:rsidRPr="00000000">
        <w:rPr>
          <w:rFonts w:ascii="Arial Unicode MS" w:cs="Arial Unicode MS" w:eastAsia="Arial Unicode MS" w:hAnsi="Arial Unicode MS"/>
          <w:rtl w:val="0"/>
        </w:rPr>
        <w:t xml:space="preserve">活用した機能と具体的な施策内容</w:t>
      </w:r>
    </w:p>
    <w:p w:rsidR="00000000" w:rsidDel="00000000" w:rsidP="00000000" w:rsidRDefault="00000000" w:rsidRPr="00000000" w14:paraId="00000A0B">
      <w:pPr>
        <w:rPr>
          <w:b w:val="1"/>
          <w:bCs w:val="1"/>
        </w:rPr>
      </w:pPr>
      <w:r w:rsidDel="00000000" w:rsidR="00000000" w:rsidRPr="00000000">
        <w:rPr>
          <w:rFonts w:ascii="Arial Unicode MS" w:cs="Arial Unicode MS" w:eastAsia="Arial Unicode MS" w:hAnsi="Arial Unicode MS"/>
          <w:b w:val="1"/>
          <w:bCs w:val="1"/>
          <w:rtl w:val="0"/>
        </w:rPr>
        <w:t xml:space="preserve">【自動ウェビナー機能】「10分毎開催」による機会損失の防止</w:t>
      </w:r>
    </w:p>
    <w:p w:rsidR="00000000" w:rsidDel="00000000" w:rsidP="00000000" w:rsidRDefault="00000000" w:rsidRPr="00000000" w14:paraId="00000A0C">
      <w:pPr>
        <w:rPr/>
      </w:pPr>
      <w:r w:rsidDel="00000000" w:rsidR="00000000" w:rsidRPr="00000000">
        <w:rPr>
          <w:rFonts w:ascii="Arial Unicode MS" w:cs="Arial Unicode MS" w:eastAsia="Arial Unicode MS" w:hAnsi="Arial Unicode MS"/>
          <w:rtl w:val="0"/>
        </w:rPr>
        <w:t xml:space="preserve">あらかじめ録画した動画を使用し、「10分毎」にウェビナーが始まるようにスケジュールを設定しました。これにより、「日程が合わない」という理由で参加できなかった層に対し、自分の都合に合わせて頻繁に視聴できる環境を提供しています。</w:t>
      </w:r>
    </w:p>
    <w:p w:rsidR="00000000" w:rsidDel="00000000" w:rsidP="00000000" w:rsidRDefault="00000000" w:rsidRPr="00000000" w14:paraId="00000A0D">
      <w:pPr>
        <w:pStyle w:val="Heading4"/>
        <w:rPr/>
      </w:pPr>
      <w:bookmarkStart w:colFirst="0" w:colLast="0" w:name="_wbhiuqhgs7h6" w:id="320"/>
      <w:bookmarkEnd w:id="320"/>
      <w:r w:rsidDel="00000000" w:rsidR="00000000" w:rsidRPr="00000000">
        <w:rPr>
          <w:rFonts w:ascii="Arial Unicode MS" w:cs="Arial Unicode MS" w:eastAsia="Arial Unicode MS" w:hAnsi="Arial Unicode MS"/>
          <w:rtl w:val="0"/>
        </w:rPr>
        <w:t xml:space="preserve">施策の背景にある戦略・意図</w:t>
      </w:r>
    </w:p>
    <w:p w:rsidR="00000000" w:rsidDel="00000000" w:rsidP="00000000" w:rsidRDefault="00000000" w:rsidRPr="00000000" w14:paraId="00000A0E">
      <w:pPr>
        <w:rPr/>
      </w:pPr>
      <w:r w:rsidDel="00000000" w:rsidR="00000000" w:rsidRPr="00000000">
        <w:rPr>
          <w:rFonts w:ascii="Arial Unicode MS" w:cs="Arial Unicode MS" w:eastAsia="Arial Unicode MS" w:hAnsi="Arial Unicode MS"/>
          <w:rtl w:val="0"/>
        </w:rPr>
        <w:t xml:space="preserve">今回のファネルにおけるゴールは、あくまで「個別相談」への申し込みです。</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Fonts w:ascii="Arial Unicode MS" w:cs="Arial Unicode MS" w:eastAsia="Arial Unicode MS" w:hAnsi="Arial Unicode MS"/>
          <w:rtl w:val="0"/>
        </w:rPr>
        <w:t xml:space="preserve">そのため、セミナー開催そのものに自分の時間を使うよりも、ウェビナーで自動化して効率化する方が、ビジネスとして負担が少なく合理的だと判断しました。</w:t>
      </w:r>
    </w:p>
    <w:p w:rsidR="00000000" w:rsidDel="00000000" w:rsidP="00000000" w:rsidRDefault="00000000" w:rsidRPr="00000000" w14:paraId="00000A11">
      <w:pPr>
        <w:pStyle w:val="Heading4"/>
        <w:rPr/>
      </w:pPr>
      <w:bookmarkStart w:colFirst="0" w:colLast="0" w:name="_8e6u1ftnvtgb" w:id="321"/>
      <w:bookmarkEnd w:id="321"/>
      <w:r w:rsidDel="00000000" w:rsidR="00000000" w:rsidRPr="00000000">
        <w:rPr>
          <w:rFonts w:ascii="Arial Unicode MS" w:cs="Arial Unicode MS" w:eastAsia="Arial Unicode MS" w:hAnsi="Arial Unicode MS"/>
          <w:rtl w:val="0"/>
        </w:rPr>
        <w:t xml:space="preserve">施策を成功させるための「コツ・工夫」</w:t>
      </w:r>
    </w:p>
    <w:p w:rsidR="00000000" w:rsidDel="00000000" w:rsidP="00000000" w:rsidRDefault="00000000" w:rsidRPr="00000000" w14:paraId="00000A12">
      <w:pPr>
        <w:rPr/>
      </w:pPr>
      <w:r w:rsidDel="00000000" w:rsidR="00000000" w:rsidRPr="00000000">
        <w:rPr>
          <w:rFonts w:ascii="Arial Unicode MS" w:cs="Arial Unicode MS" w:eastAsia="Arial Unicode MS" w:hAnsi="Arial Unicode MS"/>
          <w:rtl w:val="0"/>
        </w:rPr>
        <w:t xml:space="preserve">一番の工夫は、動画の尺（長さ）の最適化です。</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Fonts w:ascii="Arial Unicode MS" w:cs="Arial Unicode MS" w:eastAsia="Arial Unicode MS" w:hAnsi="Arial Unicode MS"/>
          <w:rtl w:val="0"/>
        </w:rPr>
        <w:t xml:space="preserve">対面のZoomセミナーでは90分間話していましたが、一方的な視聴となる自動ウェビナーでは、長いと飽きられて離脱されるリスクがあります。そこで、参加者が飽きずに最後まで視聴してもらえるよう、時間を60分に短縮しました。</w:t>
      </w:r>
    </w:p>
    <w:p w:rsidR="00000000" w:rsidDel="00000000" w:rsidP="00000000" w:rsidRDefault="00000000" w:rsidRPr="00000000" w14:paraId="00000A15">
      <w:pPr>
        <w:pStyle w:val="Heading3"/>
        <w:rPr/>
      </w:pPr>
      <w:bookmarkStart w:colFirst="0" w:colLast="0" w:name="_urm6sc8rqw6l" w:id="322"/>
      <w:bookmarkEnd w:id="322"/>
      <w:r w:rsidDel="00000000" w:rsidR="00000000" w:rsidRPr="00000000">
        <w:rPr>
          <w:rFonts w:ascii="Arial Unicode MS" w:cs="Arial Unicode MS" w:eastAsia="Arial Unicode MS" w:hAnsi="Arial Unicode MS"/>
          <w:rtl w:val="0"/>
        </w:rPr>
        <w:t xml:space="preserve">導入後の成果と変化</w:t>
      </w:r>
    </w:p>
    <w:p w:rsidR="00000000" w:rsidDel="00000000" w:rsidP="00000000" w:rsidRDefault="00000000" w:rsidRPr="00000000" w14:paraId="00000A16">
      <w:pPr>
        <w:pStyle w:val="Heading4"/>
        <w:rPr/>
      </w:pPr>
      <w:bookmarkStart w:colFirst="0" w:colLast="0" w:name="_yj7ma8b4l1dd" w:id="323"/>
      <w:bookmarkEnd w:id="323"/>
      <w:r w:rsidDel="00000000" w:rsidR="00000000" w:rsidRPr="00000000">
        <w:rPr>
          <w:rFonts w:ascii="Arial Unicode MS" w:cs="Arial Unicode MS" w:eastAsia="Arial Unicode MS" w:hAnsi="Arial Unicode MS"/>
          <w:rtl w:val="0"/>
        </w:rPr>
        <w:t xml:space="preserve">具体的な成果</w:t>
      </w:r>
    </w:p>
    <w:p w:rsidR="00000000" w:rsidDel="00000000" w:rsidP="00000000" w:rsidRDefault="00000000" w:rsidRPr="00000000" w14:paraId="00000A17">
      <w:pPr>
        <w:rPr/>
      </w:pPr>
      <w:r w:rsidDel="00000000" w:rsidR="00000000" w:rsidRPr="00000000">
        <w:rPr>
          <w:rFonts w:ascii="Arial Unicode MS" w:cs="Arial Unicode MS" w:eastAsia="Arial Unicode MS" w:hAnsi="Arial Unicode MS"/>
          <w:rtl w:val="0"/>
        </w:rPr>
        <w:t xml:space="preserve">Zoomセミナーを自動ウェビナーへ移行したことで、まずセミナーをやらなくて良くなりました。</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Fonts w:ascii="Arial Unicode MS" w:cs="Arial Unicode MS" w:eastAsia="Arial Unicode MS" w:hAnsi="Arial Unicode MS"/>
          <w:rtl w:val="0"/>
        </w:rPr>
        <w:t xml:space="preserve">また、以前は日程の都合で受けられなかった方が、自動ウェビナーを視聴して個別相談にも流入するようになりました。このように機会損失を解消した結果、以下の成果が得られています。</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numPr>
          <w:ilvl w:val="0"/>
          <w:numId w:val="66"/>
        </w:numPr>
        <w:ind w:left="720" w:hanging="360"/>
      </w:pPr>
      <w:r w:rsidDel="00000000" w:rsidR="00000000" w:rsidRPr="00000000">
        <w:rPr>
          <w:rFonts w:ascii="Arial Unicode MS" w:cs="Arial Unicode MS" w:eastAsia="Arial Unicode MS" w:hAnsi="Arial Unicode MS"/>
          <w:rtl w:val="0"/>
        </w:rPr>
        <w:t xml:space="preserve">売上：約1.5倍</w:t>
      </w:r>
    </w:p>
    <w:p w:rsidR="00000000" w:rsidDel="00000000" w:rsidP="00000000" w:rsidRDefault="00000000" w:rsidRPr="00000000" w14:paraId="00000A1C">
      <w:pPr>
        <w:numPr>
          <w:ilvl w:val="0"/>
          <w:numId w:val="66"/>
        </w:numPr>
        <w:ind w:left="720" w:hanging="360"/>
      </w:pPr>
      <w:r w:rsidDel="00000000" w:rsidR="00000000" w:rsidRPr="00000000">
        <w:rPr>
          <w:rFonts w:ascii="Arial Unicode MS" w:cs="Arial Unicode MS" w:eastAsia="Arial Unicode MS" w:hAnsi="Arial Unicode MS"/>
          <w:rtl w:val="0"/>
        </w:rPr>
        <w:t xml:space="preserve">ライブセミナー開催：週2〜3回 → 0回（不要に）</w:t>
      </w:r>
    </w:p>
    <w:p w:rsidR="00000000" w:rsidDel="00000000" w:rsidP="00000000" w:rsidRDefault="00000000" w:rsidRPr="00000000" w14:paraId="00000A1D">
      <w:pPr>
        <w:pStyle w:val="Heading4"/>
        <w:rPr/>
      </w:pPr>
      <w:bookmarkStart w:colFirst="0" w:colLast="0" w:name="_ahly8yqvgxug" w:id="324"/>
      <w:bookmarkEnd w:id="324"/>
      <w:r w:rsidDel="00000000" w:rsidR="00000000" w:rsidRPr="00000000">
        <w:rPr>
          <w:rFonts w:ascii="Arial Unicode MS" w:cs="Arial Unicode MS" w:eastAsia="Arial Unicode MS" w:hAnsi="Arial Unicode MS"/>
          <w:rtl w:val="0"/>
        </w:rPr>
        <w:t xml:space="preserve">実感できた変化</w:t>
      </w:r>
    </w:p>
    <w:p w:rsidR="00000000" w:rsidDel="00000000" w:rsidP="00000000" w:rsidRDefault="00000000" w:rsidRPr="00000000" w14:paraId="00000A1E">
      <w:pPr>
        <w:rPr/>
      </w:pPr>
      <w:r w:rsidDel="00000000" w:rsidR="00000000" w:rsidRPr="00000000">
        <w:rPr>
          <w:rFonts w:ascii="Arial Unicode MS" w:cs="Arial Unicode MS" w:eastAsia="Arial Unicode MS" w:hAnsi="Arial Unicode MS"/>
          <w:rtl w:val="0"/>
        </w:rPr>
        <w:t xml:space="preserve">数値的な成果はもちろんですが、お客様からウェビナーの内容について「めちゃめちゃ分かりやすかった」と言っていただけたことが嬉しかったです。</w:t>
      </w:r>
    </w:p>
    <w:p w:rsidR="00000000" w:rsidDel="00000000" w:rsidP="00000000" w:rsidRDefault="00000000" w:rsidRPr="00000000" w14:paraId="00000A1F">
      <w:pPr>
        <w:pStyle w:val="Heading4"/>
        <w:rPr/>
      </w:pPr>
      <w:bookmarkStart w:colFirst="0" w:colLast="0" w:name="_m4226ajc1whz" w:id="325"/>
      <w:bookmarkEnd w:id="325"/>
      <w:r w:rsidDel="00000000" w:rsidR="00000000" w:rsidRPr="00000000">
        <w:rPr>
          <w:rFonts w:ascii="Arial Unicode MS" w:cs="Arial Unicode MS" w:eastAsia="Arial Unicode MS" w:hAnsi="Arial Unicode MS"/>
          <w:rtl w:val="0"/>
        </w:rPr>
        <w:t xml:space="preserve">今後の事業展望</w:t>
      </w:r>
    </w:p>
    <w:p w:rsidR="00000000" w:rsidDel="00000000" w:rsidP="00000000" w:rsidRDefault="00000000" w:rsidRPr="00000000" w14:paraId="00000A20">
      <w:pPr>
        <w:rPr/>
      </w:pPr>
      <w:r w:rsidDel="00000000" w:rsidR="00000000" w:rsidRPr="00000000">
        <w:rPr>
          <w:rFonts w:ascii="Arial Unicode MS" w:cs="Arial Unicode MS" w:eastAsia="Arial Unicode MS" w:hAnsi="Arial Unicode MS"/>
          <w:rtl w:val="0"/>
        </w:rPr>
        <w:t xml:space="preserve">今後は取り扱う商品を増やし、それに合わせて新しいファネルも構築していきたいです。</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Fonts w:ascii="Arial Unicode MS" w:cs="Arial Unicode MS" w:eastAsia="Arial Unicode MS" w:hAnsi="Arial Unicode MS"/>
          <w:rtl w:val="0"/>
        </w:rPr>
        <w:t xml:space="preserve">また、現在は個別相談を挟んでいますが、将来的には完全自動化で販売まで完結できるファネル作りにも挑戦してみたいと考えています。</w:t>
      </w:r>
    </w:p>
    <w:p w:rsidR="00000000" w:rsidDel="00000000" w:rsidP="00000000" w:rsidRDefault="00000000" w:rsidRPr="00000000" w14:paraId="00000A23">
      <w:pPr>
        <w:pStyle w:val="Heading3"/>
        <w:rPr/>
      </w:pPr>
      <w:bookmarkStart w:colFirst="0" w:colLast="0" w:name="_l0ci0wl3tp8k" w:id="326"/>
      <w:bookmarkEnd w:id="326"/>
      <w:r w:rsidDel="00000000" w:rsidR="00000000" w:rsidRPr="00000000">
        <w:rPr>
          <w:rFonts w:ascii="Arial Unicode MS" w:cs="Arial Unicode MS" w:eastAsia="Arial Unicode MS" w:hAnsi="Arial Unicode MS"/>
          <w:rtl w:val="0"/>
        </w:rPr>
        <w:t xml:space="preserve">UTAGEユーザーへのメッセージ</w:t>
      </w:r>
    </w:p>
    <w:p w:rsidR="00000000" w:rsidDel="00000000" w:rsidP="00000000" w:rsidRDefault="00000000" w:rsidRPr="00000000" w14:paraId="00000A24">
      <w:pPr>
        <w:rPr/>
      </w:pPr>
      <w:r w:rsidDel="00000000" w:rsidR="00000000" w:rsidRPr="00000000">
        <w:rPr>
          <w:rFonts w:ascii="Arial Unicode MS" w:cs="Arial Unicode MS" w:eastAsia="Arial Unicode MS" w:hAnsi="Arial Unicode MS"/>
          <w:rtl w:val="0"/>
        </w:rPr>
        <w:t xml:space="preserve">いま私がUTAGEで実践していることは、実は以前からずっとやりたかったことでした。</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Fonts w:ascii="Arial Unicode MS" w:cs="Arial Unicode MS" w:eastAsia="Arial Unicode MS" w:hAnsi="Arial Unicode MS"/>
          <w:rtl w:val="0"/>
        </w:rPr>
        <w:t xml:space="preserve">でも、それを実現するには海外ツールをいくつも組み合わせて使う必要があり、敷居が高かったのです。</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Fonts w:ascii="Arial Unicode MS" w:cs="Arial Unicode MS" w:eastAsia="Arial Unicode MS" w:hAnsi="Arial Unicode MS"/>
          <w:rtl w:val="0"/>
        </w:rPr>
        <w:t xml:space="preserve">しかし、UTAGEのおかげで、やりたかったことがオールインワンで出来るようになったので、ぜひ試してみてほしいです。</w:t>
      </w:r>
    </w:p>
    <w:p w:rsidR="00000000" w:rsidDel="00000000" w:rsidP="00000000" w:rsidRDefault="00000000" w:rsidRPr="00000000" w14:paraId="00000A29">
      <w:pPr>
        <w:pStyle w:val="Heading3"/>
        <w:rPr/>
      </w:pPr>
      <w:bookmarkStart w:colFirst="0" w:colLast="0" w:name="_j7wxpyptgsmt" w:id="327"/>
      <w:bookmarkEnd w:id="327"/>
      <w:r w:rsidDel="00000000" w:rsidR="00000000" w:rsidRPr="00000000">
        <w:rPr>
          <w:rFonts w:ascii="Arial Unicode MS" w:cs="Arial Unicode MS" w:eastAsia="Arial Unicode MS" w:hAnsi="Arial Unicode MS"/>
          <w:rtl w:val="0"/>
        </w:rPr>
        <w:t xml:space="preserve">UTAGE運営者コメント</w:t>
      </w:r>
    </w:p>
    <w:p w:rsidR="00000000" w:rsidDel="00000000" w:rsidP="00000000" w:rsidRDefault="00000000" w:rsidRPr="00000000" w14:paraId="00000A2A">
      <w:pPr>
        <w:rPr/>
      </w:pPr>
      <w:r w:rsidDel="00000000" w:rsidR="00000000" w:rsidRPr="00000000">
        <w:rPr>
          <w:rFonts w:ascii="Arial Unicode MS" w:cs="Arial Unicode MS" w:eastAsia="Arial Unicode MS" w:hAnsi="Arial Unicode MS"/>
          <w:rtl w:val="0"/>
        </w:rPr>
        <w:t xml:space="preserve">「Zoomセミナーに飽きてしまった」というtoronto様の本音は、多くのセミナー講師の方が共感される部分ではないでしょうか。</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Fonts w:ascii="Arial Unicode MS" w:cs="Arial Unicode MS" w:eastAsia="Arial Unicode MS" w:hAnsi="Arial Unicode MS"/>
          <w:rtl w:val="0"/>
        </w:rPr>
        <w:t xml:space="preserve">toronto様はUTAGEの自動ウェビナー機能を活用し、その悩みを解決されると同時に、「10分毎開催」という設定によって売上を1.5倍に伸ばされました。</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Fonts w:ascii="Arial Unicode MS" w:cs="Arial Unicode MS" w:eastAsia="Arial Unicode MS" w:hAnsi="Arial Unicode MS"/>
          <w:rtl w:val="0"/>
        </w:rPr>
        <w:t xml:space="preserve">この「10分毎開催」は、自動ウェビナー設定で「数分おきに開催」を指定することで実現可能です。例えば「10分毎」に設定した場合、10:05に登録すれば10:10から、10:12に登録すれば10:20からウェビナーが始まります。</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Fonts w:ascii="Arial Unicode MS" w:cs="Arial Unicode MS" w:eastAsia="Arial Unicode MS" w:hAnsi="Arial Unicode MS"/>
          <w:rtl w:val="0"/>
        </w:rPr>
        <w:t xml:space="preserve">これにより、お客様を待たせることなく、「鉄は熱いうちに打て」の通り、意欲が高い状態でセミナーにご参加いただけます。なお、開催間隔は10分毎のほか、15分・20分・30分毎から選択可能です。</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Fonts w:ascii="Arial Unicode MS" w:cs="Arial Unicode MS" w:eastAsia="Arial Unicode MS" w:hAnsi="Arial Unicode MS"/>
          <w:rtl w:val="0"/>
        </w:rPr>
        <w:t xml:space="preserve">また、動画時間を90分から60分に短縮された点も素晴らしい判断です。対話のない録画ウェビナーでは視聴者の集中力が続きにくいため、冗長な部分をカットし、エッセンスを凝縮することは視聴維持率の向上に繋がります。</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Fonts w:ascii="Arial Unicode MS" w:cs="Arial Unicode MS" w:eastAsia="Arial Unicode MS" w:hAnsi="Arial Unicode MS"/>
          <w:rtl w:val="0"/>
        </w:rPr>
        <w:t xml:space="preserve">「海外ツールは敷居が高い」と諦めていた自動化をUTAGEで実現されたtoronto様の事例は、ツールへの苦手意識を持つ方にとって大きな勇気となるはずです。</w:t>
      </w:r>
    </w:p>
    <w:p w:rsidR="00000000" w:rsidDel="00000000" w:rsidP="00000000" w:rsidRDefault="00000000" w:rsidRPr="00000000" w14:paraId="00000A35">
      <w:pPr>
        <w:pStyle w:val="Heading4"/>
        <w:rPr/>
      </w:pPr>
      <w:bookmarkStart w:colFirst="0" w:colLast="0" w:name="_o03eizdgqqk2" w:id="328"/>
      <w:bookmarkEnd w:id="328"/>
      <w:r w:rsidDel="00000000" w:rsidR="00000000" w:rsidRPr="00000000">
        <w:rPr>
          <w:rFonts w:ascii="Arial Unicode MS" w:cs="Arial Unicode MS" w:eastAsia="Arial Unicode MS" w:hAnsi="Arial Unicode MS"/>
          <w:rtl w:val="0"/>
        </w:rPr>
        <w:t xml:space="preserve">明日からできる3つのアクション</w:t>
      </w:r>
    </w:p>
    <w:p w:rsidR="00000000" w:rsidDel="00000000" w:rsidP="00000000" w:rsidRDefault="00000000" w:rsidRPr="00000000" w14:paraId="00000A36">
      <w:pPr>
        <w:rPr/>
      </w:pPr>
      <w:r w:rsidDel="00000000" w:rsidR="00000000" w:rsidRPr="00000000">
        <w:rPr>
          <w:rFonts w:ascii="Arial Unicode MS" w:cs="Arial Unicode MS" w:eastAsia="Arial Unicode MS" w:hAnsi="Arial Unicode MS"/>
          <w:rtl w:val="0"/>
        </w:rPr>
        <w:t xml:space="preserve">以下の3つの中から、今のあなたにできそうなものを1つ選んで実践してみてください。</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numPr>
          <w:ilvl w:val="0"/>
          <w:numId w:val="94"/>
        </w:numPr>
        <w:ind w:left="720" w:hanging="360"/>
        <w:rPr>
          <w:u w:val="none"/>
        </w:rPr>
      </w:pPr>
      <w:r w:rsidDel="00000000" w:rsidR="00000000" w:rsidRPr="00000000">
        <w:rPr>
          <w:rFonts w:ascii="Arial Unicode MS" w:cs="Arial Unicode MS" w:eastAsia="Arial Unicode MS" w:hAnsi="Arial Unicode MS"/>
          <w:b w:val="1"/>
          <w:bCs w:val="1"/>
          <w:rtl w:val="0"/>
        </w:rPr>
        <w:t xml:space="preserve">【自動ウェビナーの導入】セミナーを録画</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毎回ライブでセミナーを開催しているなら、次回のセミナーを録画し、その動画を使ってUTAGEで「自動ウェビナー」をテスト的に構築してみる。</w:t>
      </w:r>
    </w:p>
    <w:p w:rsidR="00000000" w:rsidDel="00000000" w:rsidP="00000000" w:rsidRDefault="00000000" w:rsidRPr="00000000" w14:paraId="00000A39">
      <w:pPr>
        <w:ind w:left="720" w:firstLine="0"/>
        <w:rPr/>
      </w:pPr>
      <w:r w:rsidDel="00000000" w:rsidR="00000000" w:rsidRPr="00000000">
        <w:rPr>
          <w:rtl w:val="0"/>
        </w:rPr>
      </w:r>
    </w:p>
    <w:p w:rsidR="00000000" w:rsidDel="00000000" w:rsidP="00000000" w:rsidRDefault="00000000" w:rsidRPr="00000000" w14:paraId="00000A3A">
      <w:pPr>
        <w:numPr>
          <w:ilvl w:val="0"/>
          <w:numId w:val="94"/>
        </w:numPr>
        <w:ind w:left="720" w:hanging="360"/>
        <w:rPr>
          <w:u w:val="none"/>
        </w:rPr>
      </w:pPr>
      <w:r w:rsidDel="00000000" w:rsidR="00000000" w:rsidRPr="00000000">
        <w:rPr>
          <w:rFonts w:ascii="Arial Unicode MS" w:cs="Arial Unicode MS" w:eastAsia="Arial Unicode MS" w:hAnsi="Arial Unicode MS"/>
          <w:b w:val="1"/>
          <w:bCs w:val="1"/>
          <w:rtl w:val="0"/>
        </w:rPr>
        <w:t xml:space="preserve">【開催周期の変更】「数分おきに開催」に設定</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すでに自動ウェビナーを導入済みで、参加率が伸び悩んでいるなら、開催周期の設定を「数分おきに開催（例：10分毎）」に変更し、申し込み直後に視聴できる環境を作って変化を計測する。</w:t>
      </w:r>
    </w:p>
    <w:p w:rsidR="00000000" w:rsidDel="00000000" w:rsidP="00000000" w:rsidRDefault="00000000" w:rsidRPr="00000000" w14:paraId="00000A3B">
      <w:pPr>
        <w:ind w:left="720" w:firstLine="0"/>
        <w:rPr/>
      </w:pPr>
      <w:r w:rsidDel="00000000" w:rsidR="00000000" w:rsidRPr="00000000">
        <w:rPr>
          <w:rtl w:val="0"/>
        </w:rPr>
      </w:r>
    </w:p>
    <w:p w:rsidR="00000000" w:rsidDel="00000000" w:rsidP="00000000" w:rsidRDefault="00000000" w:rsidRPr="00000000" w14:paraId="00000A3C">
      <w:pPr>
        <w:numPr>
          <w:ilvl w:val="0"/>
          <w:numId w:val="94"/>
        </w:numPr>
        <w:ind w:left="720" w:hanging="360"/>
        <w:rPr>
          <w:u w:val="none"/>
        </w:rPr>
      </w:pPr>
      <w:r w:rsidDel="00000000" w:rsidR="00000000" w:rsidRPr="00000000">
        <w:rPr>
          <w:rFonts w:ascii="Arial Unicode MS" w:cs="Arial Unicode MS" w:eastAsia="Arial Unicode MS" w:hAnsi="Arial Unicode MS"/>
          <w:b w:val="1"/>
          <w:bCs w:val="1"/>
          <w:rtl w:val="0"/>
        </w:rPr>
        <w:t xml:space="preserve">【動画の短縮】エッセンスを凝縮する</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もし視聴維持率が低いなら、ライブ特有の余談や「間」などの冗長な部分をカットして、エッセンスを凝縮することで、動画の短縮を検討する。</w:t>
      </w:r>
    </w:p>
    <w:p w:rsidR="00000000" w:rsidDel="00000000" w:rsidP="00000000" w:rsidRDefault="00000000" w:rsidRPr="00000000" w14:paraId="00000A3D">
      <w:pPr>
        <w:spacing w:after="240" w:before="240" w:lineRule="auto"/>
        <w:rPr/>
      </w:pPr>
      <w:r w:rsidDel="00000000" w:rsidR="00000000" w:rsidRPr="00000000">
        <w:rPr>
          <w:rtl w:val="0"/>
        </w:rPr>
      </w:r>
    </w:p>
    <w:p w:rsidR="00000000" w:rsidDel="00000000" w:rsidP="00000000" w:rsidRDefault="00000000" w:rsidRPr="00000000" w14:paraId="00000A3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A3F">
      <w:pPr>
        <w:pStyle w:val="Heading1"/>
        <w:rPr/>
      </w:pPr>
      <w:bookmarkStart w:colFirst="0" w:colLast="0" w:name="_yjbz8xi958tw" w:id="329"/>
      <w:bookmarkEnd w:id="329"/>
      <w:r w:rsidDel="00000000" w:rsidR="00000000" w:rsidRPr="00000000">
        <w:rPr>
          <w:rFonts w:ascii="Arial Unicode MS" w:cs="Arial Unicode MS" w:eastAsia="Arial Unicode MS" w:hAnsi="Arial Unicode MS"/>
          <w:rtl w:val="0"/>
        </w:rPr>
        <w:t xml:space="preserve">飯塚 美香 様</w:t>
      </w:r>
    </w:p>
    <w:p w:rsidR="00000000" w:rsidDel="00000000" w:rsidP="00000000" w:rsidRDefault="00000000" w:rsidRPr="00000000" w14:paraId="00000A40">
      <w:pPr>
        <w:rPr/>
      </w:pPr>
      <w:r w:rsidDel="00000000" w:rsidR="00000000" w:rsidRPr="00000000">
        <w:rPr>
          <w:rFonts w:ascii="Arial Unicode MS" w:cs="Arial Unicode MS" w:eastAsia="Arial Unicode MS" w:hAnsi="Arial Unicode MS"/>
          <w:rtl w:val="0"/>
        </w:rPr>
        <w:t xml:space="preserve">（若見えサポーター / オンラインコミュニティ運営）</w:t>
      </w:r>
    </w:p>
    <w:p w:rsidR="00000000" w:rsidDel="00000000" w:rsidP="00000000" w:rsidRDefault="00000000" w:rsidRPr="00000000" w14:paraId="00000A41">
      <w:pPr>
        <w:pStyle w:val="Heading2"/>
        <w:rPr/>
      </w:pPr>
      <w:bookmarkStart w:colFirst="0" w:colLast="0" w:name="_3oc9p1mkfje1" w:id="330"/>
      <w:bookmarkEnd w:id="330"/>
      <w:r w:rsidDel="00000000" w:rsidR="00000000" w:rsidRPr="00000000">
        <w:rPr>
          <w:rFonts w:ascii="Arial Unicode MS" w:cs="Arial Unicode MS" w:eastAsia="Arial Unicode MS" w:hAnsi="Arial Unicode MS"/>
          <w:rtl w:val="0"/>
        </w:rPr>
        <w:t xml:space="preserve">立ち上げ初期のコミュニティでモニター22名を獲得！</w:t>
        <w:br w:type="textWrapping"/>
        <w:t xml:space="preserve">家事・育児・経営の"ワンオペ"だから顧客育成を効率化</w:t>
        <w:br w:type="textWrapping"/>
        <w:t xml:space="preserve">多角的アプローチで信頼を育む「2段階フォローアップ術」</w:t>
      </w:r>
    </w:p>
    <w:p w:rsidR="00000000" w:rsidDel="00000000" w:rsidP="00000000" w:rsidRDefault="00000000" w:rsidRPr="00000000" w14:paraId="00000A42">
      <w:pPr>
        <w:numPr>
          <w:ilvl w:val="0"/>
          <w:numId w:val="77"/>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初期モニター獲得数：22名</w:t>
      </w:r>
    </w:p>
    <w:p w:rsidR="00000000" w:rsidDel="00000000" w:rsidP="00000000" w:rsidRDefault="00000000" w:rsidRPr="00000000" w14:paraId="00000A43">
      <w:pPr>
        <w:numPr>
          <w:ilvl w:val="0"/>
          <w:numId w:val="77"/>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個別相談成約率：100%</w:t>
      </w:r>
    </w:p>
    <w:p w:rsidR="00000000" w:rsidDel="00000000" w:rsidP="00000000" w:rsidRDefault="00000000" w:rsidRPr="00000000" w14:paraId="00000A44">
      <w:pPr>
        <w:pStyle w:val="Heading3"/>
        <w:rPr/>
      </w:pPr>
      <w:bookmarkStart w:colFirst="0" w:colLast="0" w:name="_t6jayekk0m2m" w:id="331"/>
      <w:bookmarkEnd w:id="331"/>
      <w:r w:rsidDel="00000000" w:rsidR="00000000" w:rsidRPr="00000000">
        <w:rPr>
          <w:rFonts w:ascii="Arial Unicode MS" w:cs="Arial Unicode MS" w:eastAsia="Arial Unicode MS" w:hAnsi="Arial Unicode MS"/>
          <w:rtl w:val="0"/>
        </w:rPr>
        <w:t xml:space="preserve">この事例のポイント</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b w:val="1"/>
          <w:bCs w:val="1"/>
        </w:rPr>
      </w:pPr>
      <w:r w:rsidDel="00000000" w:rsidR="00000000" w:rsidRPr="00000000">
        <w:rPr>
          <w:rFonts w:ascii="Arial Unicode MS" w:cs="Arial Unicode MS" w:eastAsia="Arial Unicode MS" w:hAnsi="Arial Unicode MS"/>
          <w:b w:val="1"/>
          <w:bCs w:val="1"/>
          <w:rtl w:val="0"/>
        </w:rPr>
        <w:t xml:space="preserve">「手間」を減らして「接点」を増やす。信頼を積み上げるための効率化</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Fonts w:ascii="Arial Unicode MS" w:cs="Arial Unicode MS" w:eastAsia="Arial Unicode MS" w:hAnsi="Arial Unicode MS"/>
          <w:rtl w:val="0"/>
        </w:rPr>
        <w:t xml:space="preserve">「LP・LINE・決済…バラバラのツール管理に追われている」「1人でビジネスを回すには限界がある」とお悩みではありませんか？</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Fonts w:ascii="Arial Unicode MS" w:cs="Arial Unicode MS" w:eastAsia="Arial Unicode MS" w:hAnsi="Arial Unicode MS"/>
          <w:rtl w:val="0"/>
        </w:rPr>
        <w:t xml:space="preserve">ここでご紹介するのは、家事・育児・経営をワンオペでこなしながら、UTAGEでツールを一本化し、半自動化によって接点を増やしながら「温かい顧客フォロー」を実現した飯塚様の事例です。</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Fonts w:ascii="Arial Unicode MS" w:cs="Arial Unicode MS" w:eastAsia="Arial Unicode MS" w:hAnsi="Arial Unicode MS"/>
          <w:rtl w:val="0"/>
        </w:rPr>
        <w:t xml:space="preserve">飯塚様は、事務作業を徹底して自動化する一方で、ライブウェビナーでの「抽選会」などエンタメ要素を取り入れ、楽しみながら信頼関係を構築する独自のフローを確立されました。</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Fonts w:ascii="Arial Unicode MS" w:cs="Arial Unicode MS" w:eastAsia="Arial Unicode MS" w:hAnsi="Arial Unicode MS"/>
          <w:rtl w:val="0"/>
        </w:rPr>
        <w:t xml:space="preserve">「多忙で時間がない」「見込み客との信頼構築にもっと力を入れたい」という個人起業家の方に、効率化とファン作りを両立するヒントをお届けします。</w:t>
      </w:r>
    </w:p>
    <w:p w:rsidR="00000000" w:rsidDel="00000000" w:rsidP="00000000" w:rsidRDefault="00000000" w:rsidRPr="00000000" w14:paraId="00000A4F">
      <w:pPr>
        <w:pStyle w:val="Heading3"/>
        <w:rPr/>
      </w:pPr>
      <w:bookmarkStart w:colFirst="0" w:colLast="0" w:name="_o9uv8com2zx5" w:id="332"/>
      <w:bookmarkEnd w:id="332"/>
      <w:r w:rsidDel="00000000" w:rsidR="00000000" w:rsidRPr="00000000">
        <w:rPr>
          <w:rFonts w:ascii="Arial Unicode MS" w:cs="Arial Unicode MS" w:eastAsia="Arial Unicode MS" w:hAnsi="Arial Unicode MS"/>
          <w:rtl w:val="0"/>
        </w:rPr>
        <w:t xml:space="preserve">事業概要</w:t>
      </w:r>
    </w:p>
    <w:p w:rsidR="00000000" w:rsidDel="00000000" w:rsidP="00000000" w:rsidRDefault="00000000" w:rsidRPr="00000000" w14:paraId="00000A50">
      <w:pPr>
        <w:rPr/>
      </w:pPr>
      <w:r w:rsidDel="00000000" w:rsidR="00000000" w:rsidRPr="00000000">
        <w:rPr>
          <w:rFonts w:ascii="Arial Unicode MS" w:cs="Arial Unicode MS" w:eastAsia="Arial Unicode MS" w:hAnsi="Arial Unicode MS"/>
          <w:rtl w:val="0"/>
        </w:rPr>
        <w:t xml:space="preserve">40代以上の老け見えに悩む女性を対象に、「若見えサポーター」として会員制コミュニティを運営。その他、単発レッスンの提供やコンサルティングを行っている。</w:t>
      </w:r>
    </w:p>
    <w:p w:rsidR="00000000" w:rsidDel="00000000" w:rsidP="00000000" w:rsidRDefault="00000000" w:rsidRPr="00000000" w14:paraId="00000A51">
      <w:pPr>
        <w:pStyle w:val="Heading3"/>
        <w:rPr/>
      </w:pPr>
      <w:bookmarkStart w:colFirst="0" w:colLast="0" w:name="_tarquwc6thif" w:id="333"/>
      <w:bookmarkEnd w:id="333"/>
      <w:r w:rsidDel="00000000" w:rsidR="00000000" w:rsidRPr="00000000">
        <w:rPr>
          <w:rFonts w:ascii="Arial Unicode MS" w:cs="Arial Unicode MS" w:eastAsia="Arial Unicode MS" w:hAnsi="Arial Unicode MS"/>
          <w:rtl w:val="0"/>
        </w:rPr>
        <w:t xml:space="preserve">導入前のビジネス課題</w:t>
      </w:r>
    </w:p>
    <w:p w:rsidR="00000000" w:rsidDel="00000000" w:rsidP="00000000" w:rsidRDefault="00000000" w:rsidRPr="00000000" w14:paraId="00000A52">
      <w:pPr>
        <w:rPr/>
      </w:pPr>
      <w:r w:rsidDel="00000000" w:rsidR="00000000" w:rsidRPr="00000000">
        <w:rPr>
          <w:rFonts w:ascii="Arial Unicode MS" w:cs="Arial Unicode MS" w:eastAsia="Arial Unicode MS" w:hAnsi="Arial Unicode MS"/>
          <w:rtl w:val="0"/>
        </w:rPr>
        <w:t xml:space="preserve">一番の悩みは、LP作成、LINEステップ配信、メルマガ配信、決済と、それぞれ別のシステムを使っていたため、管理に時間もコストもかかっていたことでした。</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Fonts w:ascii="Arial Unicode MS" w:cs="Arial Unicode MS" w:eastAsia="Arial Unicode MS" w:hAnsi="Arial Unicode MS"/>
          <w:rtl w:val="0"/>
        </w:rPr>
        <w:t xml:space="preserve">家事や育児に加え、会社経営もワンオペで行っているため、多忙な日々の中で複数のツールを使い分ける作業に負担を感じていたのです。</w:t>
      </w:r>
    </w:p>
    <w:p w:rsidR="00000000" w:rsidDel="00000000" w:rsidP="00000000" w:rsidRDefault="00000000" w:rsidRPr="00000000" w14:paraId="00000A55">
      <w:pPr>
        <w:pStyle w:val="Heading3"/>
        <w:rPr/>
      </w:pPr>
      <w:bookmarkStart w:colFirst="0" w:colLast="0" w:name="_djlzf5rf2za9" w:id="334"/>
      <w:bookmarkEnd w:id="334"/>
      <w:r w:rsidDel="00000000" w:rsidR="00000000" w:rsidRPr="00000000">
        <w:rPr>
          <w:rFonts w:ascii="Arial Unicode MS" w:cs="Arial Unicode MS" w:eastAsia="Arial Unicode MS" w:hAnsi="Arial Unicode MS"/>
          <w:rtl w:val="0"/>
        </w:rPr>
        <w:t xml:space="preserve">課題解決のUTAGE活用法</w:t>
      </w:r>
    </w:p>
    <w:p w:rsidR="00000000" w:rsidDel="00000000" w:rsidP="00000000" w:rsidRDefault="00000000" w:rsidRPr="00000000" w14:paraId="00000A56">
      <w:pPr>
        <w:rPr/>
      </w:pPr>
      <w:r w:rsidDel="00000000" w:rsidR="00000000" w:rsidRPr="00000000">
        <w:rPr>
          <w:rFonts w:ascii="Arial Unicode MS" w:cs="Arial Unicode MS" w:eastAsia="Arial Unicode MS" w:hAnsi="Arial Unicode MS"/>
          <w:rtl w:val="0"/>
        </w:rPr>
        <w:t xml:space="preserve">この課題を解決するため、LP作成、配信、決済など、それぞれ別々のシステムで行っていた業務をUTAGEに集約しました。</w:t>
      </w:r>
    </w:p>
    <w:p w:rsidR="00000000" w:rsidDel="00000000" w:rsidP="00000000" w:rsidRDefault="00000000" w:rsidRPr="00000000" w14:paraId="00000A57">
      <w:pPr>
        <w:pStyle w:val="Heading4"/>
        <w:rPr/>
      </w:pPr>
      <w:bookmarkStart w:colFirst="0" w:colLast="0" w:name="_pwonphql7cd" w:id="335"/>
      <w:bookmarkEnd w:id="335"/>
      <w:r w:rsidDel="00000000" w:rsidR="00000000" w:rsidRPr="00000000">
        <w:rPr>
          <w:rFonts w:ascii="Arial Unicode MS" w:cs="Arial Unicode MS" w:eastAsia="Arial Unicode MS" w:hAnsi="Arial Unicode MS"/>
          <w:rtl w:val="0"/>
        </w:rPr>
        <w:t xml:space="preserve">成果につながったファネル全体像</w:t>
      </w:r>
    </w:p>
    <w:p w:rsidR="00000000" w:rsidDel="00000000" w:rsidP="00000000" w:rsidRDefault="00000000" w:rsidRPr="00000000" w14:paraId="00000A58">
      <w:pPr>
        <w:rPr/>
      </w:pPr>
      <w:r w:rsidDel="00000000" w:rsidR="00000000" w:rsidRPr="00000000">
        <w:rPr>
          <w:rFonts w:ascii="Arial Unicode MS" w:cs="Arial Unicode MS" w:eastAsia="Arial Unicode MS" w:hAnsi="Arial Unicode MS"/>
          <w:rtl w:val="0"/>
        </w:rPr>
        <w:t xml:space="preserve">①SNS投稿・自社美容情報サイト</w:t>
      </w:r>
    </w:p>
    <w:p w:rsidR="00000000" w:rsidDel="00000000" w:rsidP="00000000" w:rsidRDefault="00000000" w:rsidRPr="00000000" w14:paraId="00000A5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5A">
      <w:pPr>
        <w:rPr/>
      </w:pPr>
      <w:r w:rsidDel="00000000" w:rsidR="00000000" w:rsidRPr="00000000">
        <w:rPr>
          <w:rFonts w:ascii="Arial Unicode MS" w:cs="Arial Unicode MS" w:eastAsia="Arial Unicode MS" w:hAnsi="Arial Unicode MS"/>
          <w:rtl w:val="0"/>
        </w:rPr>
        <w:t xml:space="preserve">② LP：メールアドレス登録（オファー：無料動画・PDF資料・音声）</w:t>
      </w:r>
    </w:p>
    <w:p w:rsidR="00000000" w:rsidDel="00000000" w:rsidP="00000000" w:rsidRDefault="00000000" w:rsidRPr="00000000" w14:paraId="00000A5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5C">
      <w:pPr>
        <w:rPr/>
      </w:pPr>
      <w:r w:rsidDel="00000000" w:rsidR="00000000" w:rsidRPr="00000000">
        <w:rPr>
          <w:rFonts w:ascii="Arial Unicode MS" w:cs="Arial Unicode MS" w:eastAsia="Arial Unicode MS" w:hAnsi="Arial Unicode MS"/>
          <w:rtl w:val="0"/>
        </w:rPr>
        <w:t xml:space="preserve">③サンクスページ：LINE登録案内</w:t>
      </w:r>
    </w:p>
    <w:p w:rsidR="00000000" w:rsidDel="00000000" w:rsidP="00000000" w:rsidRDefault="00000000" w:rsidRPr="00000000" w14:paraId="00000A5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5E">
      <w:pPr>
        <w:rPr/>
      </w:pPr>
      <w:r w:rsidDel="00000000" w:rsidR="00000000" w:rsidRPr="00000000">
        <w:rPr>
          <w:rFonts w:ascii="Arial Unicode MS" w:cs="Arial Unicode MS" w:eastAsia="Arial Unicode MS" w:hAnsi="Arial Unicode MS"/>
          <w:rtl w:val="0"/>
        </w:rPr>
        <w:t xml:space="preserve">④ステップメール・LINEステップ配信</w:t>
      </w:r>
    </w:p>
    <w:p w:rsidR="00000000" w:rsidDel="00000000" w:rsidP="00000000" w:rsidRDefault="00000000" w:rsidRPr="00000000" w14:paraId="00000A5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60">
      <w:pPr>
        <w:rPr/>
      </w:pPr>
      <w:r w:rsidDel="00000000" w:rsidR="00000000" w:rsidRPr="00000000">
        <w:rPr>
          <w:rFonts w:ascii="Arial Unicode MS" w:cs="Arial Unicode MS" w:eastAsia="Arial Unicode MS" w:hAnsi="Arial Unicode MS"/>
          <w:rtl w:val="0"/>
        </w:rPr>
        <w:t xml:space="preserve">⑤個別相談（若見え個別診断会）</w:t>
      </w:r>
    </w:p>
    <w:p w:rsidR="00000000" w:rsidDel="00000000" w:rsidP="00000000" w:rsidRDefault="00000000" w:rsidRPr="00000000" w14:paraId="00000A6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62">
      <w:pPr>
        <w:rPr/>
      </w:pPr>
      <w:r w:rsidDel="00000000" w:rsidR="00000000" w:rsidRPr="00000000">
        <w:rPr>
          <w:rFonts w:ascii="Arial Unicode MS" w:cs="Arial Unicode MS" w:eastAsia="Arial Unicode MS" w:hAnsi="Arial Unicode MS"/>
          <w:rtl w:val="0"/>
        </w:rPr>
        <w:t xml:space="preserve">⑥-1 参加者：バックエンド商品オファー（コンサルティング）</w:t>
      </w:r>
    </w:p>
    <w:p w:rsidR="00000000" w:rsidDel="00000000" w:rsidP="00000000" w:rsidRDefault="00000000" w:rsidRPr="00000000" w14:paraId="00000A63">
      <w:pPr>
        <w:rPr/>
      </w:pPr>
      <w:r w:rsidDel="00000000" w:rsidR="00000000" w:rsidRPr="00000000">
        <w:rPr>
          <w:rFonts w:ascii="Arial Unicode MS" w:cs="Arial Unicode MS" w:eastAsia="Arial Unicode MS" w:hAnsi="Arial Unicode MS"/>
          <w:rtl w:val="0"/>
        </w:rPr>
        <w:t xml:space="preserve">⑥-2 未参加者：無料ウェビナー→フロントエンド商品オファー（会員制コミュニティ）→バックエンド商品オファー（コンサルティング）</w:t>
      </w:r>
    </w:p>
    <w:p w:rsidR="00000000" w:rsidDel="00000000" w:rsidP="00000000" w:rsidRDefault="00000000" w:rsidRPr="00000000" w14:paraId="00000A64">
      <w:pPr>
        <w:pStyle w:val="Heading4"/>
        <w:rPr/>
      </w:pPr>
      <w:bookmarkStart w:colFirst="0" w:colLast="0" w:name="_xejf9adh6vjy" w:id="336"/>
      <w:bookmarkEnd w:id="336"/>
      <w:r w:rsidDel="00000000" w:rsidR="00000000" w:rsidRPr="00000000">
        <w:rPr>
          <w:rFonts w:ascii="Arial Unicode MS" w:cs="Arial Unicode MS" w:eastAsia="Arial Unicode MS" w:hAnsi="Arial Unicode MS"/>
          <w:rtl w:val="0"/>
        </w:rPr>
        <w:t xml:space="preserve">活用した機能と具体的な施策内容</w:t>
      </w:r>
    </w:p>
    <w:p w:rsidR="00000000" w:rsidDel="00000000" w:rsidP="00000000" w:rsidRDefault="00000000" w:rsidRPr="00000000" w14:paraId="00000A65">
      <w:pPr>
        <w:rPr>
          <w:b w:val="1"/>
          <w:bCs w:val="1"/>
        </w:rPr>
      </w:pPr>
      <w:r w:rsidDel="00000000" w:rsidR="00000000" w:rsidRPr="00000000">
        <w:rPr>
          <w:rFonts w:ascii="Arial Unicode MS" w:cs="Arial Unicode MS" w:eastAsia="Arial Unicode MS" w:hAnsi="Arial Unicode MS"/>
          <w:b w:val="1"/>
          <w:bCs w:val="1"/>
          <w:rtl w:val="0"/>
        </w:rPr>
        <w:t xml:space="preserve">【ファネル機能】プレゼント配布によるリスト収集</w:t>
      </w:r>
    </w:p>
    <w:p w:rsidR="00000000" w:rsidDel="00000000" w:rsidP="00000000" w:rsidRDefault="00000000" w:rsidRPr="00000000" w14:paraId="00000A66">
      <w:pPr>
        <w:rPr/>
      </w:pPr>
      <w:r w:rsidDel="00000000" w:rsidR="00000000" w:rsidRPr="00000000">
        <w:rPr>
          <w:rFonts w:ascii="Arial Unicode MS" w:cs="Arial Unicode MS" w:eastAsia="Arial Unicode MS" w:hAnsi="Arial Unicode MS"/>
          <w:rtl w:val="0"/>
        </w:rPr>
        <w:t xml:space="preserve">LPを作成し、無料動画・PDF資料・音声といったプレゼントをフックに、メールとLINEの両方で顧客情報を収集する仕組みを構築しました。</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b w:val="1"/>
          <w:bCs w:val="1"/>
        </w:rPr>
      </w:pPr>
      <w:r w:rsidDel="00000000" w:rsidR="00000000" w:rsidRPr="00000000">
        <w:rPr>
          <w:rFonts w:ascii="Arial Unicode MS" w:cs="Arial Unicode MS" w:eastAsia="Arial Unicode MS" w:hAnsi="Arial Unicode MS"/>
          <w:b w:val="1"/>
          <w:bCs w:val="1"/>
          <w:rtl w:val="0"/>
        </w:rPr>
        <w:t xml:space="preserve">【メール・LINE配信機能】ステップ配信と二次アプローチ</w:t>
      </w:r>
    </w:p>
    <w:p w:rsidR="00000000" w:rsidDel="00000000" w:rsidP="00000000" w:rsidRDefault="00000000" w:rsidRPr="00000000" w14:paraId="00000A69">
      <w:pPr>
        <w:rPr/>
      </w:pPr>
      <w:r w:rsidDel="00000000" w:rsidR="00000000" w:rsidRPr="00000000">
        <w:rPr>
          <w:rFonts w:ascii="Arial Unicode MS" w:cs="Arial Unicode MS" w:eastAsia="Arial Unicode MS" w:hAnsi="Arial Unicode MS"/>
          <w:rtl w:val="0"/>
        </w:rPr>
        <w:t xml:space="preserve">登録者にはステップ配信で動画などのコンテンツを提供し、まずは個別相談へ誘導します。また、そこで申し込みに至らなかった層に対しても、二次アプローチとして無料ウェビナーの案内や、有益情報を定期的に送り、取りこぼしを防ぐ仕組みを作っています。</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b w:val="1"/>
          <w:bCs w:val="1"/>
        </w:rPr>
      </w:pPr>
      <w:r w:rsidDel="00000000" w:rsidR="00000000" w:rsidRPr="00000000">
        <w:rPr>
          <w:rFonts w:ascii="Arial Unicode MS" w:cs="Arial Unicode MS" w:eastAsia="Arial Unicode MS" w:hAnsi="Arial Unicode MS"/>
          <w:b w:val="1"/>
          <w:bCs w:val="1"/>
          <w:rtl w:val="0"/>
        </w:rPr>
        <w:t xml:space="preserve">【イベント・予約機能】「若見え個別診断会」の開催</w:t>
      </w:r>
    </w:p>
    <w:p w:rsidR="00000000" w:rsidDel="00000000" w:rsidP="00000000" w:rsidRDefault="00000000" w:rsidRPr="00000000" w14:paraId="00000A6C">
      <w:pPr>
        <w:rPr/>
      </w:pPr>
      <w:r w:rsidDel="00000000" w:rsidR="00000000" w:rsidRPr="00000000">
        <w:rPr>
          <w:rFonts w:ascii="Arial Unicode MS" w:cs="Arial Unicode MS" w:eastAsia="Arial Unicode MS" w:hAnsi="Arial Unicode MS"/>
          <w:rtl w:val="0"/>
        </w:rPr>
        <w:t xml:space="preserve">UTAGEのイベント機能を活用して「若見え個別診断会」を開催しました。参加者の悩みを丁寧にヒアリングし、その方に合った「若見えロードマップ」を作成しています。その後、本命商品である「会員サイト付きの半年間若見えコンサル」のオファーへと繋げています。</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b w:val="1"/>
          <w:bCs w:val="1"/>
        </w:rPr>
      </w:pPr>
      <w:r w:rsidDel="00000000" w:rsidR="00000000" w:rsidRPr="00000000">
        <w:rPr>
          <w:rFonts w:ascii="Arial Unicode MS" w:cs="Arial Unicode MS" w:eastAsia="Arial Unicode MS" w:hAnsi="Arial Unicode MS"/>
          <w:b w:val="1"/>
          <w:bCs w:val="1"/>
          <w:rtl w:val="0"/>
        </w:rPr>
        <w:t xml:space="preserve">【会員サイト機能】コンテンツ提供とコミュニティ運営</w:t>
      </w:r>
    </w:p>
    <w:p w:rsidR="00000000" w:rsidDel="00000000" w:rsidP="00000000" w:rsidRDefault="00000000" w:rsidRPr="00000000" w14:paraId="00000A6F">
      <w:pPr>
        <w:rPr/>
      </w:pPr>
      <w:r w:rsidDel="00000000" w:rsidR="00000000" w:rsidRPr="00000000">
        <w:rPr>
          <w:rFonts w:ascii="Arial Unicode MS" w:cs="Arial Unicode MS" w:eastAsia="Arial Unicode MS" w:hAnsi="Arial Unicode MS"/>
          <w:rtl w:val="0"/>
        </w:rPr>
        <w:t xml:space="preserve">購入者には会員サイトを通じて講座やウェビナーのアーカイブを提供しています。また、LINEオープンチャットも活用してコミュニティを立ち上げ、会員同士が交流できる場を作りました。</w:t>
      </w:r>
    </w:p>
    <w:p w:rsidR="00000000" w:rsidDel="00000000" w:rsidP="00000000" w:rsidRDefault="00000000" w:rsidRPr="00000000" w14:paraId="00000A70">
      <w:pPr>
        <w:pStyle w:val="Heading4"/>
        <w:rPr/>
      </w:pPr>
      <w:bookmarkStart w:colFirst="0" w:colLast="0" w:name="_2vb375gq5skf" w:id="337"/>
      <w:bookmarkEnd w:id="337"/>
      <w:r w:rsidDel="00000000" w:rsidR="00000000" w:rsidRPr="00000000">
        <w:rPr>
          <w:rFonts w:ascii="Arial Unicode MS" w:cs="Arial Unicode MS" w:eastAsia="Arial Unicode MS" w:hAnsi="Arial Unicode MS"/>
          <w:rtl w:val="0"/>
        </w:rPr>
        <w:t xml:space="preserve">施策の背景にある戦略・意図</w:t>
      </w:r>
    </w:p>
    <w:p w:rsidR="00000000" w:rsidDel="00000000" w:rsidP="00000000" w:rsidRDefault="00000000" w:rsidRPr="00000000" w14:paraId="00000A71">
      <w:pPr>
        <w:rPr/>
      </w:pPr>
      <w:r w:rsidDel="00000000" w:rsidR="00000000" w:rsidRPr="00000000">
        <w:rPr>
          <w:rFonts w:ascii="Arial Unicode MS" w:cs="Arial Unicode MS" w:eastAsia="Arial Unicode MS" w:hAnsi="Arial Unicode MS"/>
          <w:rtl w:val="0"/>
        </w:rPr>
        <w:t xml:space="preserve">LPさえ見てもらえれば、プレゼントをきっかけに自動的に見込み客のリスト収集ができる点が便利だと考えました。</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Fonts w:ascii="Arial Unicode MS" w:cs="Arial Unicode MS" w:eastAsia="Arial Unicode MS" w:hAnsi="Arial Unicode MS"/>
          <w:rtl w:val="0"/>
        </w:rPr>
        <w:t xml:space="preserve">LINEとメールで顧客情報を収集しておくことで、たとえ最初の個別相談申し込みに至らなかった人に対しても、後からウェビナー開催や新講座のご案内ができるからです。</w:t>
      </w:r>
    </w:p>
    <w:p w:rsidR="00000000" w:rsidDel="00000000" w:rsidP="00000000" w:rsidRDefault="00000000" w:rsidRPr="00000000" w14:paraId="00000A74">
      <w:pPr>
        <w:pStyle w:val="Heading4"/>
        <w:rPr/>
      </w:pPr>
      <w:bookmarkStart w:colFirst="0" w:colLast="0" w:name="_mbzc1kysbdo2" w:id="338"/>
      <w:bookmarkEnd w:id="338"/>
      <w:r w:rsidDel="00000000" w:rsidR="00000000" w:rsidRPr="00000000">
        <w:rPr>
          <w:rFonts w:ascii="Arial Unicode MS" w:cs="Arial Unicode MS" w:eastAsia="Arial Unicode MS" w:hAnsi="Arial Unicode MS"/>
          <w:rtl w:val="0"/>
        </w:rPr>
        <w:t xml:space="preserve">施策を成功させるための「コツ・工夫」</w:t>
      </w:r>
    </w:p>
    <w:p w:rsidR="00000000" w:rsidDel="00000000" w:rsidP="00000000" w:rsidRDefault="00000000" w:rsidRPr="00000000" w14:paraId="00000A75">
      <w:pPr>
        <w:rPr/>
      </w:pPr>
      <w:r w:rsidDel="00000000" w:rsidR="00000000" w:rsidRPr="00000000">
        <w:rPr>
          <w:rFonts w:ascii="Arial Unicode MS" w:cs="Arial Unicode MS" w:eastAsia="Arial Unicode MS" w:hAnsi="Arial Unicode MS"/>
          <w:rtl w:val="0"/>
        </w:rPr>
        <w:t xml:space="preserve">施策を成功させる上で工夫したのは、無料ウェビナーの構成です。</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Fonts w:ascii="Arial Unicode MS" w:cs="Arial Unicode MS" w:eastAsia="Arial Unicode MS" w:hAnsi="Arial Unicode MS"/>
          <w:rtl w:val="0"/>
        </w:rPr>
        <w:t xml:space="preserve">ウェビナーの最後に「コスメが当たるプレゼント抽選会」を実施し、その「直前」に特別なご案内としてサービスの紹介を入れました。</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Fonts w:ascii="Arial Unicode MS" w:cs="Arial Unicode MS" w:eastAsia="Arial Unicode MS" w:hAnsi="Arial Unicode MS"/>
          <w:rtl w:val="0"/>
        </w:rPr>
        <w:t xml:space="preserve">この流れでオファーすると効果的でしたので、今後も続けたいと思っています。</w:t>
      </w:r>
    </w:p>
    <w:p w:rsidR="00000000" w:rsidDel="00000000" w:rsidP="00000000" w:rsidRDefault="00000000" w:rsidRPr="00000000" w14:paraId="00000A7A">
      <w:pPr>
        <w:pStyle w:val="Heading3"/>
        <w:rPr/>
      </w:pPr>
      <w:bookmarkStart w:colFirst="0" w:colLast="0" w:name="_w75qyu4ejo4f" w:id="339"/>
      <w:bookmarkEnd w:id="339"/>
      <w:r w:rsidDel="00000000" w:rsidR="00000000" w:rsidRPr="00000000">
        <w:rPr>
          <w:rFonts w:ascii="Arial Unicode MS" w:cs="Arial Unicode MS" w:eastAsia="Arial Unicode MS" w:hAnsi="Arial Unicode MS"/>
          <w:rtl w:val="0"/>
        </w:rPr>
        <w:t xml:space="preserve">導入後の成果と変化</w:t>
      </w:r>
    </w:p>
    <w:p w:rsidR="00000000" w:rsidDel="00000000" w:rsidP="00000000" w:rsidRDefault="00000000" w:rsidRPr="00000000" w14:paraId="00000A7B">
      <w:pPr>
        <w:pStyle w:val="Heading4"/>
        <w:rPr/>
      </w:pPr>
      <w:bookmarkStart w:colFirst="0" w:colLast="0" w:name="_va0m766vnbjw" w:id="340"/>
      <w:bookmarkEnd w:id="340"/>
      <w:r w:rsidDel="00000000" w:rsidR="00000000" w:rsidRPr="00000000">
        <w:rPr>
          <w:rFonts w:ascii="Arial Unicode MS" w:cs="Arial Unicode MS" w:eastAsia="Arial Unicode MS" w:hAnsi="Arial Unicode MS"/>
          <w:rtl w:val="0"/>
        </w:rPr>
        <w:t xml:space="preserve">具体的な成果</w:t>
      </w:r>
    </w:p>
    <w:p w:rsidR="00000000" w:rsidDel="00000000" w:rsidP="00000000" w:rsidRDefault="00000000" w:rsidRPr="00000000" w14:paraId="00000A7C">
      <w:pPr>
        <w:rPr/>
      </w:pPr>
      <w:r w:rsidDel="00000000" w:rsidR="00000000" w:rsidRPr="00000000">
        <w:rPr>
          <w:rFonts w:ascii="Arial Unicode MS" w:cs="Arial Unicode MS" w:eastAsia="Arial Unicode MS" w:hAnsi="Arial Unicode MS"/>
          <w:rtl w:val="0"/>
        </w:rPr>
        <w:t xml:space="preserve">バラバラだったツールをUTAGEに一本化し、ウェビナーや個別相談への導線を構築した結果、スタート直後から以下の成果が得られました。</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numPr>
          <w:ilvl w:val="0"/>
          <w:numId w:val="65"/>
        </w:numPr>
        <w:ind w:left="720" w:hanging="360"/>
      </w:pPr>
      <w:r w:rsidDel="00000000" w:rsidR="00000000" w:rsidRPr="00000000">
        <w:rPr>
          <w:rFonts w:ascii="Arial Unicode MS" w:cs="Arial Unicode MS" w:eastAsia="Arial Unicode MS" w:hAnsi="Arial Unicode MS"/>
          <w:rtl w:val="0"/>
        </w:rPr>
        <w:t xml:space="preserve">会員サイトの初期モニターメンバー（5,000円）申し込み：22件（売上11万円）</w:t>
      </w:r>
    </w:p>
    <w:p w:rsidR="00000000" w:rsidDel="00000000" w:rsidP="00000000" w:rsidRDefault="00000000" w:rsidRPr="00000000" w14:paraId="00000A7F">
      <w:pPr>
        <w:numPr>
          <w:ilvl w:val="0"/>
          <w:numId w:val="65"/>
        </w:numPr>
        <w:ind w:left="720" w:hanging="360"/>
      </w:pPr>
      <w:r w:rsidDel="00000000" w:rsidR="00000000" w:rsidRPr="00000000">
        <w:rPr>
          <w:rFonts w:ascii="Arial Unicode MS" w:cs="Arial Unicode MS" w:eastAsia="Arial Unicode MS" w:hAnsi="Arial Unicode MS"/>
          <w:rtl w:val="0"/>
        </w:rPr>
        <w:t xml:space="preserve">個別相談申し込み：2件</w:t>
      </w:r>
    </w:p>
    <w:p w:rsidR="00000000" w:rsidDel="00000000" w:rsidP="00000000" w:rsidRDefault="00000000" w:rsidRPr="00000000" w14:paraId="00000A80">
      <w:pPr>
        <w:numPr>
          <w:ilvl w:val="0"/>
          <w:numId w:val="65"/>
        </w:numPr>
        <w:ind w:left="720" w:hanging="360"/>
      </w:pPr>
      <w:r w:rsidDel="00000000" w:rsidR="00000000" w:rsidRPr="00000000">
        <w:rPr>
          <w:rFonts w:ascii="Arial Unicode MS" w:cs="Arial Unicode MS" w:eastAsia="Arial Unicode MS" w:hAnsi="Arial Unicode MS"/>
          <w:rtl w:val="0"/>
        </w:rPr>
        <w:t xml:space="preserve">10万円コンサル成約：2件（成約率100%）</w:t>
      </w:r>
    </w:p>
    <w:p w:rsidR="00000000" w:rsidDel="00000000" w:rsidP="00000000" w:rsidRDefault="00000000" w:rsidRPr="00000000" w14:paraId="00000A81">
      <w:pPr>
        <w:numPr>
          <w:ilvl w:val="0"/>
          <w:numId w:val="65"/>
        </w:numPr>
        <w:ind w:left="720" w:hanging="360"/>
      </w:pPr>
      <w:r w:rsidDel="00000000" w:rsidR="00000000" w:rsidRPr="00000000">
        <w:rPr>
          <w:rFonts w:ascii="Arial Unicode MS" w:cs="Arial Unicode MS" w:eastAsia="Arial Unicode MS" w:hAnsi="Arial Unicode MS"/>
          <w:rtl w:val="0"/>
        </w:rPr>
        <w:t xml:space="preserve">単発美容レッスン（5,000円）販売：2件</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Fonts w:ascii="Arial Unicode MS" w:cs="Arial Unicode MS" w:eastAsia="Arial Unicode MS" w:hAnsi="Arial Unicode MS"/>
          <w:rtl w:val="0"/>
        </w:rPr>
        <w:t xml:space="preserve">わずか1回のウェビナー開催で、22名のモニター獲得に成功しました。また、そこで集まったモニターの声をLPに反映させたことで、その後の個別相談への申し込みや、高単価コンサルの成約にも繋がっています。</w:t>
      </w:r>
    </w:p>
    <w:p w:rsidR="00000000" w:rsidDel="00000000" w:rsidP="00000000" w:rsidRDefault="00000000" w:rsidRPr="00000000" w14:paraId="00000A84">
      <w:pPr>
        <w:pStyle w:val="Heading4"/>
        <w:rPr/>
      </w:pPr>
      <w:bookmarkStart w:colFirst="0" w:colLast="0" w:name="_972ac7i1f8df" w:id="341"/>
      <w:bookmarkEnd w:id="341"/>
      <w:r w:rsidDel="00000000" w:rsidR="00000000" w:rsidRPr="00000000">
        <w:rPr>
          <w:rFonts w:ascii="Arial Unicode MS" w:cs="Arial Unicode MS" w:eastAsia="Arial Unicode MS" w:hAnsi="Arial Unicode MS"/>
          <w:rtl w:val="0"/>
        </w:rPr>
        <w:t xml:space="preserve">実感できた変化</w:t>
      </w:r>
    </w:p>
    <w:p w:rsidR="00000000" w:rsidDel="00000000" w:rsidP="00000000" w:rsidRDefault="00000000" w:rsidRPr="00000000" w14:paraId="00000A85">
      <w:pPr>
        <w:rPr/>
      </w:pPr>
      <w:r w:rsidDel="00000000" w:rsidR="00000000" w:rsidRPr="00000000">
        <w:rPr>
          <w:rFonts w:ascii="Arial Unicode MS" w:cs="Arial Unicode MS" w:eastAsia="Arial Unicode MS" w:hAnsi="Arial Unicode MS"/>
          <w:rtl w:val="0"/>
        </w:rPr>
        <w:t xml:space="preserve">数値的な成果だけでなく、会員サイトとLINEオープンチャットを利用して立ち上げたコミュニティがとても盛り上がっています。</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Fonts w:ascii="Arial Unicode MS" w:cs="Arial Unicode MS" w:eastAsia="Arial Unicode MS" w:hAnsi="Arial Unicode MS"/>
          <w:rtl w:val="0"/>
        </w:rPr>
        <w:t xml:space="preserve">会員様からは積極的に発言があり、「美容に対するモチベーションが上がった」「励みになる」といった嬉しいお声をいただきました。私自身も毎日楽しく会員様とコミュニケーションを取っています。</w:t>
      </w:r>
    </w:p>
    <w:p w:rsidR="00000000" w:rsidDel="00000000" w:rsidP="00000000" w:rsidRDefault="00000000" w:rsidRPr="00000000" w14:paraId="00000A88">
      <w:pPr>
        <w:pStyle w:val="Heading4"/>
        <w:rPr/>
      </w:pPr>
      <w:bookmarkStart w:colFirst="0" w:colLast="0" w:name="_2mauueoyrgfl" w:id="342"/>
      <w:bookmarkEnd w:id="342"/>
      <w:r w:rsidDel="00000000" w:rsidR="00000000" w:rsidRPr="00000000">
        <w:rPr>
          <w:rFonts w:ascii="Arial Unicode MS" w:cs="Arial Unicode MS" w:eastAsia="Arial Unicode MS" w:hAnsi="Arial Unicode MS"/>
          <w:rtl w:val="0"/>
        </w:rPr>
        <w:t xml:space="preserve">今後の事業展望</w:t>
      </w:r>
    </w:p>
    <w:p w:rsidR="00000000" w:rsidDel="00000000" w:rsidP="00000000" w:rsidRDefault="00000000" w:rsidRPr="00000000" w14:paraId="00000A89">
      <w:pPr>
        <w:rPr/>
      </w:pPr>
      <w:r w:rsidDel="00000000" w:rsidR="00000000" w:rsidRPr="00000000">
        <w:rPr>
          <w:rFonts w:ascii="Arial Unicode MS" w:cs="Arial Unicode MS" w:eastAsia="Arial Unicode MS" w:hAnsi="Arial Unicode MS"/>
          <w:rtl w:val="0"/>
        </w:rPr>
        <w:t xml:space="preserve">まだスタートしたばかりですが、確かな手応えを感じています。</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Fonts w:ascii="Arial Unicode MS" w:cs="Arial Unicode MS" w:eastAsia="Arial Unicode MS" w:hAnsi="Arial Unicode MS"/>
          <w:rtl w:val="0"/>
        </w:rPr>
        <w:t xml:space="preserve">今後は自動ウェビナーや決済連携など、まだ使い切れていない機能をフル活用していくつもりです。また、もう一つ別のカテゴリーでも講座ビジネスをしているので、そちらにもUTAGEを導入して収益の柱を増やしたいと考えています。</w:t>
      </w:r>
    </w:p>
    <w:p w:rsidR="00000000" w:rsidDel="00000000" w:rsidP="00000000" w:rsidRDefault="00000000" w:rsidRPr="00000000" w14:paraId="00000A8C">
      <w:pPr>
        <w:pStyle w:val="Heading3"/>
        <w:rPr/>
      </w:pPr>
      <w:bookmarkStart w:colFirst="0" w:colLast="0" w:name="_hkstrf18vs47" w:id="343"/>
      <w:bookmarkEnd w:id="343"/>
      <w:r w:rsidDel="00000000" w:rsidR="00000000" w:rsidRPr="00000000">
        <w:rPr>
          <w:rFonts w:ascii="Arial Unicode MS" w:cs="Arial Unicode MS" w:eastAsia="Arial Unicode MS" w:hAnsi="Arial Unicode MS"/>
          <w:rtl w:val="0"/>
        </w:rPr>
        <w:t xml:space="preserve">UTAGEユーザーへのメッセージ</w:t>
      </w:r>
    </w:p>
    <w:p w:rsidR="00000000" w:rsidDel="00000000" w:rsidP="00000000" w:rsidRDefault="00000000" w:rsidRPr="00000000" w14:paraId="00000A8D">
      <w:pPr>
        <w:rPr/>
      </w:pPr>
      <w:r w:rsidDel="00000000" w:rsidR="00000000" w:rsidRPr="00000000">
        <w:rPr>
          <w:rFonts w:ascii="Arial Unicode MS" w:cs="Arial Unicode MS" w:eastAsia="Arial Unicode MS" w:hAnsi="Arial Unicode MS"/>
          <w:rtl w:val="0"/>
        </w:rPr>
        <w:t xml:space="preserve">家事、育児、そして会社経営と、ワンオペで多忙な日々を送っていますが、UTAGEを導入したことで作業効率が驚くほどアップしました。</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Fonts w:ascii="Arial Unicode MS" w:cs="Arial Unicode MS" w:eastAsia="Arial Unicode MS" w:hAnsi="Arial Unicode MS"/>
          <w:rtl w:val="0"/>
        </w:rPr>
        <w:t xml:space="preserve">最初は難しいのではないかと導入を迷っていましたが、無料期間もあるので思い切って使ってみたら大正解でした。マニュアルも充実していて、サポートの質問回答も素早く、今のところ困ったことはありません。</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Fonts w:ascii="Arial Unicode MS" w:cs="Arial Unicode MS" w:eastAsia="Arial Unicode MS" w:hAnsi="Arial Unicode MS"/>
          <w:rtl w:val="0"/>
        </w:rPr>
        <w:t xml:space="preserve">UTAGEはアイデア次第で様々な施策が可能で、売上アップに役立ってくれます。一緒にUTAGEを味方にしてステップアップしていきましょう！</w:t>
      </w:r>
    </w:p>
    <w:p w:rsidR="00000000" w:rsidDel="00000000" w:rsidP="00000000" w:rsidRDefault="00000000" w:rsidRPr="00000000" w14:paraId="00000A92">
      <w:pPr>
        <w:pStyle w:val="Heading3"/>
        <w:rPr/>
      </w:pPr>
      <w:bookmarkStart w:colFirst="0" w:colLast="0" w:name="_jvamj14kgut" w:id="344"/>
      <w:bookmarkEnd w:id="344"/>
      <w:r w:rsidDel="00000000" w:rsidR="00000000" w:rsidRPr="00000000">
        <w:rPr>
          <w:rFonts w:ascii="Arial Unicode MS" w:cs="Arial Unicode MS" w:eastAsia="Arial Unicode MS" w:hAnsi="Arial Unicode MS"/>
          <w:rtl w:val="0"/>
        </w:rPr>
        <w:t xml:space="preserve">UTAGE運営者コメント</w:t>
      </w:r>
    </w:p>
    <w:p w:rsidR="00000000" w:rsidDel="00000000" w:rsidP="00000000" w:rsidRDefault="00000000" w:rsidRPr="00000000" w14:paraId="00000A93">
      <w:pPr>
        <w:rPr/>
      </w:pPr>
      <w:r w:rsidDel="00000000" w:rsidR="00000000" w:rsidRPr="00000000">
        <w:rPr>
          <w:rFonts w:ascii="Arial Unicode MS" w:cs="Arial Unicode MS" w:eastAsia="Arial Unicode MS" w:hAnsi="Arial Unicode MS"/>
          <w:rtl w:val="0"/>
        </w:rPr>
        <w:t xml:space="preserve">家事・育児・経営をワンオペでこなす飯塚様が、UTAGEによる「ツール一本化」で業務効率を劇的に改善された素晴らしい事例です。</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Fonts w:ascii="Arial Unicode MS" w:cs="Arial Unicode MS" w:eastAsia="Arial Unicode MS" w:hAnsi="Arial Unicode MS"/>
          <w:rtl w:val="0"/>
        </w:rPr>
        <w:t xml:space="preserve">特に注目すべきは、機会損失を防ぐ「二段構えのファネル設計」と、ウェビナーでの「離脱を防ぐ工夫」です。</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Fonts w:ascii="Arial Unicode MS" w:cs="Arial Unicode MS" w:eastAsia="Arial Unicode MS" w:hAnsi="Arial Unicode MS"/>
          <w:rtl w:val="0"/>
        </w:rPr>
        <w:t xml:space="preserve">まずはステップ配信から「個別相談」へ誘導し、そこで申し込みに至らなかった層を「ウェビナー」で救い上げる。この動線により、即決層と検討層の双方に漏れなくアプローチし、成果を最大化されています。</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Fonts w:ascii="Arial Unicode MS" w:cs="Arial Unicode MS" w:eastAsia="Arial Unicode MS" w:hAnsi="Arial Unicode MS"/>
          <w:rtl w:val="0"/>
        </w:rPr>
        <w:t xml:space="preserve">さらに、そのウェビナーの最後には「お楽しみ企画（抽選会）」を用意し、直前にオファーを行うことで最後まで参加してもらう構成など、エンターテインメント要素を取り入れた非常に賢い戦略です。</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Fonts w:ascii="Arial Unicode MS" w:cs="Arial Unicode MS" w:eastAsia="Arial Unicode MS" w:hAnsi="Arial Unicode MS"/>
          <w:rtl w:val="0"/>
        </w:rPr>
        <w:t xml:space="preserve">緻密に計算された「売れる仕組み」があるからこそ、ワンオペで限られた時間の中でも、これだけの成果が出せるのだと証明してくれています。飯塚様の事例は、時間がない個人起業家の方にとって、非常に参考になるモデルケースと言えるでしょう。</w:t>
      </w:r>
    </w:p>
    <w:p w:rsidR="00000000" w:rsidDel="00000000" w:rsidP="00000000" w:rsidRDefault="00000000" w:rsidRPr="00000000" w14:paraId="00000A9C">
      <w:pPr>
        <w:pStyle w:val="Heading4"/>
        <w:rPr/>
      </w:pPr>
      <w:bookmarkStart w:colFirst="0" w:colLast="0" w:name="_j37ckyuav43l" w:id="345"/>
      <w:bookmarkEnd w:id="345"/>
      <w:r w:rsidDel="00000000" w:rsidR="00000000" w:rsidRPr="00000000">
        <w:rPr>
          <w:rFonts w:ascii="Arial Unicode MS" w:cs="Arial Unicode MS" w:eastAsia="Arial Unicode MS" w:hAnsi="Arial Unicode MS"/>
          <w:rtl w:val="0"/>
        </w:rPr>
        <w:t xml:space="preserve">明日からできる3つのアクション</w:t>
      </w:r>
    </w:p>
    <w:p w:rsidR="00000000" w:rsidDel="00000000" w:rsidP="00000000" w:rsidRDefault="00000000" w:rsidRPr="00000000" w14:paraId="00000A9D">
      <w:pPr>
        <w:rPr/>
      </w:pPr>
      <w:r w:rsidDel="00000000" w:rsidR="00000000" w:rsidRPr="00000000">
        <w:rPr>
          <w:rFonts w:ascii="Arial Unicode MS" w:cs="Arial Unicode MS" w:eastAsia="Arial Unicode MS" w:hAnsi="Arial Unicode MS"/>
          <w:rtl w:val="0"/>
        </w:rPr>
        <w:t xml:space="preserve">以下の3つの中から、今のあなたにできそうなものを1つ選んで実践してみてください。</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numPr>
          <w:ilvl w:val="0"/>
          <w:numId w:val="125"/>
        </w:numPr>
        <w:ind w:left="720" w:hanging="360"/>
        <w:rPr>
          <w:u w:val="none"/>
        </w:rPr>
      </w:pPr>
      <w:r w:rsidDel="00000000" w:rsidR="00000000" w:rsidRPr="00000000">
        <w:rPr>
          <w:rFonts w:ascii="Arial Unicode MS" w:cs="Arial Unicode MS" w:eastAsia="Arial Unicode MS" w:hAnsi="Arial Unicode MS"/>
          <w:b w:val="1"/>
          <w:bCs w:val="1"/>
          <w:rtl w:val="0"/>
        </w:rPr>
        <w:t xml:space="preserve">【リスト収集の強化】無料プレゼントの用意</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LPの登録率を高めるため、登録特典となる「動画」や「PDF資料」などを1つ作成する。</w:t>
      </w:r>
    </w:p>
    <w:p w:rsidR="00000000" w:rsidDel="00000000" w:rsidP="00000000" w:rsidRDefault="00000000" w:rsidRPr="00000000" w14:paraId="00000AA0">
      <w:pPr>
        <w:ind w:left="720" w:firstLine="0"/>
        <w:rPr/>
      </w:pPr>
      <w:r w:rsidDel="00000000" w:rsidR="00000000" w:rsidRPr="00000000">
        <w:rPr>
          <w:rtl w:val="0"/>
        </w:rPr>
      </w:r>
    </w:p>
    <w:p w:rsidR="00000000" w:rsidDel="00000000" w:rsidP="00000000" w:rsidRDefault="00000000" w:rsidRPr="00000000" w14:paraId="00000AA1">
      <w:pPr>
        <w:numPr>
          <w:ilvl w:val="0"/>
          <w:numId w:val="125"/>
        </w:numPr>
        <w:ind w:left="720" w:hanging="360"/>
        <w:rPr>
          <w:u w:val="none"/>
        </w:rPr>
      </w:pPr>
      <w:r w:rsidDel="00000000" w:rsidR="00000000" w:rsidRPr="00000000">
        <w:rPr>
          <w:rFonts w:ascii="Arial Unicode MS" w:cs="Arial Unicode MS" w:eastAsia="Arial Unicode MS" w:hAnsi="Arial Unicode MS"/>
          <w:b w:val="1"/>
          <w:bCs w:val="1"/>
          <w:rtl w:val="0"/>
        </w:rPr>
        <w:t xml:space="preserve">【参加率アップ】「お楽しみ企画」の導入</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ウェビナーやライブ配信を行う際、最後に「抽選会」などの参加型企画を用意し、最後まで参加してもらう動機づけを作る。</w:t>
      </w:r>
    </w:p>
    <w:p w:rsidR="00000000" w:rsidDel="00000000" w:rsidP="00000000" w:rsidRDefault="00000000" w:rsidRPr="00000000" w14:paraId="00000AA2">
      <w:pPr>
        <w:ind w:left="720" w:firstLine="0"/>
        <w:rPr/>
      </w:pPr>
      <w:r w:rsidDel="00000000" w:rsidR="00000000" w:rsidRPr="00000000">
        <w:rPr>
          <w:rtl w:val="0"/>
        </w:rPr>
      </w:r>
    </w:p>
    <w:p w:rsidR="00000000" w:rsidDel="00000000" w:rsidP="00000000" w:rsidRDefault="00000000" w:rsidRPr="00000000" w14:paraId="00000AA3">
      <w:pPr>
        <w:numPr>
          <w:ilvl w:val="0"/>
          <w:numId w:val="125"/>
        </w:numPr>
        <w:ind w:left="720" w:hanging="360"/>
        <w:rPr>
          <w:u w:val="none"/>
        </w:rPr>
      </w:pPr>
      <w:r w:rsidDel="00000000" w:rsidR="00000000" w:rsidRPr="00000000">
        <w:rPr>
          <w:rFonts w:ascii="Arial Unicode MS" w:cs="Arial Unicode MS" w:eastAsia="Arial Unicode MS" w:hAnsi="Arial Unicode MS"/>
          <w:b w:val="1"/>
          <w:bCs w:val="1"/>
          <w:rtl w:val="0"/>
        </w:rPr>
        <w:t xml:space="preserve">【効率化】ツールの見直し</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現在使っている「メルマガスタンド」「LP作成ツール」「決済システム」などを書き出し、UTAGEに一本化して解約できるものがないか検討する。</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AA6">
      <w:pPr>
        <w:pStyle w:val="Heading1"/>
        <w:rPr/>
      </w:pPr>
      <w:bookmarkStart w:colFirst="0" w:colLast="0" w:name="_rfwbytz6gxku" w:id="346"/>
      <w:bookmarkEnd w:id="346"/>
      <w:r w:rsidDel="00000000" w:rsidR="00000000" w:rsidRPr="00000000">
        <w:rPr>
          <w:rFonts w:ascii="Arial Unicode MS" w:cs="Arial Unicode MS" w:eastAsia="Arial Unicode MS" w:hAnsi="Arial Unicode MS"/>
          <w:rtl w:val="0"/>
        </w:rPr>
        <w:t xml:space="preserve">ジェフ 様</w:t>
      </w:r>
    </w:p>
    <w:p w:rsidR="00000000" w:rsidDel="00000000" w:rsidP="00000000" w:rsidRDefault="00000000" w:rsidRPr="00000000" w14:paraId="00000AA7">
      <w:pPr>
        <w:rPr/>
      </w:pPr>
      <w:r w:rsidDel="00000000" w:rsidR="00000000" w:rsidRPr="00000000">
        <w:rPr>
          <w:rFonts w:ascii="Arial Unicode MS" w:cs="Arial Unicode MS" w:eastAsia="Arial Unicode MS" w:hAnsi="Arial Unicode MS"/>
          <w:rtl w:val="0"/>
        </w:rPr>
        <w:t xml:space="preserve">（幼児教育コンテンツ販売・養成講座運営）</w:t>
      </w:r>
    </w:p>
    <w:p w:rsidR="00000000" w:rsidDel="00000000" w:rsidP="00000000" w:rsidRDefault="00000000" w:rsidRPr="00000000" w14:paraId="00000AA8">
      <w:pPr>
        <w:pStyle w:val="Heading2"/>
        <w:rPr/>
      </w:pPr>
      <w:bookmarkStart w:colFirst="0" w:colLast="0" w:name="_sw236gxm8dt7" w:id="347"/>
      <w:bookmarkEnd w:id="347"/>
      <w:r w:rsidDel="00000000" w:rsidR="00000000" w:rsidRPr="00000000">
        <w:rPr>
          <w:rFonts w:ascii="Arial Unicode MS" w:cs="Arial Unicode MS" w:eastAsia="Arial Unicode MS" w:hAnsi="Arial Unicode MS"/>
          <w:rtl w:val="0"/>
        </w:rPr>
        <w:t xml:space="preserve">「技術なし・知識なし」でも迷わず完成</w:t>
        <w:br w:type="textWrapping"/>
        <w:t xml:space="preserve">雛形LPで「インスタDMの個別対応」を手放す</w:t>
        <w:br w:type="textWrapping"/>
        <w:t xml:space="preserve"> “テンプレ活用型”ファネル構築メソッド</w:t>
      </w:r>
    </w:p>
    <w:p w:rsidR="00000000" w:rsidDel="00000000" w:rsidP="00000000" w:rsidRDefault="00000000" w:rsidRPr="00000000" w14:paraId="00000AA9">
      <w:pPr>
        <w:numPr>
          <w:ilvl w:val="0"/>
          <w:numId w:val="73"/>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セミナー参加者数：70〜80名</w:t>
      </w:r>
    </w:p>
    <w:p w:rsidR="00000000" w:rsidDel="00000000" w:rsidP="00000000" w:rsidRDefault="00000000" w:rsidRPr="00000000" w14:paraId="00000AAA">
      <w:pPr>
        <w:numPr>
          <w:ilvl w:val="0"/>
          <w:numId w:val="73"/>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ローンチ時の個別対応期間：2週間 →0（ゼロ）</w:t>
      </w:r>
    </w:p>
    <w:p w:rsidR="00000000" w:rsidDel="00000000" w:rsidP="00000000" w:rsidRDefault="00000000" w:rsidRPr="00000000" w14:paraId="00000AAB">
      <w:pPr>
        <w:pStyle w:val="Heading3"/>
        <w:rPr/>
      </w:pPr>
      <w:bookmarkStart w:colFirst="0" w:colLast="0" w:name="_uhqxbgw6atro" w:id="348"/>
      <w:bookmarkEnd w:id="348"/>
      <w:r w:rsidDel="00000000" w:rsidR="00000000" w:rsidRPr="00000000">
        <w:rPr>
          <w:rFonts w:ascii="Arial Unicode MS" w:cs="Arial Unicode MS" w:eastAsia="Arial Unicode MS" w:hAnsi="Arial Unicode MS"/>
          <w:rtl w:val="0"/>
        </w:rPr>
        <w:t xml:space="preserve">この事例のポイント</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b w:val="1"/>
          <w:bCs w:val="1"/>
        </w:rPr>
      </w:pPr>
      <w:r w:rsidDel="00000000" w:rsidR="00000000" w:rsidRPr="00000000">
        <w:rPr>
          <w:rFonts w:ascii="Arial Unicode MS" w:cs="Arial Unicode MS" w:eastAsia="Arial Unicode MS" w:hAnsi="Arial Unicode MS"/>
          <w:b w:val="1"/>
          <w:bCs w:val="1"/>
          <w:rtl w:val="0"/>
        </w:rPr>
        <w:t xml:space="preserve">「LP作成の壁」をテンプレで突破。インスタDM対応を手放した自動化事例</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Fonts w:ascii="Arial Unicode MS" w:cs="Arial Unicode MS" w:eastAsia="Arial Unicode MS" w:hAnsi="Arial Unicode MS"/>
          <w:rtl w:val="0"/>
        </w:rPr>
        <w:t xml:space="preserve">「LPを作るスキルがない」「LINEへの誘導動線の作り方がわからない」…。そんなシステムへの苦手意識から、自動化を躊躇していませんか？</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Fonts w:ascii="Arial Unicode MS" w:cs="Arial Unicode MS" w:eastAsia="Arial Unicode MS" w:hAnsi="Arial Unicode MS"/>
          <w:rtl w:val="0"/>
        </w:rPr>
        <w:t xml:space="preserve">ここでご紹介するのは、LP作成や導線設計の知識がない状態から、UTAGEの「テンプレート（雛形）」を活用することでその壁を乗り越えたジェフ様の事例です。</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Fonts w:ascii="Arial Unicode MS" w:cs="Arial Unicode MS" w:eastAsia="Arial Unicode MS" w:hAnsi="Arial Unicode MS"/>
          <w:rtl w:val="0"/>
        </w:rPr>
        <w:t xml:space="preserve">ジェフ様は、テンプレートを使ってLPを作成し、そこからスムーズなLINE誘導を実現。これにより、ローンチ期間中に発生していた「2週間のインスタDM対応」をなくすことに成功されました。</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Fonts w:ascii="Arial Unicode MS" w:cs="Arial Unicode MS" w:eastAsia="Arial Unicode MS" w:hAnsi="Arial Unicode MS"/>
          <w:rtl w:val="0"/>
        </w:rPr>
        <w:t xml:space="preserve">「自動化したいけどITが苦手」「手動メッセージ対応から解放されたい」という方に、初心者でも実践できる解決策をご紹介します。</w:t>
      </w:r>
    </w:p>
    <w:p w:rsidR="00000000" w:rsidDel="00000000" w:rsidP="00000000" w:rsidRDefault="00000000" w:rsidRPr="00000000" w14:paraId="00000AB6">
      <w:pPr>
        <w:pStyle w:val="Heading3"/>
        <w:rPr/>
      </w:pPr>
      <w:bookmarkStart w:colFirst="0" w:colLast="0" w:name="_6nz4qk6aspw0" w:id="349"/>
      <w:bookmarkEnd w:id="349"/>
      <w:r w:rsidDel="00000000" w:rsidR="00000000" w:rsidRPr="00000000">
        <w:rPr>
          <w:rFonts w:ascii="Arial Unicode MS" w:cs="Arial Unicode MS" w:eastAsia="Arial Unicode MS" w:hAnsi="Arial Unicode MS"/>
          <w:rtl w:val="0"/>
        </w:rPr>
        <w:t xml:space="preserve">事業概要</w:t>
      </w:r>
    </w:p>
    <w:p w:rsidR="00000000" w:rsidDel="00000000" w:rsidP="00000000" w:rsidRDefault="00000000" w:rsidRPr="00000000" w14:paraId="00000AB7">
      <w:pPr>
        <w:rPr/>
      </w:pPr>
      <w:r w:rsidDel="00000000" w:rsidR="00000000" w:rsidRPr="00000000">
        <w:rPr>
          <w:rFonts w:ascii="Arial Unicode MS" w:cs="Arial Unicode MS" w:eastAsia="Arial Unicode MS" w:hAnsi="Arial Unicode MS"/>
          <w:rtl w:val="0"/>
        </w:rPr>
        <w:t xml:space="preserve">幼児教育のコンテンツ販売（サブスク）および、幼児教育の養成講座を運営。</w:t>
      </w:r>
    </w:p>
    <w:p w:rsidR="00000000" w:rsidDel="00000000" w:rsidP="00000000" w:rsidRDefault="00000000" w:rsidRPr="00000000" w14:paraId="00000AB8">
      <w:pPr>
        <w:pStyle w:val="Heading3"/>
        <w:rPr/>
      </w:pPr>
      <w:bookmarkStart w:colFirst="0" w:colLast="0" w:name="_fffz77g0eogw" w:id="350"/>
      <w:bookmarkEnd w:id="350"/>
      <w:r w:rsidDel="00000000" w:rsidR="00000000" w:rsidRPr="00000000">
        <w:rPr>
          <w:rFonts w:ascii="Arial Unicode MS" w:cs="Arial Unicode MS" w:eastAsia="Arial Unicode MS" w:hAnsi="Arial Unicode MS"/>
          <w:rtl w:val="0"/>
        </w:rPr>
        <w:t xml:space="preserve">導入前のビジネス課題</w:t>
      </w:r>
    </w:p>
    <w:p w:rsidR="00000000" w:rsidDel="00000000" w:rsidP="00000000" w:rsidRDefault="00000000" w:rsidRPr="00000000" w14:paraId="00000AB9">
      <w:pPr>
        <w:rPr/>
      </w:pPr>
      <w:r w:rsidDel="00000000" w:rsidR="00000000" w:rsidRPr="00000000">
        <w:rPr>
          <w:rFonts w:ascii="Arial Unicode MS" w:cs="Arial Unicode MS" w:eastAsia="Arial Unicode MS" w:hAnsi="Arial Unicode MS"/>
          <w:rtl w:val="0"/>
        </w:rPr>
        <w:t xml:space="preserve">ファネル（LP）の作成とLINE拡張ツールの導入が必須でしたが、費用が上がってしまうことや、自分にはLPを作成する技術がないことが悩みでした。</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Fonts w:ascii="Arial Unicode MS" w:cs="Arial Unicode MS" w:eastAsia="Arial Unicode MS" w:hAnsi="Arial Unicode MS"/>
          <w:rtl w:val="0"/>
        </w:rPr>
        <w:t xml:space="preserve">また、LINEまでの誘導動線などの知識もなく、具体的にどれをやればいいかわからない状態だったのです。</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Fonts w:ascii="Arial Unicode MS" w:cs="Arial Unicode MS" w:eastAsia="Arial Unicode MS" w:hAnsi="Arial Unicode MS"/>
          <w:rtl w:val="0"/>
        </w:rPr>
        <w:t xml:space="preserve">これまではインスタグラムの個別メッセージで対応していましたが、対応量が増え続ける中で、これらを仕組み化する必要があると感じていました。</w:t>
      </w:r>
    </w:p>
    <w:p w:rsidR="00000000" w:rsidDel="00000000" w:rsidP="00000000" w:rsidRDefault="00000000" w:rsidRPr="00000000" w14:paraId="00000ABE">
      <w:pPr>
        <w:pStyle w:val="Heading3"/>
        <w:rPr/>
      </w:pPr>
      <w:bookmarkStart w:colFirst="0" w:colLast="0" w:name="_xhmyh17l9zif" w:id="351"/>
      <w:bookmarkEnd w:id="351"/>
      <w:r w:rsidDel="00000000" w:rsidR="00000000" w:rsidRPr="00000000">
        <w:rPr>
          <w:rFonts w:ascii="Arial Unicode MS" w:cs="Arial Unicode MS" w:eastAsia="Arial Unicode MS" w:hAnsi="Arial Unicode MS"/>
          <w:rtl w:val="0"/>
        </w:rPr>
        <w:t xml:space="preserve">課題解決のUTAGE活用法</w:t>
      </w:r>
    </w:p>
    <w:p w:rsidR="00000000" w:rsidDel="00000000" w:rsidP="00000000" w:rsidRDefault="00000000" w:rsidRPr="00000000" w14:paraId="00000ABF">
      <w:pPr>
        <w:rPr/>
      </w:pPr>
      <w:r w:rsidDel="00000000" w:rsidR="00000000" w:rsidRPr="00000000">
        <w:rPr>
          <w:rFonts w:ascii="Arial Unicode MS" w:cs="Arial Unicode MS" w:eastAsia="Arial Unicode MS" w:hAnsi="Arial Unicode MS"/>
          <w:rtl w:val="0"/>
        </w:rPr>
        <w:t xml:space="preserve">技術や知識がないという課題を解決するため、UTAGEに用意されている「ファネルテンプレート」を活用しました。これにより、専門的なデザイン技術がなくても「それっぽい（見栄えの良い）」LPを作成し、インスタグラムからLINEへスムーズに誘導する動線を構築したのです。</w:t>
      </w:r>
    </w:p>
    <w:p w:rsidR="00000000" w:rsidDel="00000000" w:rsidP="00000000" w:rsidRDefault="00000000" w:rsidRPr="00000000" w14:paraId="00000AC0">
      <w:pPr>
        <w:pStyle w:val="Heading4"/>
        <w:rPr/>
      </w:pPr>
      <w:bookmarkStart w:colFirst="0" w:colLast="0" w:name="_r1m9f3t8qs3y" w:id="352"/>
      <w:bookmarkEnd w:id="352"/>
      <w:r w:rsidDel="00000000" w:rsidR="00000000" w:rsidRPr="00000000">
        <w:rPr>
          <w:rFonts w:ascii="Arial Unicode MS" w:cs="Arial Unicode MS" w:eastAsia="Arial Unicode MS" w:hAnsi="Arial Unicode MS"/>
          <w:rtl w:val="0"/>
        </w:rPr>
        <w:t xml:space="preserve">成果につながったファネル全体像</w:t>
      </w:r>
    </w:p>
    <w:p w:rsidR="00000000" w:rsidDel="00000000" w:rsidP="00000000" w:rsidRDefault="00000000" w:rsidRPr="00000000" w14:paraId="00000AC1">
      <w:pPr>
        <w:rPr/>
      </w:pPr>
      <w:r w:rsidDel="00000000" w:rsidR="00000000" w:rsidRPr="00000000">
        <w:rPr>
          <w:rFonts w:ascii="Arial Unicode MS" w:cs="Arial Unicode MS" w:eastAsia="Arial Unicode MS" w:hAnsi="Arial Unicode MS"/>
          <w:rtl w:val="0"/>
        </w:rPr>
        <w:t xml:space="preserve">①Meta広告・SNS投稿（インスタ発信）</w:t>
      </w:r>
    </w:p>
    <w:p w:rsidR="00000000" w:rsidDel="00000000" w:rsidP="00000000" w:rsidRDefault="00000000" w:rsidRPr="00000000" w14:paraId="00000AC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C3">
      <w:pPr>
        <w:rPr/>
      </w:pPr>
      <w:r w:rsidDel="00000000" w:rsidR="00000000" w:rsidRPr="00000000">
        <w:rPr>
          <w:rFonts w:ascii="Arial Unicode MS" w:cs="Arial Unicode MS" w:eastAsia="Arial Unicode MS" w:hAnsi="Arial Unicode MS"/>
          <w:rtl w:val="0"/>
        </w:rPr>
        <w:t xml:space="preserve">② LP： LINE登録（オファー：動画コンテンツ・個別相談）</w:t>
      </w:r>
    </w:p>
    <w:p w:rsidR="00000000" w:rsidDel="00000000" w:rsidP="00000000" w:rsidRDefault="00000000" w:rsidRPr="00000000" w14:paraId="00000AC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C5">
      <w:pPr>
        <w:rPr/>
      </w:pPr>
      <w:r w:rsidDel="00000000" w:rsidR="00000000" w:rsidRPr="00000000">
        <w:rPr>
          <w:rFonts w:ascii="Arial Unicode MS" w:cs="Arial Unicode MS" w:eastAsia="Arial Unicode MS" w:hAnsi="Arial Unicode MS"/>
          <w:rtl w:val="0"/>
        </w:rPr>
        <w:t xml:space="preserve">③個別相談・セッションの予約案内</w:t>
      </w:r>
    </w:p>
    <w:p w:rsidR="00000000" w:rsidDel="00000000" w:rsidP="00000000" w:rsidRDefault="00000000" w:rsidRPr="00000000" w14:paraId="00000AC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C7">
      <w:pPr>
        <w:rPr/>
      </w:pPr>
      <w:r w:rsidDel="00000000" w:rsidR="00000000" w:rsidRPr="00000000">
        <w:rPr>
          <w:rFonts w:ascii="Arial Unicode MS" w:cs="Arial Unicode MS" w:eastAsia="Arial Unicode MS" w:hAnsi="Arial Unicode MS"/>
          <w:rtl w:val="0"/>
        </w:rPr>
        <w:t xml:space="preserve">④-1：個別相談参加者→フロントエンド商品オファー（オンライン講座・スクール）→バックエンド商品オファー（オンライン講座・スクール）</w:t>
      </w:r>
    </w:p>
    <w:p w:rsidR="00000000" w:rsidDel="00000000" w:rsidP="00000000" w:rsidRDefault="00000000" w:rsidRPr="00000000" w14:paraId="00000AC8">
      <w:pPr>
        <w:rPr/>
      </w:pPr>
      <w:r w:rsidDel="00000000" w:rsidR="00000000" w:rsidRPr="00000000">
        <w:rPr>
          <w:rFonts w:ascii="Arial Unicode MS" w:cs="Arial Unicode MS" w:eastAsia="Arial Unicode MS" w:hAnsi="Arial Unicode MS"/>
          <w:rtl w:val="0"/>
        </w:rPr>
        <w:t xml:space="preserve">④-2：個別相談未参加者→LINEステップ配信→セミナー開催→個別相談→フロントエンド商品オファー（オンライン講座・スクール）→バックエンド商品オファー（オンライン講座・スクール）</w:t>
      </w:r>
    </w:p>
    <w:p w:rsidR="00000000" w:rsidDel="00000000" w:rsidP="00000000" w:rsidRDefault="00000000" w:rsidRPr="00000000" w14:paraId="00000AC9">
      <w:pPr>
        <w:pStyle w:val="Heading4"/>
        <w:rPr/>
      </w:pPr>
      <w:bookmarkStart w:colFirst="0" w:colLast="0" w:name="_r2x8c8dj74k9" w:id="353"/>
      <w:bookmarkEnd w:id="353"/>
      <w:r w:rsidDel="00000000" w:rsidR="00000000" w:rsidRPr="00000000">
        <w:rPr>
          <w:rFonts w:ascii="Arial Unicode MS" w:cs="Arial Unicode MS" w:eastAsia="Arial Unicode MS" w:hAnsi="Arial Unicode MS"/>
          <w:rtl w:val="0"/>
        </w:rPr>
        <w:t xml:space="preserve">活用した機能と具体的な施策内容</w:t>
      </w:r>
    </w:p>
    <w:p w:rsidR="00000000" w:rsidDel="00000000" w:rsidP="00000000" w:rsidRDefault="00000000" w:rsidRPr="00000000" w14:paraId="00000ACA">
      <w:pPr>
        <w:rPr>
          <w:b w:val="1"/>
          <w:bCs w:val="1"/>
        </w:rPr>
      </w:pPr>
      <w:r w:rsidDel="00000000" w:rsidR="00000000" w:rsidRPr="00000000">
        <w:rPr>
          <w:rFonts w:ascii="Arial Unicode MS" w:cs="Arial Unicode MS" w:eastAsia="Arial Unicode MS" w:hAnsi="Arial Unicode MS"/>
          <w:b w:val="1"/>
          <w:bCs w:val="1"/>
          <w:rtl w:val="0"/>
        </w:rPr>
        <w:t xml:space="preserve">【ファネル機能】テンプレートの活用</w:t>
      </w:r>
    </w:p>
    <w:p w:rsidR="00000000" w:rsidDel="00000000" w:rsidP="00000000" w:rsidRDefault="00000000" w:rsidRPr="00000000" w14:paraId="00000ACB">
      <w:pPr>
        <w:rPr/>
      </w:pPr>
      <w:r w:rsidDel="00000000" w:rsidR="00000000" w:rsidRPr="00000000">
        <w:rPr>
          <w:rFonts w:ascii="Arial Unicode MS" w:cs="Arial Unicode MS" w:eastAsia="Arial Unicode MS" w:hAnsi="Arial Unicode MS"/>
          <w:rtl w:val="0"/>
        </w:rPr>
        <w:t xml:space="preserve">私はファネルの活用自体が初めてでしたが、既存の「雛形ファネル（テンプレート）」を利用することで、LPの構成や要素、幅や色などを参考にしながら作成しました。テンプレートを使うだけで見栄えの良いLPが完成し、メール・LINEへの紐付けも迷うことなく設定できました。</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b w:val="1"/>
          <w:bCs w:val="1"/>
        </w:rPr>
      </w:pPr>
      <w:r w:rsidDel="00000000" w:rsidR="00000000" w:rsidRPr="00000000">
        <w:rPr>
          <w:rFonts w:ascii="Arial Unicode MS" w:cs="Arial Unicode MS" w:eastAsia="Arial Unicode MS" w:hAnsi="Arial Unicode MS"/>
          <w:b w:val="1"/>
          <w:bCs w:val="1"/>
          <w:rtl w:val="0"/>
        </w:rPr>
        <w:t xml:space="preserve">【メール・LINE配信機能】ステップ配信での段階的な誘導</w:t>
      </w:r>
    </w:p>
    <w:p w:rsidR="00000000" w:rsidDel="00000000" w:rsidP="00000000" w:rsidRDefault="00000000" w:rsidRPr="00000000" w14:paraId="00000ACE">
      <w:pPr>
        <w:rPr/>
      </w:pPr>
      <w:r w:rsidDel="00000000" w:rsidR="00000000" w:rsidRPr="00000000">
        <w:rPr>
          <w:rFonts w:ascii="Arial Unicode MS" w:cs="Arial Unicode MS" w:eastAsia="Arial Unicode MS" w:hAnsi="Arial Unicode MS"/>
          <w:rtl w:val="0"/>
        </w:rPr>
        <w:t xml:space="preserve">LPからLINEに登録してくれた方に対し、ステップ配信のボタン機能を活用して「セミナー申込フォーム」へ誘導しました。さらに、セミナー参加者には別のシナリオでメッセージを送り、そこから再度ボタンをタップさせて「個別相談」へ誘導するという、段階的な動線を組んでいます。</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b w:val="1"/>
          <w:bCs w:val="1"/>
        </w:rPr>
      </w:pPr>
      <w:r w:rsidDel="00000000" w:rsidR="00000000" w:rsidRPr="00000000">
        <w:rPr>
          <w:rFonts w:ascii="Arial Unicode MS" w:cs="Arial Unicode MS" w:eastAsia="Arial Unicode MS" w:hAnsi="Arial Unicode MS"/>
          <w:b w:val="1"/>
          <w:bCs w:val="1"/>
          <w:rtl w:val="0"/>
        </w:rPr>
        <w:t xml:space="preserve">【イベント・予約機能】参加予約の自動化</w:t>
      </w:r>
    </w:p>
    <w:p w:rsidR="00000000" w:rsidDel="00000000" w:rsidP="00000000" w:rsidRDefault="00000000" w:rsidRPr="00000000" w14:paraId="00000AD1">
      <w:pPr>
        <w:rPr/>
      </w:pPr>
      <w:r w:rsidDel="00000000" w:rsidR="00000000" w:rsidRPr="00000000">
        <w:rPr>
          <w:rFonts w:ascii="Arial Unicode MS" w:cs="Arial Unicode MS" w:eastAsia="Arial Unicode MS" w:hAnsi="Arial Unicode MS"/>
          <w:rtl w:val="0"/>
        </w:rPr>
        <w:t xml:space="preserve">セミナーと個別相談の予約受付には「イベント・予約機能」を活用しました。これにより、予約の受付からリマインド配信までを自動化し、手動での調整コストをなくしてスムーズな運営を実現しています。</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b w:val="1"/>
          <w:bCs w:val="1"/>
        </w:rPr>
      </w:pPr>
      <w:r w:rsidDel="00000000" w:rsidR="00000000" w:rsidRPr="00000000">
        <w:rPr>
          <w:rFonts w:ascii="Arial Unicode MS" w:cs="Arial Unicode MS" w:eastAsia="Arial Unicode MS" w:hAnsi="Arial Unicode MS"/>
          <w:b w:val="1"/>
          <w:bCs w:val="1"/>
          <w:rtl w:val="0"/>
        </w:rPr>
        <w:t xml:space="preserve">【ファネル登録経路機能】流入経路の把握</w:t>
      </w:r>
    </w:p>
    <w:p w:rsidR="00000000" w:rsidDel="00000000" w:rsidP="00000000" w:rsidRDefault="00000000" w:rsidRPr="00000000" w14:paraId="00000AD4">
      <w:pPr>
        <w:rPr/>
      </w:pPr>
      <w:r w:rsidDel="00000000" w:rsidR="00000000" w:rsidRPr="00000000">
        <w:rPr>
          <w:rFonts w:ascii="Arial Unicode MS" w:cs="Arial Unicode MS" w:eastAsia="Arial Unicode MS" w:hAnsi="Arial Unicode MS"/>
          <w:rtl w:val="0"/>
        </w:rPr>
        <w:t xml:space="preserve">「ファネル登録経路機能」も活用し、どの媒体や入り口から登録されたのか、流入経路を正確に把握できるようにしています。</w:t>
      </w:r>
    </w:p>
    <w:p w:rsidR="00000000" w:rsidDel="00000000" w:rsidP="00000000" w:rsidRDefault="00000000" w:rsidRPr="00000000" w14:paraId="00000AD5">
      <w:pPr>
        <w:pStyle w:val="Heading4"/>
        <w:rPr/>
      </w:pPr>
      <w:bookmarkStart w:colFirst="0" w:colLast="0" w:name="_zcq6wpkl77ne" w:id="354"/>
      <w:bookmarkEnd w:id="354"/>
      <w:r w:rsidDel="00000000" w:rsidR="00000000" w:rsidRPr="00000000">
        <w:rPr>
          <w:rFonts w:ascii="Arial Unicode MS" w:cs="Arial Unicode MS" w:eastAsia="Arial Unicode MS" w:hAnsi="Arial Unicode MS"/>
          <w:rtl w:val="0"/>
        </w:rPr>
        <w:t xml:space="preserve">施策の背景にある戦略・意図</w:t>
      </w:r>
    </w:p>
    <w:p w:rsidR="00000000" w:rsidDel="00000000" w:rsidP="00000000" w:rsidRDefault="00000000" w:rsidRPr="00000000" w14:paraId="00000AD6">
      <w:pPr>
        <w:rPr/>
      </w:pPr>
      <w:r w:rsidDel="00000000" w:rsidR="00000000" w:rsidRPr="00000000">
        <w:rPr>
          <w:rFonts w:ascii="Arial Unicode MS" w:cs="Arial Unicode MS" w:eastAsia="Arial Unicode MS" w:hAnsi="Arial Unicode MS"/>
          <w:rtl w:val="0"/>
        </w:rPr>
        <w:t xml:space="preserve">今まではインスタグラムで個別にメッセージ対応をしていましたが、その顧客管理を一元化する必要があると考えました。</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Fonts w:ascii="Arial Unicode MS" w:cs="Arial Unicode MS" w:eastAsia="Arial Unicode MS" w:hAnsi="Arial Unicode MS"/>
          <w:rtl w:val="0"/>
        </w:rPr>
        <w:t xml:space="preserve">また、単に連絡を取り合うだけでなく、LPを経由してLINEへスムーズに登録してもらい、そこでしっかりと「教育」のステップを挟む必要があると考えたため、UTAGEを活用して導線を整えることにしたのです。</w:t>
      </w:r>
    </w:p>
    <w:p w:rsidR="00000000" w:rsidDel="00000000" w:rsidP="00000000" w:rsidRDefault="00000000" w:rsidRPr="00000000" w14:paraId="00000AD9">
      <w:pPr>
        <w:pStyle w:val="Heading4"/>
        <w:rPr/>
      </w:pPr>
      <w:bookmarkStart w:colFirst="0" w:colLast="0" w:name="_oi2nj6sszeb" w:id="355"/>
      <w:bookmarkEnd w:id="355"/>
      <w:r w:rsidDel="00000000" w:rsidR="00000000" w:rsidRPr="00000000">
        <w:rPr>
          <w:rFonts w:ascii="Arial Unicode MS" w:cs="Arial Unicode MS" w:eastAsia="Arial Unicode MS" w:hAnsi="Arial Unicode MS"/>
          <w:rtl w:val="0"/>
        </w:rPr>
        <w:t xml:space="preserve">施策を成功させるための「コツ・工夫」</w:t>
      </w:r>
    </w:p>
    <w:p w:rsidR="00000000" w:rsidDel="00000000" w:rsidP="00000000" w:rsidRDefault="00000000" w:rsidRPr="00000000" w14:paraId="00000ADA">
      <w:pPr>
        <w:rPr/>
      </w:pPr>
      <w:r w:rsidDel="00000000" w:rsidR="00000000" w:rsidRPr="00000000">
        <w:rPr>
          <w:rFonts w:ascii="Arial Unicode MS" w:cs="Arial Unicode MS" w:eastAsia="Arial Unicode MS" w:hAnsi="Arial Unicode MS"/>
          <w:rtl w:val="0"/>
        </w:rPr>
        <w:t xml:space="preserve">施策を成功させる上で意識しているのは、数字に基づいた改善です。</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Fonts w:ascii="Arial Unicode MS" w:cs="Arial Unicode MS" w:eastAsia="Arial Unicode MS" w:hAnsi="Arial Unicode MS"/>
          <w:rtl w:val="0"/>
        </w:rPr>
        <w:t xml:space="preserve">具体的には、登録者から契約に至るまで、徐々に人数が絞られていく過程（LINE登録→LPタップ→セミナー申込み→セミナー参加→個別相談興味ありタップ→個別相談参加→成約）を可視化しました。</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Fonts w:ascii="Arial Unicode MS" w:cs="Arial Unicode MS" w:eastAsia="Arial Unicode MS" w:hAnsi="Arial Unicode MS"/>
          <w:rtl w:val="0"/>
        </w:rPr>
        <w:t xml:space="preserve">シナリオを分けるだけでなく、経路ごとの数字を見ることで、どこでお客様が目詰まりしているのか（離脱しているのか）をすぐに把握できるようにしています。</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Fonts w:ascii="Arial Unicode MS" w:cs="Arial Unicode MS" w:eastAsia="Arial Unicode MS" w:hAnsi="Arial Unicode MS"/>
          <w:rtl w:val="0"/>
        </w:rPr>
        <w:t xml:space="preserve">個人的には、前回のローンチで「目詰まり」した箇所を確認し、今回は再度同じ過ちを犯さないよう、数字を見ながら改善を重ねるようにしています。</w:t>
      </w:r>
    </w:p>
    <w:p w:rsidR="00000000" w:rsidDel="00000000" w:rsidP="00000000" w:rsidRDefault="00000000" w:rsidRPr="00000000" w14:paraId="00000AE1">
      <w:pPr>
        <w:pStyle w:val="Heading3"/>
        <w:rPr/>
      </w:pPr>
      <w:bookmarkStart w:colFirst="0" w:colLast="0" w:name="_2k72qse6tdkb" w:id="356"/>
      <w:bookmarkEnd w:id="356"/>
      <w:r w:rsidDel="00000000" w:rsidR="00000000" w:rsidRPr="00000000">
        <w:rPr>
          <w:rFonts w:ascii="Arial Unicode MS" w:cs="Arial Unicode MS" w:eastAsia="Arial Unicode MS" w:hAnsi="Arial Unicode MS"/>
          <w:rtl w:val="0"/>
        </w:rPr>
        <w:t xml:space="preserve">導入後の成果と変化</w:t>
      </w:r>
    </w:p>
    <w:p w:rsidR="00000000" w:rsidDel="00000000" w:rsidP="00000000" w:rsidRDefault="00000000" w:rsidRPr="00000000" w14:paraId="00000AE2">
      <w:pPr>
        <w:pStyle w:val="Heading4"/>
        <w:rPr/>
      </w:pPr>
      <w:bookmarkStart w:colFirst="0" w:colLast="0" w:name="_4d7dldrp6i77" w:id="357"/>
      <w:bookmarkEnd w:id="357"/>
      <w:r w:rsidDel="00000000" w:rsidR="00000000" w:rsidRPr="00000000">
        <w:rPr>
          <w:rFonts w:ascii="Arial Unicode MS" w:cs="Arial Unicode MS" w:eastAsia="Arial Unicode MS" w:hAnsi="Arial Unicode MS"/>
          <w:rtl w:val="0"/>
        </w:rPr>
        <w:t xml:space="preserve">具体的な成果</w:t>
      </w:r>
    </w:p>
    <w:p w:rsidR="00000000" w:rsidDel="00000000" w:rsidP="00000000" w:rsidRDefault="00000000" w:rsidRPr="00000000" w14:paraId="00000AE3">
      <w:pPr>
        <w:rPr/>
      </w:pPr>
      <w:r w:rsidDel="00000000" w:rsidR="00000000" w:rsidRPr="00000000">
        <w:rPr>
          <w:rFonts w:ascii="Arial Unicode MS" w:cs="Arial Unicode MS" w:eastAsia="Arial Unicode MS" w:hAnsi="Arial Unicode MS"/>
          <w:rtl w:val="0"/>
        </w:rPr>
        <w:t xml:space="preserve">LP作成とLINE誘導をUTAGEで仕組み化した結果、セミナー参加者数は1年前と同水準（70〜80名）を維持しながら、以下の劇的な成果が得られました。</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Fonts w:ascii="Arial Unicode MS" w:cs="Arial Unicode MS" w:eastAsia="Arial Unicode MS" w:hAnsi="Arial Unicode MS"/>
          <w:rtl w:val="0"/>
        </w:rPr>
        <w:t xml:space="preserve">ローンチ時の個別対応期間：2週間 → 0（ゼロ）</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Fonts w:ascii="Arial Unicode MS" w:cs="Arial Unicode MS" w:eastAsia="Arial Unicode MS" w:hAnsi="Arial Unicode MS"/>
          <w:rtl w:val="0"/>
        </w:rPr>
        <w:t xml:space="preserve">動線をスムーズに構築できているため、圧倒的に他の作業ができる時間が増えています。</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Fonts w:ascii="Arial Unicode MS" w:cs="Arial Unicode MS" w:eastAsia="Arial Unicode MS" w:hAnsi="Arial Unicode MS"/>
          <w:rtl w:val="0"/>
        </w:rPr>
        <w:t xml:space="preserve">これまではローンチ期間になると、約2週間ほど個別連絡のやり取りに追われ、その間SNSの発信が止まってしまっていました。しかし、UTAGE導入後はその対応が完全になくなったため、2週間分の時間を通常の発信活動や次のローンチ準備に充てられるようになりました。</w:t>
      </w:r>
    </w:p>
    <w:p w:rsidR="00000000" w:rsidDel="00000000" w:rsidP="00000000" w:rsidRDefault="00000000" w:rsidRPr="00000000" w14:paraId="00000AEA">
      <w:pPr>
        <w:pStyle w:val="Heading4"/>
        <w:rPr/>
      </w:pPr>
      <w:bookmarkStart w:colFirst="0" w:colLast="0" w:name="_cjmeritbv3ol" w:id="358"/>
      <w:bookmarkEnd w:id="358"/>
      <w:r w:rsidDel="00000000" w:rsidR="00000000" w:rsidRPr="00000000">
        <w:rPr>
          <w:rFonts w:ascii="Arial Unicode MS" w:cs="Arial Unicode MS" w:eastAsia="Arial Unicode MS" w:hAnsi="Arial Unicode MS"/>
          <w:rtl w:val="0"/>
        </w:rPr>
        <w:t xml:space="preserve">実感できた変化</w:t>
      </w:r>
    </w:p>
    <w:p w:rsidR="00000000" w:rsidDel="00000000" w:rsidP="00000000" w:rsidRDefault="00000000" w:rsidRPr="00000000" w14:paraId="00000AEB">
      <w:pPr>
        <w:rPr/>
      </w:pPr>
      <w:r w:rsidDel="00000000" w:rsidR="00000000" w:rsidRPr="00000000">
        <w:rPr>
          <w:rFonts w:ascii="Arial Unicode MS" w:cs="Arial Unicode MS" w:eastAsia="Arial Unicode MS" w:hAnsi="Arial Unicode MS"/>
          <w:rtl w:val="0"/>
        </w:rPr>
        <w:t xml:space="preserve">以前は「技術がない」ことが悩みでしたが、知り合いから声をかけてもらい、UTAGEを指導する側としてもマネタイズできたことは、私にとって非常に嬉しい変化でした。</w:t>
      </w:r>
    </w:p>
    <w:p w:rsidR="00000000" w:rsidDel="00000000" w:rsidP="00000000" w:rsidRDefault="00000000" w:rsidRPr="00000000" w14:paraId="00000AEC">
      <w:pPr>
        <w:pStyle w:val="Heading4"/>
        <w:rPr/>
      </w:pPr>
      <w:bookmarkStart w:colFirst="0" w:colLast="0" w:name="_rey6xh8cpuap" w:id="359"/>
      <w:bookmarkEnd w:id="359"/>
      <w:r w:rsidDel="00000000" w:rsidR="00000000" w:rsidRPr="00000000">
        <w:rPr>
          <w:rFonts w:ascii="Arial Unicode MS" w:cs="Arial Unicode MS" w:eastAsia="Arial Unicode MS" w:hAnsi="Arial Unicode MS"/>
          <w:rtl w:val="0"/>
        </w:rPr>
        <w:t xml:space="preserve">今後の事業展望</w:t>
      </w:r>
    </w:p>
    <w:p w:rsidR="00000000" w:rsidDel="00000000" w:rsidP="00000000" w:rsidRDefault="00000000" w:rsidRPr="00000000" w14:paraId="00000AED">
      <w:pPr>
        <w:rPr/>
      </w:pPr>
      <w:r w:rsidDel="00000000" w:rsidR="00000000" w:rsidRPr="00000000">
        <w:rPr>
          <w:rFonts w:ascii="Arial Unicode MS" w:cs="Arial Unicode MS" w:eastAsia="Arial Unicode MS" w:hAnsi="Arial Unicode MS"/>
          <w:rtl w:val="0"/>
        </w:rPr>
        <w:t xml:space="preserve">今回の施策で、事業ごとのファネル（LP）の基盤が完成しました。今後はこれをベースに、常時自動で集客から販売までを行う「エバーグリーン（自動化）」の仕組みを構築していきたいと考えています。</w:t>
      </w:r>
    </w:p>
    <w:p w:rsidR="00000000" w:rsidDel="00000000" w:rsidP="00000000" w:rsidRDefault="00000000" w:rsidRPr="00000000" w14:paraId="00000AEE">
      <w:pPr>
        <w:pStyle w:val="Heading3"/>
        <w:rPr/>
      </w:pPr>
      <w:bookmarkStart w:colFirst="0" w:colLast="0" w:name="_gc41ew17dnv7" w:id="360"/>
      <w:bookmarkEnd w:id="360"/>
      <w:r w:rsidDel="00000000" w:rsidR="00000000" w:rsidRPr="00000000">
        <w:rPr>
          <w:rFonts w:ascii="Arial Unicode MS" w:cs="Arial Unicode MS" w:eastAsia="Arial Unicode MS" w:hAnsi="Arial Unicode MS"/>
          <w:rtl w:val="0"/>
        </w:rPr>
        <w:t xml:space="preserve">UTAGEユーザーへのメッセージ</w:t>
      </w:r>
    </w:p>
    <w:p w:rsidR="00000000" w:rsidDel="00000000" w:rsidP="00000000" w:rsidRDefault="00000000" w:rsidRPr="00000000" w14:paraId="00000AEF">
      <w:pPr>
        <w:rPr/>
      </w:pPr>
      <w:r w:rsidDel="00000000" w:rsidR="00000000" w:rsidRPr="00000000">
        <w:rPr>
          <w:rFonts w:ascii="Arial Unicode MS" w:cs="Arial Unicode MS" w:eastAsia="Arial Unicode MS" w:hAnsi="Arial Unicode MS"/>
          <w:rtl w:val="0"/>
        </w:rPr>
        <w:t xml:space="preserve">他のシステムを導入するのは遠回りです。即断即決でUTAGEを取り入れ、自身のビジネスを加速させていきましょう！</w:t>
      </w:r>
    </w:p>
    <w:p w:rsidR="00000000" w:rsidDel="00000000" w:rsidP="00000000" w:rsidRDefault="00000000" w:rsidRPr="00000000" w14:paraId="00000AF0">
      <w:pPr>
        <w:pStyle w:val="Heading3"/>
        <w:rPr/>
      </w:pPr>
      <w:bookmarkStart w:colFirst="0" w:colLast="0" w:name="_est6kf2s98cv" w:id="361"/>
      <w:bookmarkEnd w:id="361"/>
      <w:r w:rsidDel="00000000" w:rsidR="00000000" w:rsidRPr="00000000">
        <w:rPr>
          <w:rFonts w:ascii="Arial Unicode MS" w:cs="Arial Unicode MS" w:eastAsia="Arial Unicode MS" w:hAnsi="Arial Unicode MS"/>
          <w:rtl w:val="0"/>
        </w:rPr>
        <w:t xml:space="preserve">UTAGE運営者コメント</w:t>
      </w:r>
    </w:p>
    <w:p w:rsidR="00000000" w:rsidDel="00000000" w:rsidP="00000000" w:rsidRDefault="00000000" w:rsidRPr="00000000" w14:paraId="00000AF1">
      <w:pPr>
        <w:rPr/>
      </w:pPr>
      <w:r w:rsidDel="00000000" w:rsidR="00000000" w:rsidRPr="00000000">
        <w:rPr>
          <w:rFonts w:ascii="Arial Unicode MS" w:cs="Arial Unicode MS" w:eastAsia="Arial Unicode MS" w:hAnsi="Arial Unicode MS"/>
          <w:rtl w:val="0"/>
        </w:rPr>
        <w:t xml:space="preserve">「LPを作る技術がない」「知識がない」という壁は、多くの方が直面する最初のハードルです。しかしジェフ様は、UTAGEの「ファネルテンプレート」を上手に活用することで、その壁を乗り越えられました。</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Fonts w:ascii="Arial Unicode MS" w:cs="Arial Unicode MS" w:eastAsia="Arial Unicode MS" w:hAnsi="Arial Unicode MS"/>
          <w:rtl w:val="0"/>
        </w:rPr>
        <w:t xml:space="preserve">UTAGEでは、すでにデザインが施された様々なファネルテンプレートをご用意しています。初心者の方やLP制作に自信がない方は、まずは無理に作り込もうとせず、テンプレートをそのまま使い始めてみることをおすすめします。</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Fonts w:ascii="Arial Unicode MS" w:cs="Arial Unicode MS" w:eastAsia="Arial Unicode MS" w:hAnsi="Arial Unicode MS"/>
          <w:rtl w:val="0"/>
        </w:rPr>
        <w:t xml:space="preserve">また、今回の事例で印象的なのが、登録から成約までの流れを可視化し、どこで離脱が起きているかを的確に把握されている点です。基本的な機能を着実に使いこなして現状を分析する姿勢は、UTAGEの堅実な使い方だと言えます。</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Fonts w:ascii="Arial Unicode MS" w:cs="Arial Unicode MS" w:eastAsia="Arial Unicode MS" w:hAnsi="Arial Unicode MS"/>
          <w:rtl w:val="0"/>
        </w:rPr>
        <w:t xml:space="preserve">「数字」に基づいた改善で集客数を維持しつつ、仕組み化によって2週間の手動対応を「ゼロ」にする。この両立を実現されている点が素晴らしいです。</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Fonts w:ascii="Arial Unicode MS" w:cs="Arial Unicode MS" w:eastAsia="Arial Unicode MS" w:hAnsi="Arial Unicode MS"/>
          <w:rtl w:val="0"/>
        </w:rPr>
        <w:t xml:space="preserve">「ローンチ期間中は忙殺されて発信が止まる」というお悩みをお持ちの方にとって、ジェフ様の事例は、仕組み化によって時間を生み出すためのヒントになるのではないでしょうか。</w:t>
      </w:r>
    </w:p>
    <w:p w:rsidR="00000000" w:rsidDel="00000000" w:rsidP="00000000" w:rsidRDefault="00000000" w:rsidRPr="00000000" w14:paraId="00000AFA">
      <w:pPr>
        <w:pStyle w:val="Heading4"/>
        <w:rPr/>
      </w:pPr>
      <w:bookmarkStart w:colFirst="0" w:colLast="0" w:name="_xfsja41tdrkw" w:id="362"/>
      <w:bookmarkEnd w:id="362"/>
      <w:r w:rsidDel="00000000" w:rsidR="00000000" w:rsidRPr="00000000">
        <w:rPr>
          <w:rFonts w:ascii="Arial Unicode MS" w:cs="Arial Unicode MS" w:eastAsia="Arial Unicode MS" w:hAnsi="Arial Unicode MS"/>
          <w:rtl w:val="0"/>
        </w:rPr>
        <w:t xml:space="preserve">明日からできる3つのアクション</w:t>
      </w:r>
    </w:p>
    <w:p w:rsidR="00000000" w:rsidDel="00000000" w:rsidP="00000000" w:rsidRDefault="00000000" w:rsidRPr="00000000" w14:paraId="00000AFB">
      <w:pPr>
        <w:rPr/>
      </w:pPr>
      <w:r w:rsidDel="00000000" w:rsidR="00000000" w:rsidRPr="00000000">
        <w:rPr>
          <w:rFonts w:ascii="Arial Unicode MS" w:cs="Arial Unicode MS" w:eastAsia="Arial Unicode MS" w:hAnsi="Arial Unicode MS"/>
          <w:rtl w:val="0"/>
        </w:rPr>
        <w:t xml:space="preserve">以下の3つの中から、今のあなたにできそうなものを1つ選んで実践してみてください。</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numPr>
          <w:ilvl w:val="0"/>
          <w:numId w:val="92"/>
        </w:numPr>
        <w:ind w:left="720" w:hanging="360"/>
        <w:rPr>
          <w:u w:val="none"/>
        </w:rPr>
      </w:pPr>
      <w:r w:rsidDel="00000000" w:rsidR="00000000" w:rsidRPr="00000000">
        <w:rPr>
          <w:rFonts w:ascii="Arial Unicode MS" w:cs="Arial Unicode MS" w:eastAsia="Arial Unicode MS" w:hAnsi="Arial Unicode MS"/>
          <w:b w:val="1"/>
          <w:bCs w:val="1"/>
          <w:rtl w:val="0"/>
        </w:rPr>
        <w:t xml:space="preserve">【テンプレート活用】素早くLPを公開する</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デザインや構成に悩まず、UTAGEの「ファネルテンプレート」をそのまま利用してみる。テンプレートを選択し、文字とリンクを入れ替えてLPを公開する。</w:t>
      </w:r>
    </w:p>
    <w:p w:rsidR="00000000" w:rsidDel="00000000" w:rsidP="00000000" w:rsidRDefault="00000000" w:rsidRPr="00000000" w14:paraId="00000AFE">
      <w:pPr>
        <w:ind w:left="720" w:firstLine="0"/>
        <w:rPr/>
      </w:pPr>
      <w:r w:rsidDel="00000000" w:rsidR="00000000" w:rsidRPr="00000000">
        <w:rPr>
          <w:rtl w:val="0"/>
        </w:rPr>
      </w:r>
    </w:p>
    <w:p w:rsidR="00000000" w:rsidDel="00000000" w:rsidP="00000000" w:rsidRDefault="00000000" w:rsidRPr="00000000" w14:paraId="00000AFF">
      <w:pPr>
        <w:numPr>
          <w:ilvl w:val="0"/>
          <w:numId w:val="92"/>
        </w:numPr>
        <w:ind w:left="720" w:hanging="360"/>
        <w:rPr>
          <w:u w:val="none"/>
        </w:rPr>
      </w:pPr>
      <w:r w:rsidDel="00000000" w:rsidR="00000000" w:rsidRPr="00000000">
        <w:rPr>
          <w:rFonts w:ascii="Arial Unicode MS" w:cs="Arial Unicode MS" w:eastAsia="Arial Unicode MS" w:hAnsi="Arial Unicode MS"/>
          <w:b w:val="1"/>
          <w:bCs w:val="1"/>
          <w:rtl w:val="0"/>
        </w:rPr>
        <w:t xml:space="preserve">【ボトルネックの特定】数字の計測</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ファネルの「データ（合算）」「データ（日別）」を開き、各ステップのアクセス数や登録数、登録率を把握することで、どこでお客様が離脱しているかを数字で確認する。</w:t>
      </w:r>
    </w:p>
    <w:p w:rsidR="00000000" w:rsidDel="00000000" w:rsidP="00000000" w:rsidRDefault="00000000" w:rsidRPr="00000000" w14:paraId="00000B00">
      <w:pPr>
        <w:ind w:left="720" w:firstLine="0"/>
        <w:rPr/>
      </w:pPr>
      <w:r w:rsidDel="00000000" w:rsidR="00000000" w:rsidRPr="00000000">
        <w:rPr>
          <w:rtl w:val="0"/>
        </w:rPr>
      </w:r>
    </w:p>
    <w:p w:rsidR="00000000" w:rsidDel="00000000" w:rsidP="00000000" w:rsidRDefault="00000000" w:rsidRPr="00000000" w14:paraId="00000B01">
      <w:pPr>
        <w:numPr>
          <w:ilvl w:val="0"/>
          <w:numId w:val="92"/>
        </w:numPr>
        <w:ind w:left="720" w:hanging="360"/>
        <w:rPr>
          <w:u w:val="none"/>
        </w:rPr>
      </w:pPr>
      <w:r w:rsidDel="00000000" w:rsidR="00000000" w:rsidRPr="00000000">
        <w:rPr>
          <w:rFonts w:ascii="Arial Unicode MS" w:cs="Arial Unicode MS" w:eastAsia="Arial Unicode MS" w:hAnsi="Arial Unicode MS"/>
          <w:b w:val="1"/>
          <w:bCs w:val="1"/>
          <w:rtl w:val="0"/>
        </w:rPr>
        <w:t xml:space="preserve">【予約の自動化】日程調整を手放す</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「イベント・予約機能」を活用してセミナーや個別相談の申込フォームを作成し、予約受付からリマインド配信まで自動化する。</w:t>
      </w:r>
    </w:p>
    <w:p w:rsidR="00000000" w:rsidDel="00000000" w:rsidP="00000000" w:rsidRDefault="00000000" w:rsidRPr="00000000" w14:paraId="00000B02">
      <w:pPr>
        <w:spacing w:after="240" w:before="240" w:lineRule="auto"/>
        <w:rPr/>
      </w:pPr>
      <w:r w:rsidDel="00000000" w:rsidR="00000000" w:rsidRPr="00000000">
        <w:rPr>
          <w:rtl w:val="0"/>
        </w:rPr>
      </w:r>
    </w:p>
    <w:p w:rsidR="00000000" w:rsidDel="00000000" w:rsidP="00000000" w:rsidRDefault="00000000" w:rsidRPr="00000000" w14:paraId="00000B0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B04">
      <w:pPr>
        <w:pStyle w:val="Heading1"/>
        <w:rPr/>
      </w:pPr>
      <w:bookmarkStart w:colFirst="0" w:colLast="0" w:name="_p1s5kqqv1bll" w:id="363"/>
      <w:bookmarkEnd w:id="363"/>
      <w:r w:rsidDel="00000000" w:rsidR="00000000" w:rsidRPr="00000000">
        <w:rPr>
          <w:rFonts w:ascii="Arial Unicode MS" w:cs="Arial Unicode MS" w:eastAsia="Arial Unicode MS" w:hAnsi="Arial Unicode MS"/>
          <w:rtl w:val="0"/>
        </w:rPr>
        <w:t xml:space="preserve">西山 美穂 様</w:t>
      </w:r>
    </w:p>
    <w:p w:rsidR="00000000" w:rsidDel="00000000" w:rsidP="00000000" w:rsidRDefault="00000000" w:rsidRPr="00000000" w14:paraId="00000B05">
      <w:pPr>
        <w:rPr/>
      </w:pPr>
      <w:r w:rsidDel="00000000" w:rsidR="00000000" w:rsidRPr="00000000">
        <w:rPr>
          <w:rFonts w:ascii="Arial Unicode MS" w:cs="Arial Unicode MS" w:eastAsia="Arial Unicode MS" w:hAnsi="Arial Unicode MS"/>
          <w:rtl w:val="0"/>
        </w:rPr>
        <w:t xml:space="preserve">（1冊30分の速読×アウトプット術「オールアップ速読」講座主宰）</w:t>
      </w:r>
    </w:p>
    <w:p w:rsidR="00000000" w:rsidDel="00000000" w:rsidP="00000000" w:rsidRDefault="00000000" w:rsidRPr="00000000" w14:paraId="00000B06">
      <w:pPr>
        <w:pStyle w:val="Heading2"/>
        <w:rPr/>
      </w:pPr>
      <w:bookmarkStart w:colFirst="0" w:colLast="0" w:name="_6lm8d2uw1wku" w:id="364"/>
      <w:bookmarkEnd w:id="364"/>
      <w:r w:rsidDel="00000000" w:rsidR="00000000" w:rsidRPr="00000000">
        <w:rPr>
          <w:rFonts w:ascii="Arial Unicode MS" w:cs="Arial Unicode MS" w:eastAsia="Arial Unicode MS" w:hAnsi="Arial Unicode MS"/>
          <w:rtl w:val="0"/>
        </w:rPr>
        <w:t xml:space="preserve">手動リマインドのストレスから解放！</w:t>
        <w:br w:type="textWrapping"/>
        <w:t xml:space="preserve">「メールを送らなきゃ」のプレッシャーをなくす</w:t>
        <w:br w:type="textWrapping"/>
        <w:t xml:space="preserve">"予約管理自動化"のスモールスタート術</w:t>
      </w:r>
    </w:p>
    <w:p w:rsidR="00000000" w:rsidDel="00000000" w:rsidP="00000000" w:rsidRDefault="00000000" w:rsidRPr="00000000" w14:paraId="00000B07">
      <w:pPr>
        <w:numPr>
          <w:ilvl w:val="0"/>
          <w:numId w:val="15"/>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作業時間：4時間削減</w:t>
      </w:r>
    </w:p>
    <w:p w:rsidR="00000000" w:rsidDel="00000000" w:rsidP="00000000" w:rsidRDefault="00000000" w:rsidRPr="00000000" w14:paraId="00000B08">
      <w:pPr>
        <w:numPr>
          <w:ilvl w:val="0"/>
          <w:numId w:val="15"/>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個別相談成約率：90%</w:t>
      </w:r>
    </w:p>
    <w:p w:rsidR="00000000" w:rsidDel="00000000" w:rsidP="00000000" w:rsidRDefault="00000000" w:rsidRPr="00000000" w14:paraId="00000B09">
      <w:pPr>
        <w:pStyle w:val="Heading3"/>
        <w:rPr/>
      </w:pPr>
      <w:bookmarkStart w:colFirst="0" w:colLast="0" w:name="_ribnrt1o6f9q" w:id="365"/>
      <w:bookmarkEnd w:id="365"/>
      <w:r w:rsidDel="00000000" w:rsidR="00000000" w:rsidRPr="00000000">
        <w:rPr>
          <w:rFonts w:ascii="Arial Unicode MS" w:cs="Arial Unicode MS" w:eastAsia="Arial Unicode MS" w:hAnsi="Arial Unicode MS"/>
          <w:rtl w:val="0"/>
        </w:rPr>
        <w:t xml:space="preserve">この事例のポイント</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b w:val="1"/>
          <w:bCs w:val="1"/>
        </w:rPr>
      </w:pPr>
      <w:r w:rsidDel="00000000" w:rsidR="00000000" w:rsidRPr="00000000">
        <w:rPr>
          <w:rFonts w:ascii="Arial Unicode MS" w:cs="Arial Unicode MS" w:eastAsia="Arial Unicode MS" w:hAnsi="Arial Unicode MS"/>
          <w:b w:val="1"/>
          <w:bCs w:val="1"/>
          <w:rtl w:val="0"/>
        </w:rPr>
        <w:t xml:space="preserve">“リマインド送信”のストレスをなくす「予約管理」の自動化</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Fonts w:ascii="Arial Unicode MS" w:cs="Arial Unicode MS" w:eastAsia="Arial Unicode MS" w:hAnsi="Arial Unicode MS"/>
          <w:rtl w:val="0"/>
        </w:rPr>
        <w:t xml:space="preserve">リマインドメールを適切なタイミングで送るために、常に時間を気にしていなければならない。そんな地味ながらも重いストレスに悩んでいる方も多いかもしれません。</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Fonts w:ascii="Arial Unicode MS" w:cs="Arial Unicode MS" w:eastAsia="Arial Unicode MS" w:hAnsi="Arial Unicode MS"/>
          <w:rtl w:val="0"/>
        </w:rPr>
        <w:t xml:space="preserve">ここでご紹介するのは、一人で講座を運営し、日々の業務に追われる中で、手動で行っていた予約管理をUTAGEで自動化した西山様の事例です。</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Fonts w:ascii="Arial Unicode MS" w:cs="Arial Unicode MS" w:eastAsia="Arial Unicode MS" w:hAnsi="Arial Unicode MS"/>
          <w:rtl w:val="0"/>
        </w:rPr>
        <w:t xml:space="preserve">西山様は、UTAGEの「イベント・予約機能」を活用することで、作業時間を「4時間」削減し、何よりも「送り忘れ」のプレッシャーから解放されました。その結果、生産的な業務に集中できるようになり、個別相談からの成約率90%という高い成果を維持されています。</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Fonts w:ascii="Arial Unicode MS" w:cs="Arial Unicode MS" w:eastAsia="Arial Unicode MS" w:hAnsi="Arial Unicode MS"/>
          <w:rtl w:val="0"/>
        </w:rPr>
        <w:t xml:space="preserve">「事務作業の精神的なプレッシャーから解放されたい」「まずは予約管理だけでも楽にしたい」という方に、スモールスタートの成功モデルとして参考にしていただきたい内容です。</w:t>
      </w:r>
    </w:p>
    <w:p w:rsidR="00000000" w:rsidDel="00000000" w:rsidP="00000000" w:rsidRDefault="00000000" w:rsidRPr="00000000" w14:paraId="00000B14">
      <w:pPr>
        <w:pStyle w:val="Heading3"/>
        <w:rPr/>
      </w:pPr>
      <w:bookmarkStart w:colFirst="0" w:colLast="0" w:name="_u8g9lruc8par" w:id="366"/>
      <w:bookmarkEnd w:id="366"/>
      <w:r w:rsidDel="00000000" w:rsidR="00000000" w:rsidRPr="00000000">
        <w:rPr>
          <w:rFonts w:ascii="Arial Unicode MS" w:cs="Arial Unicode MS" w:eastAsia="Arial Unicode MS" w:hAnsi="Arial Unicode MS"/>
          <w:rtl w:val="0"/>
        </w:rPr>
        <w:t xml:space="preserve">事業概要</w:t>
      </w:r>
    </w:p>
    <w:p w:rsidR="00000000" w:rsidDel="00000000" w:rsidP="00000000" w:rsidRDefault="00000000" w:rsidRPr="00000000" w14:paraId="00000B15">
      <w:pPr>
        <w:rPr/>
      </w:pPr>
      <w:r w:rsidDel="00000000" w:rsidR="00000000" w:rsidRPr="00000000">
        <w:rPr>
          <w:rFonts w:ascii="Arial Unicode MS" w:cs="Arial Unicode MS" w:eastAsia="Arial Unicode MS" w:hAnsi="Arial Unicode MS"/>
          <w:rtl w:val="0"/>
        </w:rPr>
        <w:t xml:space="preserve">「1冊30分の速読×アウトプット術」で、本の学びを成果に変える「オールアップ速読」という講座を主宰している。ビジネスも人生もステージアップしたい方向けのオンライン速読講座。</w:t>
      </w:r>
    </w:p>
    <w:p w:rsidR="00000000" w:rsidDel="00000000" w:rsidP="00000000" w:rsidRDefault="00000000" w:rsidRPr="00000000" w14:paraId="00000B16">
      <w:pPr>
        <w:pStyle w:val="Heading3"/>
        <w:rPr/>
      </w:pPr>
      <w:bookmarkStart w:colFirst="0" w:colLast="0" w:name="_oytyrgplhjnx" w:id="367"/>
      <w:bookmarkEnd w:id="367"/>
      <w:r w:rsidDel="00000000" w:rsidR="00000000" w:rsidRPr="00000000">
        <w:rPr>
          <w:rFonts w:ascii="Arial Unicode MS" w:cs="Arial Unicode MS" w:eastAsia="Arial Unicode MS" w:hAnsi="Arial Unicode MS"/>
          <w:rtl w:val="0"/>
        </w:rPr>
        <w:t xml:space="preserve">導入前のビジネス課題</w:t>
      </w:r>
    </w:p>
    <w:p w:rsidR="00000000" w:rsidDel="00000000" w:rsidP="00000000" w:rsidRDefault="00000000" w:rsidRPr="00000000" w14:paraId="00000B17">
      <w:pPr>
        <w:rPr/>
      </w:pPr>
      <w:r w:rsidDel="00000000" w:rsidR="00000000" w:rsidRPr="00000000">
        <w:rPr>
          <w:rFonts w:ascii="Arial Unicode MS" w:cs="Arial Unicode MS" w:eastAsia="Arial Unicode MS" w:hAnsi="Arial Unicode MS"/>
          <w:rtl w:val="0"/>
        </w:rPr>
        <w:t xml:space="preserve">オンライン講座の予約管理や、参加者へのリマインドメールを手動で行っていました。1通あたりの作業自体は少なくても、配信頻度が多いため、一人ですべてを管理することに限界を感じていたのです。</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Fonts w:ascii="Arial Unicode MS" w:cs="Arial Unicode MS" w:eastAsia="Arial Unicode MS" w:hAnsi="Arial Unicode MS"/>
          <w:rtl w:val="0"/>
        </w:rPr>
        <w:t xml:space="preserve">特に、開催の3日前や1日前の適切なタイミングでメールを送らなければならないため、作業時間を忘れないようにすることが、精神的なストレスになっていました。</w:t>
      </w:r>
    </w:p>
    <w:p w:rsidR="00000000" w:rsidDel="00000000" w:rsidP="00000000" w:rsidRDefault="00000000" w:rsidRPr="00000000" w14:paraId="00000B1A">
      <w:pPr>
        <w:pStyle w:val="Heading3"/>
        <w:rPr/>
      </w:pPr>
      <w:bookmarkStart w:colFirst="0" w:colLast="0" w:name="_zi2b20oj9qej" w:id="368"/>
      <w:bookmarkEnd w:id="368"/>
      <w:r w:rsidDel="00000000" w:rsidR="00000000" w:rsidRPr="00000000">
        <w:rPr>
          <w:rFonts w:ascii="Arial Unicode MS" w:cs="Arial Unicode MS" w:eastAsia="Arial Unicode MS" w:hAnsi="Arial Unicode MS"/>
          <w:rtl w:val="0"/>
        </w:rPr>
        <w:t xml:space="preserve">課題解決のUTAGE活用法</w:t>
      </w:r>
    </w:p>
    <w:p w:rsidR="00000000" w:rsidDel="00000000" w:rsidP="00000000" w:rsidRDefault="00000000" w:rsidRPr="00000000" w14:paraId="00000B1B">
      <w:pPr>
        <w:rPr/>
      </w:pPr>
      <w:r w:rsidDel="00000000" w:rsidR="00000000" w:rsidRPr="00000000">
        <w:rPr>
          <w:rFonts w:ascii="Arial Unicode MS" w:cs="Arial Unicode MS" w:eastAsia="Arial Unicode MS" w:hAnsi="Arial Unicode MS"/>
          <w:rtl w:val="0"/>
        </w:rPr>
        <w:t xml:space="preserve">この課題を解決するため、「イベント・予約機能」を活用し、個別相談や講座の予約受付からリマインドメールの自動配信までを一貫して行えるようにしました。</w:t>
      </w:r>
    </w:p>
    <w:p w:rsidR="00000000" w:rsidDel="00000000" w:rsidP="00000000" w:rsidRDefault="00000000" w:rsidRPr="00000000" w14:paraId="00000B1C">
      <w:pPr>
        <w:pStyle w:val="Heading4"/>
        <w:rPr/>
      </w:pPr>
      <w:bookmarkStart w:colFirst="0" w:colLast="0" w:name="_jfid7315q2ay" w:id="369"/>
      <w:bookmarkEnd w:id="369"/>
      <w:r w:rsidDel="00000000" w:rsidR="00000000" w:rsidRPr="00000000">
        <w:rPr>
          <w:rFonts w:ascii="Arial Unicode MS" w:cs="Arial Unicode MS" w:eastAsia="Arial Unicode MS" w:hAnsi="Arial Unicode MS"/>
          <w:rtl w:val="0"/>
        </w:rPr>
        <w:t xml:space="preserve">成果につながったファネル全体像</w:t>
      </w:r>
    </w:p>
    <w:p w:rsidR="00000000" w:rsidDel="00000000" w:rsidP="00000000" w:rsidRDefault="00000000" w:rsidRPr="00000000" w14:paraId="00000B1D">
      <w:pPr>
        <w:rPr/>
      </w:pPr>
      <w:r w:rsidDel="00000000" w:rsidR="00000000" w:rsidRPr="00000000">
        <w:rPr>
          <w:rFonts w:ascii="Arial Unicode MS" w:cs="Arial Unicode MS" w:eastAsia="Arial Unicode MS" w:hAnsi="Arial Unicode MS"/>
          <w:rtl w:val="0"/>
        </w:rPr>
        <w:t xml:space="preserve">①SNS投稿・口コミ・紹介</w:t>
      </w:r>
    </w:p>
    <w:p w:rsidR="00000000" w:rsidDel="00000000" w:rsidP="00000000" w:rsidRDefault="00000000" w:rsidRPr="00000000" w14:paraId="00000B1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1F">
      <w:pPr>
        <w:rPr/>
      </w:pPr>
      <w:r w:rsidDel="00000000" w:rsidR="00000000" w:rsidRPr="00000000">
        <w:rPr>
          <w:rFonts w:ascii="Arial Unicode MS" w:cs="Arial Unicode MS" w:eastAsia="Arial Unicode MS" w:hAnsi="Arial Unicode MS"/>
          <w:rtl w:val="0"/>
        </w:rPr>
        <w:t xml:space="preserve">②イベント申込フォーム</w:t>
      </w:r>
    </w:p>
    <w:p w:rsidR="00000000" w:rsidDel="00000000" w:rsidP="00000000" w:rsidRDefault="00000000" w:rsidRPr="00000000" w14:paraId="00000B2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21">
      <w:pPr>
        <w:rPr/>
      </w:pPr>
      <w:r w:rsidDel="00000000" w:rsidR="00000000" w:rsidRPr="00000000">
        <w:rPr>
          <w:rFonts w:ascii="Arial Unicode MS" w:cs="Arial Unicode MS" w:eastAsia="Arial Unicode MS" w:hAnsi="Arial Unicode MS"/>
          <w:rtl w:val="0"/>
        </w:rPr>
        <w:t xml:space="preserve">③リマインダ配信（メール）</w:t>
      </w:r>
    </w:p>
    <w:p w:rsidR="00000000" w:rsidDel="00000000" w:rsidP="00000000" w:rsidRDefault="00000000" w:rsidRPr="00000000" w14:paraId="00000B2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23">
      <w:pPr>
        <w:rPr/>
      </w:pPr>
      <w:r w:rsidDel="00000000" w:rsidR="00000000" w:rsidRPr="00000000">
        <w:rPr>
          <w:rFonts w:ascii="Arial Unicode MS" w:cs="Arial Unicode MS" w:eastAsia="Arial Unicode MS" w:hAnsi="Arial Unicode MS"/>
          <w:rtl w:val="0"/>
        </w:rPr>
        <w:t xml:space="preserve">④個別相談・コミュニティへの参加促進</w:t>
      </w:r>
    </w:p>
    <w:p w:rsidR="00000000" w:rsidDel="00000000" w:rsidP="00000000" w:rsidRDefault="00000000" w:rsidRPr="00000000" w14:paraId="00000B2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25">
      <w:pPr>
        <w:rPr/>
      </w:pPr>
      <w:r w:rsidDel="00000000" w:rsidR="00000000" w:rsidRPr="00000000">
        <w:rPr>
          <w:rFonts w:ascii="Arial Unicode MS" w:cs="Arial Unicode MS" w:eastAsia="Arial Unicode MS" w:hAnsi="Arial Unicode MS"/>
          <w:rtl w:val="0"/>
        </w:rPr>
        <w:t xml:space="preserve">⑥（※）バックエンド商品オファー（オンライン講座・スクール）</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Fonts w:ascii="Arial Unicode MS" w:cs="Arial Unicode MS" w:eastAsia="Arial Unicode MS" w:hAnsi="Arial Unicode MS"/>
          <w:rtl w:val="0"/>
        </w:rPr>
        <w:t xml:space="preserve">（※）フロントエンド商品をオファーせず、</w:t>
      </w:r>
    </w:p>
    <w:p w:rsidR="00000000" w:rsidDel="00000000" w:rsidP="00000000" w:rsidRDefault="00000000" w:rsidRPr="00000000" w14:paraId="00000B28">
      <w:pPr>
        <w:rPr/>
      </w:pPr>
      <w:r w:rsidDel="00000000" w:rsidR="00000000" w:rsidRPr="00000000">
        <w:rPr>
          <w:rFonts w:ascii="Arial Unicode MS" w:cs="Arial Unicode MS" w:eastAsia="Arial Unicode MS" w:hAnsi="Arial Unicode MS"/>
          <w:rtl w:val="0"/>
        </w:rPr>
        <w:t xml:space="preserve">　　　直接バックエンド（主要）商品を販売する流れ。</w:t>
      </w:r>
    </w:p>
    <w:p w:rsidR="00000000" w:rsidDel="00000000" w:rsidP="00000000" w:rsidRDefault="00000000" w:rsidRPr="00000000" w14:paraId="00000B29">
      <w:pPr>
        <w:pStyle w:val="Heading4"/>
        <w:rPr/>
      </w:pPr>
      <w:bookmarkStart w:colFirst="0" w:colLast="0" w:name="_jo77npdxwcfx" w:id="370"/>
      <w:bookmarkEnd w:id="370"/>
      <w:r w:rsidDel="00000000" w:rsidR="00000000" w:rsidRPr="00000000">
        <w:rPr>
          <w:rFonts w:ascii="Arial Unicode MS" w:cs="Arial Unicode MS" w:eastAsia="Arial Unicode MS" w:hAnsi="Arial Unicode MS"/>
          <w:rtl w:val="0"/>
        </w:rPr>
        <w:t xml:space="preserve">活用した機能と具体的な施策内容</w:t>
      </w:r>
    </w:p>
    <w:p w:rsidR="00000000" w:rsidDel="00000000" w:rsidP="00000000" w:rsidRDefault="00000000" w:rsidRPr="00000000" w14:paraId="00000B2A">
      <w:pPr>
        <w:rPr>
          <w:b w:val="1"/>
          <w:bCs w:val="1"/>
        </w:rPr>
      </w:pPr>
      <w:r w:rsidDel="00000000" w:rsidR="00000000" w:rsidRPr="00000000">
        <w:rPr>
          <w:rFonts w:ascii="Arial Unicode MS" w:cs="Arial Unicode MS" w:eastAsia="Arial Unicode MS" w:hAnsi="Arial Unicode MS"/>
          <w:b w:val="1"/>
          <w:bCs w:val="1"/>
          <w:rtl w:val="0"/>
        </w:rPr>
        <w:t xml:space="preserve">【イベント・予約機能】予約管理とリマインドの自動化</w:t>
      </w:r>
    </w:p>
    <w:p w:rsidR="00000000" w:rsidDel="00000000" w:rsidP="00000000" w:rsidRDefault="00000000" w:rsidRPr="00000000" w14:paraId="00000B2B">
      <w:pPr>
        <w:rPr/>
      </w:pPr>
      <w:r w:rsidDel="00000000" w:rsidR="00000000" w:rsidRPr="00000000">
        <w:rPr>
          <w:rFonts w:ascii="Arial Unicode MS" w:cs="Arial Unicode MS" w:eastAsia="Arial Unicode MS" w:hAnsi="Arial Unicode MS"/>
          <w:rtl w:val="0"/>
        </w:rPr>
        <w:t xml:space="preserve">個別相談や講座の予約申し込みをUTAGEのイベント申込フォームで受け付け、開催日が近づくと自動でリマインドメールが配信されるように設定しました。</w:t>
      </w:r>
    </w:p>
    <w:p w:rsidR="00000000" w:rsidDel="00000000" w:rsidP="00000000" w:rsidRDefault="00000000" w:rsidRPr="00000000" w14:paraId="00000B2C">
      <w:pPr>
        <w:pStyle w:val="Heading4"/>
        <w:rPr/>
      </w:pPr>
      <w:bookmarkStart w:colFirst="0" w:colLast="0" w:name="_jyqqju3ljh80" w:id="371"/>
      <w:bookmarkEnd w:id="371"/>
      <w:r w:rsidDel="00000000" w:rsidR="00000000" w:rsidRPr="00000000">
        <w:rPr>
          <w:rFonts w:ascii="Arial Unicode MS" w:cs="Arial Unicode MS" w:eastAsia="Arial Unicode MS" w:hAnsi="Arial Unicode MS"/>
          <w:rtl w:val="0"/>
        </w:rPr>
        <w:t xml:space="preserve">施策の背景にある戦略・意図</w:t>
      </w:r>
    </w:p>
    <w:p w:rsidR="00000000" w:rsidDel="00000000" w:rsidP="00000000" w:rsidRDefault="00000000" w:rsidRPr="00000000" w14:paraId="00000B2D">
      <w:pPr>
        <w:rPr/>
      </w:pPr>
      <w:r w:rsidDel="00000000" w:rsidR="00000000" w:rsidRPr="00000000">
        <w:rPr>
          <w:rFonts w:ascii="Arial Unicode MS" w:cs="Arial Unicode MS" w:eastAsia="Arial Unicode MS" w:hAnsi="Arial Unicode MS"/>
          <w:rtl w:val="0"/>
        </w:rPr>
        <w:t xml:space="preserve">以前は無料の予約システムを使っていました。しかし、今後のビジネス展開を考えた際、LP（ランディングページ）や他の機能とも連携でき、顧客情報を一括管理できるシステムが必要だと感じたため、UTAGEへの移行を決めました。</w:t>
      </w:r>
    </w:p>
    <w:p w:rsidR="00000000" w:rsidDel="00000000" w:rsidP="00000000" w:rsidRDefault="00000000" w:rsidRPr="00000000" w14:paraId="00000B2E">
      <w:pPr>
        <w:pStyle w:val="Heading4"/>
        <w:rPr/>
      </w:pPr>
      <w:bookmarkStart w:colFirst="0" w:colLast="0" w:name="_cc0yf6q0jkrs" w:id="372"/>
      <w:bookmarkEnd w:id="372"/>
      <w:r w:rsidDel="00000000" w:rsidR="00000000" w:rsidRPr="00000000">
        <w:rPr>
          <w:rFonts w:ascii="Arial Unicode MS" w:cs="Arial Unicode MS" w:eastAsia="Arial Unicode MS" w:hAnsi="Arial Unicode MS"/>
          <w:rtl w:val="0"/>
        </w:rPr>
        <w:t xml:space="preserve">施策を成功させるための「コツ・工夫」</w:t>
      </w:r>
    </w:p>
    <w:p w:rsidR="00000000" w:rsidDel="00000000" w:rsidP="00000000" w:rsidRDefault="00000000" w:rsidRPr="00000000" w14:paraId="00000B2F">
      <w:pPr>
        <w:rPr/>
      </w:pPr>
      <w:r w:rsidDel="00000000" w:rsidR="00000000" w:rsidRPr="00000000">
        <w:rPr>
          <w:rFonts w:ascii="Arial Unicode MS" w:cs="Arial Unicode MS" w:eastAsia="Arial Unicode MS" w:hAnsi="Arial Unicode MS"/>
          <w:rtl w:val="0"/>
        </w:rPr>
        <w:t xml:space="preserve">基本的には「イベント・予約機能」のデフォルト設定で運用していますが、事務的な対応にならないよう、メールの文言には距離感が近くなるような丁寧な一言を添えるようにしています。</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Fonts w:ascii="Arial Unicode MS" w:cs="Arial Unicode MS" w:eastAsia="Arial Unicode MS" w:hAnsi="Arial Unicode MS"/>
          <w:rtl w:val="0"/>
        </w:rPr>
        <w:t xml:space="preserve">また、個別相談のリマインドメール内に「キャンセルのリンク」ではなく、「日程変更のリンク」を貼るようにしました。これにより、都合が悪くなった場合でも離脱されず、別日への振替を促せるようにしています。</w:t>
      </w:r>
    </w:p>
    <w:p w:rsidR="00000000" w:rsidDel="00000000" w:rsidP="00000000" w:rsidRDefault="00000000" w:rsidRPr="00000000" w14:paraId="00000B32">
      <w:pPr>
        <w:pStyle w:val="Heading3"/>
        <w:rPr/>
      </w:pPr>
      <w:bookmarkStart w:colFirst="0" w:colLast="0" w:name="_l6uwafp1b24r" w:id="373"/>
      <w:bookmarkEnd w:id="373"/>
      <w:r w:rsidDel="00000000" w:rsidR="00000000" w:rsidRPr="00000000">
        <w:rPr>
          <w:rFonts w:ascii="Arial Unicode MS" w:cs="Arial Unicode MS" w:eastAsia="Arial Unicode MS" w:hAnsi="Arial Unicode MS"/>
          <w:rtl w:val="0"/>
        </w:rPr>
        <w:t xml:space="preserve">導入後の成果と変化</w:t>
      </w:r>
    </w:p>
    <w:p w:rsidR="00000000" w:rsidDel="00000000" w:rsidP="00000000" w:rsidRDefault="00000000" w:rsidRPr="00000000" w14:paraId="00000B33">
      <w:pPr>
        <w:pStyle w:val="Heading4"/>
        <w:rPr/>
      </w:pPr>
      <w:bookmarkStart w:colFirst="0" w:colLast="0" w:name="_wnh5qjxg2v90" w:id="374"/>
      <w:bookmarkEnd w:id="374"/>
      <w:r w:rsidDel="00000000" w:rsidR="00000000" w:rsidRPr="00000000">
        <w:rPr>
          <w:rFonts w:ascii="Arial Unicode MS" w:cs="Arial Unicode MS" w:eastAsia="Arial Unicode MS" w:hAnsi="Arial Unicode MS"/>
          <w:rtl w:val="0"/>
        </w:rPr>
        <w:t xml:space="preserve">具体的な成果</w:t>
      </w:r>
    </w:p>
    <w:p w:rsidR="00000000" w:rsidDel="00000000" w:rsidP="00000000" w:rsidRDefault="00000000" w:rsidRPr="00000000" w14:paraId="00000B34">
      <w:pPr>
        <w:rPr/>
      </w:pPr>
      <w:r w:rsidDel="00000000" w:rsidR="00000000" w:rsidRPr="00000000">
        <w:rPr>
          <w:rFonts w:ascii="Arial Unicode MS" w:cs="Arial Unicode MS" w:eastAsia="Arial Unicode MS" w:hAnsi="Arial Unicode MS"/>
          <w:rtl w:val="0"/>
        </w:rPr>
        <w:t xml:space="preserve">予約管理とリマインド配信を自動化した結果、以下の成果が得られました。</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Fonts w:ascii="Arial Unicode MS" w:cs="Arial Unicode MS" w:eastAsia="Arial Unicode MS" w:hAnsi="Arial Unicode MS"/>
          <w:rtl w:val="0"/>
        </w:rPr>
        <w:t xml:space="preserve">作業時間：月に4時間削減</w:t>
      </w:r>
    </w:p>
    <w:p w:rsidR="00000000" w:rsidDel="00000000" w:rsidP="00000000" w:rsidRDefault="00000000" w:rsidRPr="00000000" w14:paraId="00000B37">
      <w:pPr>
        <w:rPr/>
      </w:pPr>
      <w:r w:rsidDel="00000000" w:rsidR="00000000" w:rsidRPr="00000000">
        <w:rPr>
          <w:rFonts w:ascii="Arial Unicode MS" w:cs="Arial Unicode MS" w:eastAsia="Arial Unicode MS" w:hAnsi="Arial Unicode MS"/>
          <w:rtl w:val="0"/>
        </w:rPr>
        <w:t xml:space="preserve">個別相談成約率：90%</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Fonts w:ascii="Arial Unicode MS" w:cs="Arial Unicode MS" w:eastAsia="Arial Unicode MS" w:hAnsi="Arial Unicode MS"/>
          <w:rtl w:val="0"/>
        </w:rPr>
        <w:t xml:space="preserve">たった4時間と思われるかもしれませんが、頻繁に発生する「メール送信タスク」が手離れしたことで、数字以上にストレスからの解放感を感じています。</w:t>
      </w:r>
    </w:p>
    <w:p w:rsidR="00000000" w:rsidDel="00000000" w:rsidP="00000000" w:rsidRDefault="00000000" w:rsidRPr="00000000" w14:paraId="00000B3A">
      <w:pPr>
        <w:pStyle w:val="Heading4"/>
        <w:rPr/>
      </w:pPr>
      <w:bookmarkStart w:colFirst="0" w:colLast="0" w:name="_jcs9i5b1q04p" w:id="375"/>
      <w:bookmarkEnd w:id="375"/>
      <w:r w:rsidDel="00000000" w:rsidR="00000000" w:rsidRPr="00000000">
        <w:rPr>
          <w:rFonts w:ascii="Arial Unicode MS" w:cs="Arial Unicode MS" w:eastAsia="Arial Unicode MS" w:hAnsi="Arial Unicode MS"/>
          <w:rtl w:val="0"/>
        </w:rPr>
        <w:t xml:space="preserve">実感できた変化</w:t>
      </w:r>
    </w:p>
    <w:p w:rsidR="00000000" w:rsidDel="00000000" w:rsidP="00000000" w:rsidRDefault="00000000" w:rsidRPr="00000000" w14:paraId="00000B3B">
      <w:pPr>
        <w:rPr/>
      </w:pPr>
      <w:r w:rsidDel="00000000" w:rsidR="00000000" w:rsidRPr="00000000">
        <w:rPr>
          <w:rFonts w:ascii="Arial Unicode MS" w:cs="Arial Unicode MS" w:eastAsia="Arial Unicode MS" w:hAnsi="Arial Unicode MS"/>
          <w:rtl w:val="0"/>
        </w:rPr>
        <w:t xml:space="preserve">一番の変化は、「リマインドメールを適切なタイミングで送らなきゃ」という精神的なプレッシャーが激減したことです。</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Fonts w:ascii="Arial Unicode MS" w:cs="Arial Unicode MS" w:eastAsia="Arial Unicode MS" w:hAnsi="Arial Unicode MS"/>
          <w:rtl w:val="0"/>
        </w:rPr>
        <w:t xml:space="preserve">以前は常に時間を気にして気を張っていましたが、その負担から完全に解放されました。その分、本来注力すべき生産的な仕事に時間を回せるようになり、ビジネス全体に好影響が出ています。</w:t>
      </w:r>
    </w:p>
    <w:p w:rsidR="00000000" w:rsidDel="00000000" w:rsidP="00000000" w:rsidRDefault="00000000" w:rsidRPr="00000000" w14:paraId="00000B3E">
      <w:pPr>
        <w:pStyle w:val="Heading4"/>
        <w:rPr/>
      </w:pPr>
      <w:bookmarkStart w:colFirst="0" w:colLast="0" w:name="_6z8y9m3ej8ft" w:id="376"/>
      <w:bookmarkEnd w:id="376"/>
      <w:r w:rsidDel="00000000" w:rsidR="00000000" w:rsidRPr="00000000">
        <w:rPr>
          <w:rFonts w:ascii="Arial Unicode MS" w:cs="Arial Unicode MS" w:eastAsia="Arial Unicode MS" w:hAnsi="Arial Unicode MS"/>
          <w:rtl w:val="0"/>
        </w:rPr>
        <w:t xml:space="preserve">今後のビジネス展望</w:t>
      </w:r>
    </w:p>
    <w:p w:rsidR="00000000" w:rsidDel="00000000" w:rsidP="00000000" w:rsidRDefault="00000000" w:rsidRPr="00000000" w14:paraId="00000B3F">
      <w:pPr>
        <w:rPr/>
      </w:pPr>
      <w:r w:rsidDel="00000000" w:rsidR="00000000" w:rsidRPr="00000000">
        <w:rPr>
          <w:rFonts w:ascii="Arial Unicode MS" w:cs="Arial Unicode MS" w:eastAsia="Arial Unicode MS" w:hAnsi="Arial Unicode MS"/>
          <w:rtl w:val="0"/>
        </w:rPr>
        <w:t xml:space="preserve">現在は個別相談からの成約率90%という高い状況を維持できています。今後は、この個別相談の回数を増やすために、まだ未整備であるLP（ランディングページ）の作成に取り組みます。また、決済システムの導入も急ぎ、販売フローの自動化も進めていきたいと考えています。</w:t>
      </w:r>
    </w:p>
    <w:p w:rsidR="00000000" w:rsidDel="00000000" w:rsidP="00000000" w:rsidRDefault="00000000" w:rsidRPr="00000000" w14:paraId="00000B40">
      <w:pPr>
        <w:pStyle w:val="Heading3"/>
        <w:rPr/>
      </w:pPr>
      <w:bookmarkStart w:colFirst="0" w:colLast="0" w:name="_9nybj7tfol1x" w:id="377"/>
      <w:bookmarkEnd w:id="377"/>
      <w:r w:rsidDel="00000000" w:rsidR="00000000" w:rsidRPr="00000000">
        <w:rPr>
          <w:rFonts w:ascii="Arial Unicode MS" w:cs="Arial Unicode MS" w:eastAsia="Arial Unicode MS" w:hAnsi="Arial Unicode MS"/>
          <w:rtl w:val="0"/>
        </w:rPr>
        <w:t xml:space="preserve">UTAGEユーザーへのメッセージ</w:t>
      </w:r>
    </w:p>
    <w:p w:rsidR="00000000" w:rsidDel="00000000" w:rsidP="00000000" w:rsidRDefault="00000000" w:rsidRPr="00000000" w14:paraId="00000B41">
      <w:pPr>
        <w:rPr/>
      </w:pPr>
      <w:r w:rsidDel="00000000" w:rsidR="00000000" w:rsidRPr="00000000">
        <w:rPr>
          <w:rFonts w:ascii="Arial Unicode MS" w:cs="Arial Unicode MS" w:eastAsia="Arial Unicode MS" w:hAnsi="Arial Unicode MS"/>
          <w:rtl w:val="0"/>
        </w:rPr>
        <w:t xml:space="preserve">私が活用できているのは、UTAGEが提供している機能のほんの一部に過ぎません。それでも、確実にビジネスは楽になり、拡大につながると確信しています。</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Fonts w:ascii="Arial Unicode MS" w:cs="Arial Unicode MS" w:eastAsia="Arial Unicode MS" w:hAnsi="Arial Unicode MS"/>
          <w:rtl w:val="0"/>
        </w:rPr>
        <w:t xml:space="preserve">まずは私のように「予約管理だけ」からでも、始めてみるのが一番だと思います！</w:t>
      </w:r>
    </w:p>
    <w:p w:rsidR="00000000" w:rsidDel="00000000" w:rsidP="00000000" w:rsidRDefault="00000000" w:rsidRPr="00000000" w14:paraId="00000B44">
      <w:pPr>
        <w:pStyle w:val="Heading3"/>
        <w:rPr/>
      </w:pPr>
      <w:bookmarkStart w:colFirst="0" w:colLast="0" w:name="_fi5oc21vngrw" w:id="378"/>
      <w:bookmarkEnd w:id="378"/>
      <w:r w:rsidDel="00000000" w:rsidR="00000000" w:rsidRPr="00000000">
        <w:rPr>
          <w:rFonts w:ascii="Arial Unicode MS" w:cs="Arial Unicode MS" w:eastAsia="Arial Unicode MS" w:hAnsi="Arial Unicode MS"/>
          <w:rtl w:val="0"/>
        </w:rPr>
        <w:t xml:space="preserve">UTAGE運営者コメント</w:t>
      </w:r>
    </w:p>
    <w:p w:rsidR="00000000" w:rsidDel="00000000" w:rsidP="00000000" w:rsidRDefault="00000000" w:rsidRPr="00000000" w14:paraId="00000B45">
      <w:pPr>
        <w:rPr/>
      </w:pPr>
      <w:r w:rsidDel="00000000" w:rsidR="00000000" w:rsidRPr="00000000">
        <w:rPr>
          <w:rFonts w:ascii="Arial Unicode MS" w:cs="Arial Unicode MS" w:eastAsia="Arial Unicode MS" w:hAnsi="Arial Unicode MS"/>
          <w:rtl w:val="0"/>
        </w:rPr>
        <w:t xml:space="preserve">高機能なツールを導入すると、つい「すべての機能を使いこなさなければ」と気負ってしまいがちです。しかし、西山様の事例は、まずは「予約管理とリマインド」という一点突破で導入し、確実に成果を上げられた素晴らしいスモールスタートの好例です。</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Fonts w:ascii="Arial Unicode MS" w:cs="Arial Unicode MS" w:eastAsia="Arial Unicode MS" w:hAnsi="Arial Unicode MS"/>
          <w:rtl w:val="0"/>
        </w:rPr>
        <w:t xml:space="preserve">特に注目すべきは、リマインドメールに「日程変更リンク」を設置されている点です。</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Fonts w:ascii="Arial Unicode MS" w:cs="Arial Unicode MS" w:eastAsia="Arial Unicode MS" w:hAnsi="Arial Unicode MS"/>
          <w:rtl w:val="0"/>
        </w:rPr>
        <w:t xml:space="preserve">これは、「行きたくない」のではなく「その日の都合が悪くなっただけ」のお客様を取りこぼさない工夫であり、地味だけれども非常に重要な施策です。メール本文に「日程変更ページURL」の置き換え文字を挿入することで、誰でも簡単にこの仕組みを実現できます。</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Fonts w:ascii="Arial Unicode MS" w:cs="Arial Unicode MS" w:eastAsia="Arial Unicode MS" w:hAnsi="Arial Unicode MS"/>
          <w:rtl w:val="0"/>
        </w:rPr>
        <w:t xml:space="preserve">まずは西山様のように、ご自身のストレスを減らすために特定の機能を使ってみる。そうして生まれた余力で次のステップへ進むという堅実な姿勢は、多くのユーザー様にとって参考になるモデルケースだと思います。</w:t>
      </w:r>
    </w:p>
    <w:p w:rsidR="00000000" w:rsidDel="00000000" w:rsidP="00000000" w:rsidRDefault="00000000" w:rsidRPr="00000000" w14:paraId="00000B4C">
      <w:pPr>
        <w:pStyle w:val="Heading4"/>
        <w:rPr/>
      </w:pPr>
      <w:bookmarkStart w:colFirst="0" w:colLast="0" w:name="_46ku0gnxbjxf" w:id="379"/>
      <w:bookmarkEnd w:id="379"/>
      <w:r w:rsidDel="00000000" w:rsidR="00000000" w:rsidRPr="00000000">
        <w:rPr>
          <w:rFonts w:ascii="Arial Unicode MS" w:cs="Arial Unicode MS" w:eastAsia="Arial Unicode MS" w:hAnsi="Arial Unicode MS"/>
          <w:rtl w:val="0"/>
        </w:rPr>
        <w:t xml:space="preserve">明日からできる3つのアクション</w:t>
      </w:r>
    </w:p>
    <w:p w:rsidR="00000000" w:rsidDel="00000000" w:rsidP="00000000" w:rsidRDefault="00000000" w:rsidRPr="00000000" w14:paraId="00000B4D">
      <w:pPr>
        <w:rPr/>
      </w:pPr>
      <w:r w:rsidDel="00000000" w:rsidR="00000000" w:rsidRPr="00000000">
        <w:rPr>
          <w:rFonts w:ascii="Arial Unicode MS" w:cs="Arial Unicode MS" w:eastAsia="Arial Unicode MS" w:hAnsi="Arial Unicode MS"/>
          <w:rtl w:val="0"/>
        </w:rPr>
        <w:t xml:space="preserve">以下の3つの中から、今のあなたにできそうなものを1つ選んで実践してみてください。</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numPr>
          <w:ilvl w:val="0"/>
          <w:numId w:val="126"/>
        </w:numPr>
        <w:ind w:left="720" w:hanging="360"/>
        <w:rPr>
          <w:u w:val="none"/>
        </w:rPr>
      </w:pPr>
      <w:r w:rsidDel="00000000" w:rsidR="00000000" w:rsidRPr="00000000">
        <w:rPr>
          <w:rFonts w:ascii="Arial Unicode MS" w:cs="Arial Unicode MS" w:eastAsia="Arial Unicode MS" w:hAnsi="Arial Unicode MS"/>
          <w:b w:val="1"/>
          <w:bCs w:val="1"/>
          <w:rtl w:val="0"/>
        </w:rPr>
        <w:t xml:space="preserve">【イベント予約の自動化】申込フォーム作成</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イベント・予約機能で個別相談やセミナーの申込フォームを作成し、予約受付を自動化する。</w:t>
      </w:r>
    </w:p>
    <w:p w:rsidR="00000000" w:rsidDel="00000000" w:rsidP="00000000" w:rsidRDefault="00000000" w:rsidRPr="00000000" w14:paraId="00000B50">
      <w:pPr>
        <w:ind w:left="720" w:firstLine="0"/>
        <w:rPr/>
      </w:pPr>
      <w:r w:rsidDel="00000000" w:rsidR="00000000" w:rsidRPr="00000000">
        <w:rPr>
          <w:rtl w:val="0"/>
        </w:rPr>
      </w:r>
    </w:p>
    <w:p w:rsidR="00000000" w:rsidDel="00000000" w:rsidP="00000000" w:rsidRDefault="00000000" w:rsidRPr="00000000" w14:paraId="00000B51">
      <w:pPr>
        <w:numPr>
          <w:ilvl w:val="0"/>
          <w:numId w:val="126"/>
        </w:numPr>
        <w:ind w:left="720" w:hanging="360"/>
        <w:rPr>
          <w:u w:val="none"/>
        </w:rPr>
      </w:pPr>
      <w:r w:rsidDel="00000000" w:rsidR="00000000" w:rsidRPr="00000000">
        <w:rPr>
          <w:rFonts w:ascii="Arial Unicode MS" w:cs="Arial Unicode MS" w:eastAsia="Arial Unicode MS" w:hAnsi="Arial Unicode MS"/>
          <w:b w:val="1"/>
          <w:bCs w:val="1"/>
          <w:rtl w:val="0"/>
        </w:rPr>
        <w:t xml:space="preserve">【リマインドの自動化】リマインダ配信設定</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イベント・予約機能の「リマインダ配信」にて、開催日の「3日前」や「前日」に自動送信されるメールを設定し、手動送信の手間をなくす。</w:t>
      </w:r>
    </w:p>
    <w:p w:rsidR="00000000" w:rsidDel="00000000" w:rsidP="00000000" w:rsidRDefault="00000000" w:rsidRPr="00000000" w14:paraId="00000B52">
      <w:pPr>
        <w:ind w:left="720" w:firstLine="0"/>
        <w:rPr/>
      </w:pPr>
      <w:r w:rsidDel="00000000" w:rsidR="00000000" w:rsidRPr="00000000">
        <w:rPr>
          <w:rtl w:val="0"/>
        </w:rPr>
      </w:r>
    </w:p>
    <w:p w:rsidR="00000000" w:rsidDel="00000000" w:rsidP="00000000" w:rsidRDefault="00000000" w:rsidRPr="00000000" w14:paraId="00000B53">
      <w:pPr>
        <w:numPr>
          <w:ilvl w:val="0"/>
          <w:numId w:val="126"/>
        </w:numPr>
        <w:ind w:left="720" w:hanging="360"/>
        <w:rPr>
          <w:u w:val="none"/>
        </w:rPr>
      </w:pPr>
      <w:r w:rsidDel="00000000" w:rsidR="00000000" w:rsidRPr="00000000">
        <w:rPr>
          <w:rFonts w:ascii="Arial Unicode MS" w:cs="Arial Unicode MS" w:eastAsia="Arial Unicode MS" w:hAnsi="Arial Unicode MS"/>
          <w:b w:val="1"/>
          <w:bCs w:val="1"/>
          <w:rtl w:val="0"/>
        </w:rPr>
        <w:t xml:space="preserve">【離脱の防止】日程変更リンクの挿入</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リマインドメールの本文に、置き換え文字の「日程変更ページURL」を挿入し、都合が悪くなった参加者に日程変更を促す。</w:t>
      </w:r>
    </w:p>
    <w:p w:rsidR="00000000" w:rsidDel="00000000" w:rsidP="00000000" w:rsidRDefault="00000000" w:rsidRPr="00000000" w14:paraId="00000B54">
      <w:pPr>
        <w:spacing w:after="240" w:before="240" w:lineRule="auto"/>
        <w:rPr/>
      </w:pPr>
      <w:r w:rsidDel="00000000" w:rsidR="00000000" w:rsidRPr="00000000">
        <w:rPr>
          <w:rtl w:val="0"/>
        </w:rPr>
      </w:r>
    </w:p>
    <w:p w:rsidR="00000000" w:rsidDel="00000000" w:rsidP="00000000" w:rsidRDefault="00000000" w:rsidRPr="00000000" w14:paraId="00000B5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B56">
      <w:pPr>
        <w:pStyle w:val="Heading1"/>
        <w:rPr/>
      </w:pPr>
      <w:bookmarkStart w:colFirst="0" w:colLast="0" w:name="_2btrrsw4e5hu" w:id="380"/>
      <w:bookmarkEnd w:id="380"/>
      <w:r w:rsidDel="00000000" w:rsidR="00000000" w:rsidRPr="00000000">
        <w:rPr>
          <w:rFonts w:ascii="Arial Unicode MS" w:cs="Arial Unicode MS" w:eastAsia="Arial Unicode MS" w:hAnsi="Arial Unicode MS"/>
          <w:rtl w:val="0"/>
        </w:rPr>
        <w:t xml:space="preserve">鈴木 隆寛 様</w:t>
      </w:r>
    </w:p>
    <w:p w:rsidR="00000000" w:rsidDel="00000000" w:rsidP="00000000" w:rsidRDefault="00000000" w:rsidRPr="00000000" w14:paraId="00000B57">
      <w:pPr>
        <w:rPr/>
      </w:pPr>
      <w:r w:rsidDel="00000000" w:rsidR="00000000" w:rsidRPr="00000000">
        <w:rPr>
          <w:rFonts w:ascii="Arial Unicode MS" w:cs="Arial Unicode MS" w:eastAsia="Arial Unicode MS" w:hAnsi="Arial Unicode MS"/>
          <w:rtl w:val="0"/>
        </w:rPr>
        <w:t xml:space="preserve">（ディズニー志望者向け就活・転職サポート / 元オリエンタルランド人事）</w:t>
      </w:r>
    </w:p>
    <w:p w:rsidR="00000000" w:rsidDel="00000000" w:rsidP="00000000" w:rsidRDefault="00000000" w:rsidRPr="00000000" w14:paraId="00000B58">
      <w:pPr>
        <w:pStyle w:val="Heading2"/>
        <w:rPr/>
      </w:pPr>
      <w:bookmarkStart w:colFirst="0" w:colLast="0" w:name="_lxr4nk368rml" w:id="381"/>
      <w:bookmarkEnd w:id="381"/>
      <w:r w:rsidDel="00000000" w:rsidR="00000000" w:rsidRPr="00000000">
        <w:rPr>
          <w:rFonts w:ascii="Arial Unicode MS" w:cs="Arial Unicode MS" w:eastAsia="Arial Unicode MS" w:hAnsi="Arial Unicode MS"/>
          <w:rtl w:val="0"/>
        </w:rPr>
        <w:t xml:space="preserve">「資金不足」で夢を諦めさせない。</w:t>
        <w:br w:type="textWrapping"/>
        <w:t xml:space="preserve">半年で売上1,000万円増を実現した</w:t>
        <w:br w:type="textWrapping"/>
        <w:t xml:space="preserve">「個別相談 × 分割決済 × ダウンセル」</w:t>
        <w:br w:type="textWrapping"/>
        <w:t xml:space="preserve">の"取りこぼし防止"ファネル戦略</w:t>
      </w:r>
    </w:p>
    <w:p w:rsidR="00000000" w:rsidDel="00000000" w:rsidP="00000000" w:rsidRDefault="00000000" w:rsidRPr="00000000" w14:paraId="00000B59">
      <w:pPr>
        <w:numPr>
          <w:ilvl w:val="0"/>
          <w:numId w:val="11"/>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平均単価：1.7倍</w:t>
      </w:r>
    </w:p>
    <w:p w:rsidR="00000000" w:rsidDel="00000000" w:rsidP="00000000" w:rsidRDefault="00000000" w:rsidRPr="00000000" w14:paraId="00000B5A">
      <w:pPr>
        <w:numPr>
          <w:ilvl w:val="0"/>
          <w:numId w:val="11"/>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購入者数：1.5倍</w:t>
      </w:r>
    </w:p>
    <w:p w:rsidR="00000000" w:rsidDel="00000000" w:rsidP="00000000" w:rsidRDefault="00000000" w:rsidRPr="00000000" w14:paraId="00000B5B">
      <w:pPr>
        <w:numPr>
          <w:ilvl w:val="0"/>
          <w:numId w:val="11"/>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売上増：半年で約1,000万円</w:t>
      </w:r>
    </w:p>
    <w:p w:rsidR="00000000" w:rsidDel="00000000" w:rsidP="00000000" w:rsidRDefault="00000000" w:rsidRPr="00000000" w14:paraId="00000B5C">
      <w:pPr>
        <w:pStyle w:val="Heading3"/>
        <w:rPr/>
      </w:pPr>
      <w:bookmarkStart w:colFirst="0" w:colLast="0" w:name="_su4wg1i7vfmb" w:id="382"/>
      <w:bookmarkEnd w:id="382"/>
      <w:r w:rsidDel="00000000" w:rsidR="00000000" w:rsidRPr="00000000">
        <w:rPr>
          <w:rFonts w:ascii="Arial Unicode MS" w:cs="Arial Unicode MS" w:eastAsia="Arial Unicode MS" w:hAnsi="Arial Unicode MS"/>
          <w:rtl w:val="0"/>
        </w:rPr>
        <w:t xml:space="preserve">この事例のポイント</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Fonts w:ascii="Arial Unicode MS" w:cs="Arial Unicode MS" w:eastAsia="Arial Unicode MS" w:hAnsi="Arial Unicode MS"/>
          <w:b w:val="1"/>
          <w:bCs w:val="1"/>
          <w:rtl w:val="0"/>
        </w:rPr>
        <w:t xml:space="preserve">見込み客の「買いたい」を逃さない。機会損失を最小化して売上を最大化する秘訣</w:t>
        <w:br w:type="textWrapping"/>
      </w:r>
      <w:r w:rsidDel="00000000" w:rsidR="00000000" w:rsidRPr="00000000">
        <w:rPr>
          <w:rtl w:val="0"/>
        </w:rPr>
      </w:r>
    </w:p>
    <w:p w:rsidR="00000000" w:rsidDel="00000000" w:rsidP="00000000" w:rsidRDefault="00000000" w:rsidRPr="00000000" w14:paraId="00000B5F">
      <w:pPr>
        <w:rPr/>
      </w:pPr>
      <w:r w:rsidDel="00000000" w:rsidR="00000000" w:rsidRPr="00000000">
        <w:rPr>
          <w:rFonts w:ascii="Arial Unicode MS" w:cs="Arial Unicode MS" w:eastAsia="Arial Unicode MS" w:hAnsi="Arial Unicode MS"/>
          <w:rtl w:val="0"/>
        </w:rPr>
        <w:t xml:space="preserve">「商品には自信があるのに、顧客の支払い能力が理由で成約できない…」。 そんな「もどかしい機会損失」に悩んでいませんか？</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Fonts w:ascii="Arial Unicode MS" w:cs="Arial Unicode MS" w:eastAsia="Arial Unicode MS" w:hAnsi="Arial Unicode MS"/>
          <w:rtl w:val="0"/>
        </w:rPr>
        <w:t xml:space="preserve">ここでご紹介するのは、「資金不足」という顧客の課題を仕組みで解決し、半年で約1,000万円の売上増を実現した鈴木様の事例です。</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Fonts w:ascii="Arial Unicode MS" w:cs="Arial Unicode MS" w:eastAsia="Arial Unicode MS" w:hAnsi="Arial Unicode MS"/>
          <w:rtl w:val="0"/>
        </w:rPr>
        <w:t xml:space="preserve">鈴木様は、オリエンタルランド（東京ディズニーリゾート運営）志望者の就活支援を行っていましたが、顧客の中に「購入したいが現金がない」という層がおり、機会損失が発生していました。</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Fonts w:ascii="Arial Unicode MS" w:cs="Arial Unicode MS" w:eastAsia="Arial Unicode MS" w:hAnsi="Arial Unicode MS"/>
          <w:rtl w:val="0"/>
        </w:rPr>
        <w:t xml:space="preserve">そこでUTAGEを活用し、「個別相談」を導入して成約率を高めつつ、最大24回の「分割決済」を用意して購入ハードルを低減。さらに、それでも購入に至らなかった層へ自動で「ダウンセルオファー」を行い、機会損失を徹底して防ぐ仕組みを構築しました。</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Fonts w:ascii="Arial Unicode MS" w:cs="Arial Unicode MS" w:eastAsia="Arial Unicode MS" w:hAnsi="Arial Unicode MS"/>
          <w:rtl w:val="0"/>
        </w:rPr>
        <w:t xml:space="preserve">高単価だからといって、予算不足のお客様を諦める必要はありません。「高単価成約」と「取りこぼし回収」を両立し、売上を最大化させた具体的な活用事例をご紹介します。</w:t>
      </w:r>
    </w:p>
    <w:p w:rsidR="00000000" w:rsidDel="00000000" w:rsidP="00000000" w:rsidRDefault="00000000" w:rsidRPr="00000000" w14:paraId="00000B68">
      <w:pPr>
        <w:pStyle w:val="Heading3"/>
        <w:rPr/>
      </w:pPr>
      <w:bookmarkStart w:colFirst="0" w:colLast="0" w:name="_nc7soanajbck" w:id="383"/>
      <w:bookmarkEnd w:id="383"/>
      <w:r w:rsidDel="00000000" w:rsidR="00000000" w:rsidRPr="00000000">
        <w:rPr>
          <w:rFonts w:ascii="Arial Unicode MS" w:cs="Arial Unicode MS" w:eastAsia="Arial Unicode MS" w:hAnsi="Arial Unicode MS"/>
          <w:rtl w:val="0"/>
        </w:rPr>
        <w:t xml:space="preserve">事業概要</w:t>
      </w:r>
    </w:p>
    <w:p w:rsidR="00000000" w:rsidDel="00000000" w:rsidP="00000000" w:rsidRDefault="00000000" w:rsidRPr="00000000" w14:paraId="00000B69">
      <w:pPr>
        <w:rPr/>
      </w:pPr>
      <w:r w:rsidDel="00000000" w:rsidR="00000000" w:rsidRPr="00000000">
        <w:rPr>
          <w:rFonts w:ascii="Arial Unicode MS" w:cs="Arial Unicode MS" w:eastAsia="Arial Unicode MS" w:hAnsi="Arial Unicode MS"/>
          <w:rtl w:val="0"/>
        </w:rPr>
        <w:t xml:space="preserve">元オリエンタルランド（東京ディズニーリゾート運営）人事としての経歴を活かし、ディズニーランドで社員として働きたい人に向けた就職・転職活動サポートを提供。オンラインコンテンツ販売やスクール運営を行っている。</w:t>
      </w:r>
    </w:p>
    <w:p w:rsidR="00000000" w:rsidDel="00000000" w:rsidP="00000000" w:rsidRDefault="00000000" w:rsidRPr="00000000" w14:paraId="00000B6A">
      <w:pPr>
        <w:pStyle w:val="Heading3"/>
        <w:rPr/>
      </w:pPr>
      <w:bookmarkStart w:colFirst="0" w:colLast="0" w:name="_6o23c7tn5r8s" w:id="384"/>
      <w:bookmarkEnd w:id="384"/>
      <w:r w:rsidDel="00000000" w:rsidR="00000000" w:rsidRPr="00000000">
        <w:rPr>
          <w:rFonts w:ascii="Arial Unicode MS" w:cs="Arial Unicode MS" w:eastAsia="Arial Unicode MS" w:hAnsi="Arial Unicode MS"/>
          <w:rtl w:val="0"/>
        </w:rPr>
        <w:t xml:space="preserve">導入前のビジネス課題</w:t>
      </w:r>
    </w:p>
    <w:p w:rsidR="00000000" w:rsidDel="00000000" w:rsidP="00000000" w:rsidRDefault="00000000" w:rsidRPr="00000000" w14:paraId="00000B6B">
      <w:pPr>
        <w:rPr/>
      </w:pPr>
      <w:r w:rsidDel="00000000" w:rsidR="00000000" w:rsidRPr="00000000">
        <w:rPr>
          <w:rFonts w:ascii="Arial Unicode MS" w:cs="Arial Unicode MS" w:eastAsia="Arial Unicode MS" w:hAnsi="Arial Unicode MS"/>
          <w:rtl w:val="0"/>
        </w:rPr>
        <w:t xml:space="preserve">以前は、商品の単価が伸び悩み、購入人数も減少傾向にあることが課題でした。</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Fonts w:ascii="Arial Unicode MS" w:cs="Arial Unicode MS" w:eastAsia="Arial Unicode MS" w:hAnsi="Arial Unicode MS"/>
          <w:rtl w:val="0"/>
        </w:rPr>
        <w:t xml:space="preserve">特に、ターゲット層には「夢＞金」という価値観の人が多く、現状の年収が高くないケースもあったため、「購入したいけれど、今は現金がない」という理由で諦めてしまう層の取りこぼしが発生していました。</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Fonts w:ascii="Arial Unicode MS" w:cs="Arial Unicode MS" w:eastAsia="Arial Unicode MS" w:hAnsi="Arial Unicode MS"/>
          <w:rtl w:val="0"/>
        </w:rPr>
        <w:t xml:space="preserve">また、「もう少し安価で、少しだけ学びたい」というニーズに対しても適切な商品案内ができず、機会損失になっていると感じていました。</w:t>
      </w:r>
    </w:p>
    <w:p w:rsidR="00000000" w:rsidDel="00000000" w:rsidP="00000000" w:rsidRDefault="00000000" w:rsidRPr="00000000" w14:paraId="00000B70">
      <w:pPr>
        <w:pStyle w:val="Heading3"/>
        <w:rPr/>
      </w:pPr>
      <w:bookmarkStart w:colFirst="0" w:colLast="0" w:name="_pzztb2gmgi5s" w:id="385"/>
      <w:bookmarkEnd w:id="385"/>
      <w:r w:rsidDel="00000000" w:rsidR="00000000" w:rsidRPr="00000000">
        <w:rPr>
          <w:rFonts w:ascii="Arial Unicode MS" w:cs="Arial Unicode MS" w:eastAsia="Arial Unicode MS" w:hAnsi="Arial Unicode MS"/>
          <w:rtl w:val="0"/>
        </w:rPr>
        <w:t xml:space="preserve">課題解決のUTAGE活用法</w:t>
      </w:r>
    </w:p>
    <w:p w:rsidR="00000000" w:rsidDel="00000000" w:rsidP="00000000" w:rsidRDefault="00000000" w:rsidRPr="00000000" w14:paraId="00000B71">
      <w:pPr>
        <w:rPr/>
      </w:pPr>
      <w:r w:rsidDel="00000000" w:rsidR="00000000" w:rsidRPr="00000000">
        <w:rPr>
          <w:rFonts w:ascii="Arial Unicode MS" w:cs="Arial Unicode MS" w:eastAsia="Arial Unicode MS" w:hAnsi="Arial Unicode MS"/>
          <w:rtl w:val="0"/>
        </w:rPr>
        <w:t xml:space="preserve">これらの課題を解決するため、UTAGEを活用して販売プロセスを再構築しました。「個別相談」による単価アップと、「分割決済」「ダウンセル自動化」による取りこぼし防止を組み合わせ、売上を最大化するファネルを構築しました。</w:t>
      </w:r>
    </w:p>
    <w:p w:rsidR="00000000" w:rsidDel="00000000" w:rsidP="00000000" w:rsidRDefault="00000000" w:rsidRPr="00000000" w14:paraId="00000B72">
      <w:pPr>
        <w:pStyle w:val="Heading4"/>
        <w:rPr/>
      </w:pPr>
      <w:bookmarkStart w:colFirst="0" w:colLast="0" w:name="_a4e16yrv7i46" w:id="386"/>
      <w:bookmarkEnd w:id="386"/>
      <w:r w:rsidDel="00000000" w:rsidR="00000000" w:rsidRPr="00000000">
        <w:rPr>
          <w:rFonts w:ascii="Arial Unicode MS" w:cs="Arial Unicode MS" w:eastAsia="Arial Unicode MS" w:hAnsi="Arial Unicode MS"/>
          <w:rtl w:val="0"/>
        </w:rPr>
        <w:t xml:space="preserve">成果につながったファネル全体像</w:t>
      </w:r>
    </w:p>
    <w:p w:rsidR="00000000" w:rsidDel="00000000" w:rsidP="00000000" w:rsidRDefault="00000000" w:rsidRPr="00000000" w14:paraId="00000B73">
      <w:pPr>
        <w:rPr/>
      </w:pPr>
      <w:r w:rsidDel="00000000" w:rsidR="00000000" w:rsidRPr="00000000">
        <w:rPr>
          <w:rFonts w:ascii="Arial Unicode MS" w:cs="Arial Unicode MS" w:eastAsia="Arial Unicode MS" w:hAnsi="Arial Unicode MS"/>
          <w:rtl w:val="0"/>
        </w:rPr>
        <w:t xml:space="preserve">①Meta広告・SNS投稿</w:t>
      </w:r>
    </w:p>
    <w:p w:rsidR="00000000" w:rsidDel="00000000" w:rsidP="00000000" w:rsidRDefault="00000000" w:rsidRPr="00000000" w14:paraId="00000B7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75">
      <w:pPr>
        <w:rPr/>
      </w:pPr>
      <w:r w:rsidDel="00000000" w:rsidR="00000000" w:rsidRPr="00000000">
        <w:rPr>
          <w:rFonts w:ascii="Arial Unicode MS" w:cs="Arial Unicode MS" w:eastAsia="Arial Unicode MS" w:hAnsi="Arial Unicode MS"/>
          <w:rtl w:val="0"/>
        </w:rPr>
        <w:t xml:space="preserve">②LP：LINE登録</w:t>
      </w:r>
    </w:p>
    <w:p w:rsidR="00000000" w:rsidDel="00000000" w:rsidP="00000000" w:rsidRDefault="00000000" w:rsidRPr="00000000" w14:paraId="00000B7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77">
      <w:pPr>
        <w:rPr/>
      </w:pPr>
      <w:r w:rsidDel="00000000" w:rsidR="00000000" w:rsidRPr="00000000">
        <w:rPr>
          <w:rFonts w:ascii="Arial Unicode MS" w:cs="Arial Unicode MS" w:eastAsia="Arial Unicode MS" w:hAnsi="Arial Unicode MS"/>
          <w:rtl w:val="0"/>
        </w:rPr>
        <w:t xml:space="preserve">③LINEステップ配信</w:t>
      </w:r>
    </w:p>
    <w:p w:rsidR="00000000" w:rsidDel="00000000" w:rsidP="00000000" w:rsidRDefault="00000000" w:rsidRPr="00000000" w14:paraId="00000B7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79">
      <w:pPr>
        <w:rPr/>
      </w:pPr>
      <w:r w:rsidDel="00000000" w:rsidR="00000000" w:rsidRPr="00000000">
        <w:rPr>
          <w:rFonts w:ascii="Arial Unicode MS" w:cs="Arial Unicode MS" w:eastAsia="Arial Unicode MS" w:hAnsi="Arial Unicode MS"/>
          <w:rtl w:val="0"/>
        </w:rPr>
        <w:t xml:space="preserve">④セミナー</w:t>
      </w:r>
    </w:p>
    <w:p w:rsidR="00000000" w:rsidDel="00000000" w:rsidP="00000000" w:rsidRDefault="00000000" w:rsidRPr="00000000" w14:paraId="00000B7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7B">
      <w:pPr>
        <w:rPr/>
      </w:pPr>
      <w:r w:rsidDel="00000000" w:rsidR="00000000" w:rsidRPr="00000000">
        <w:rPr>
          <w:rFonts w:ascii="Arial Unicode MS" w:cs="Arial Unicode MS" w:eastAsia="Arial Unicode MS" w:hAnsi="Arial Unicode MS"/>
          <w:rtl w:val="0"/>
        </w:rPr>
        <w:t xml:space="preserve">⑤個別相談</w:t>
      </w:r>
    </w:p>
    <w:p w:rsidR="00000000" w:rsidDel="00000000" w:rsidP="00000000" w:rsidRDefault="00000000" w:rsidRPr="00000000" w14:paraId="00000B7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7D">
      <w:pPr>
        <w:rPr/>
      </w:pPr>
      <w:r w:rsidDel="00000000" w:rsidR="00000000" w:rsidRPr="00000000">
        <w:rPr>
          <w:rFonts w:ascii="Arial Unicode MS" w:cs="Arial Unicode MS" w:eastAsia="Arial Unicode MS" w:hAnsi="Arial Unicode MS"/>
          <w:rtl w:val="0"/>
        </w:rPr>
        <w:t xml:space="preserve">⑥バックエンド商品オファー（オンライン講座・スクール）</w:t>
      </w:r>
    </w:p>
    <w:p w:rsidR="00000000" w:rsidDel="00000000" w:rsidP="00000000" w:rsidRDefault="00000000" w:rsidRPr="00000000" w14:paraId="00000B7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7F">
      <w:pPr>
        <w:rPr/>
      </w:pPr>
      <w:r w:rsidDel="00000000" w:rsidR="00000000" w:rsidRPr="00000000">
        <w:rPr>
          <w:rFonts w:ascii="Arial Unicode MS" w:cs="Arial Unicode MS" w:eastAsia="Arial Unicode MS" w:hAnsi="Arial Unicode MS"/>
          <w:rtl w:val="0"/>
        </w:rPr>
        <w:t xml:space="preserve">⑦未購入者：ダウンセルオファー（動画パッケージ）</w:t>
      </w:r>
    </w:p>
    <w:p w:rsidR="00000000" w:rsidDel="00000000" w:rsidP="00000000" w:rsidRDefault="00000000" w:rsidRPr="00000000" w14:paraId="00000B80">
      <w:pPr>
        <w:pStyle w:val="Heading4"/>
        <w:rPr/>
      </w:pPr>
      <w:bookmarkStart w:colFirst="0" w:colLast="0" w:name="_ugs4wcttcvyi" w:id="387"/>
      <w:bookmarkEnd w:id="387"/>
      <w:r w:rsidDel="00000000" w:rsidR="00000000" w:rsidRPr="00000000">
        <w:rPr>
          <w:rFonts w:ascii="Arial Unicode MS" w:cs="Arial Unicode MS" w:eastAsia="Arial Unicode MS" w:hAnsi="Arial Unicode MS"/>
          <w:rtl w:val="0"/>
        </w:rPr>
        <w:t xml:space="preserve">活用した機能と具体的な施策内容</w:t>
      </w:r>
    </w:p>
    <w:p w:rsidR="00000000" w:rsidDel="00000000" w:rsidP="00000000" w:rsidRDefault="00000000" w:rsidRPr="00000000" w14:paraId="00000B81">
      <w:pPr>
        <w:rPr>
          <w:b w:val="1"/>
          <w:bCs w:val="1"/>
        </w:rPr>
      </w:pPr>
      <w:r w:rsidDel="00000000" w:rsidR="00000000" w:rsidRPr="00000000">
        <w:rPr>
          <w:rFonts w:ascii="Arial Unicode MS" w:cs="Arial Unicode MS" w:eastAsia="Arial Unicode MS" w:hAnsi="Arial Unicode MS"/>
          <w:b w:val="1"/>
          <w:bCs w:val="1"/>
          <w:rtl w:val="0"/>
        </w:rPr>
        <w:t xml:space="preserve">【イベント・予約機能】個別相談の導入</w:t>
      </w:r>
    </w:p>
    <w:p w:rsidR="00000000" w:rsidDel="00000000" w:rsidP="00000000" w:rsidRDefault="00000000" w:rsidRPr="00000000" w14:paraId="00000B82">
      <w:pPr>
        <w:rPr/>
      </w:pPr>
      <w:r w:rsidDel="00000000" w:rsidR="00000000" w:rsidRPr="00000000">
        <w:rPr>
          <w:rFonts w:ascii="Arial Unicode MS" w:cs="Arial Unicode MS" w:eastAsia="Arial Unicode MS" w:hAnsi="Arial Unicode MS"/>
          <w:rtl w:val="0"/>
        </w:rPr>
        <w:t xml:space="preserve">UTAGEのイベント・予約機能を活用して「個別相談」をスタートすると同時に、セミナーの予約管理も自動化しました。これにより事務工数を削減しつつ、個別相談で顧客のニーズを深く理解し、価値を十分に伝えることで成約率向上につなげています。</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b w:val="1"/>
          <w:bCs w:val="1"/>
        </w:rPr>
      </w:pPr>
      <w:r w:rsidDel="00000000" w:rsidR="00000000" w:rsidRPr="00000000">
        <w:rPr>
          <w:rFonts w:ascii="Arial Unicode MS" w:cs="Arial Unicode MS" w:eastAsia="Arial Unicode MS" w:hAnsi="Arial Unicode MS"/>
          <w:b w:val="1"/>
          <w:bCs w:val="1"/>
          <w:rtl w:val="0"/>
        </w:rPr>
        <w:t xml:space="preserve">【一括入金型分割決済機能】支払い方法の柔軟化</w:t>
      </w:r>
    </w:p>
    <w:p w:rsidR="00000000" w:rsidDel="00000000" w:rsidP="00000000" w:rsidRDefault="00000000" w:rsidRPr="00000000" w14:paraId="00000B85">
      <w:pPr>
        <w:rPr/>
      </w:pPr>
      <w:r w:rsidDel="00000000" w:rsidR="00000000" w:rsidRPr="00000000">
        <w:rPr>
          <w:rFonts w:ascii="Arial Unicode MS" w:cs="Arial Unicode MS" w:eastAsia="Arial Unicode MS" w:hAnsi="Arial Unicode MS"/>
          <w:rtl w:val="0"/>
        </w:rPr>
        <w:t xml:space="preserve">UnivaPayと連携し、最大24回払いなどの柔軟な決済手段を用意しました。「夢はあるがお金がない」という層の購入ハードルを下げ、機会損失を防いでいます。 </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b w:val="1"/>
          <w:bCs w:val="1"/>
        </w:rPr>
      </w:pPr>
      <w:r w:rsidDel="00000000" w:rsidR="00000000" w:rsidRPr="00000000">
        <w:rPr>
          <w:rFonts w:ascii="Arial Unicode MS" w:cs="Arial Unicode MS" w:eastAsia="Arial Unicode MS" w:hAnsi="Arial Unicode MS"/>
          <w:b w:val="1"/>
          <w:bCs w:val="1"/>
          <w:rtl w:val="0"/>
        </w:rPr>
        <w:t xml:space="preserve">【メール・LINE配信機能】信頼構築とダウンセルの自動化</w:t>
      </w:r>
    </w:p>
    <w:p w:rsidR="00000000" w:rsidDel="00000000" w:rsidP="00000000" w:rsidRDefault="00000000" w:rsidRPr="00000000" w14:paraId="00000B88">
      <w:pPr>
        <w:rPr/>
      </w:pPr>
      <w:r w:rsidDel="00000000" w:rsidR="00000000" w:rsidRPr="00000000">
        <w:rPr>
          <w:rFonts w:ascii="Arial Unicode MS" w:cs="Arial Unicode MS" w:eastAsia="Arial Unicode MS" w:hAnsi="Arial Unicode MS"/>
          <w:rtl w:val="0"/>
        </w:rPr>
        <w:t xml:space="preserve">ステップ配信機能を活用し、セミナー前後に人間性が伝わるエピソードを配信して信頼・親近感を醸成しました。さらに、スクール未申し込み者に対して、自動的にダウンセル商品（動画パッケージ）を案内する仕組みを構築しています。</w:t>
      </w:r>
    </w:p>
    <w:p w:rsidR="00000000" w:rsidDel="00000000" w:rsidP="00000000" w:rsidRDefault="00000000" w:rsidRPr="00000000" w14:paraId="00000B89">
      <w:pPr>
        <w:pStyle w:val="Heading4"/>
        <w:rPr/>
      </w:pPr>
      <w:bookmarkStart w:colFirst="0" w:colLast="0" w:name="_9vp6zwsyw729" w:id="388"/>
      <w:bookmarkEnd w:id="388"/>
      <w:r w:rsidDel="00000000" w:rsidR="00000000" w:rsidRPr="00000000">
        <w:rPr>
          <w:rFonts w:ascii="Arial Unicode MS" w:cs="Arial Unicode MS" w:eastAsia="Arial Unicode MS" w:hAnsi="Arial Unicode MS"/>
          <w:rtl w:val="0"/>
        </w:rPr>
        <w:t xml:space="preserve">施策の背景にある戦略・意図</w:t>
      </w:r>
    </w:p>
    <w:p w:rsidR="00000000" w:rsidDel="00000000" w:rsidP="00000000" w:rsidRDefault="00000000" w:rsidRPr="00000000" w14:paraId="00000B8A">
      <w:pPr>
        <w:rPr/>
      </w:pPr>
      <w:r w:rsidDel="00000000" w:rsidR="00000000" w:rsidRPr="00000000">
        <w:rPr>
          <w:rFonts w:ascii="Arial Unicode MS" w:cs="Arial Unicode MS" w:eastAsia="Arial Unicode MS" w:hAnsi="Arial Unicode MS"/>
          <w:rtl w:val="0"/>
        </w:rPr>
        <w:t xml:space="preserve">単価アップのために個別相談を導入したのは、顧客の「ディズニーランドで働きたい」という夢を明確化し、「その夢を実現するためなら、高い商品でも欲しい！」と心から思っていただくためです。ここには、ビジネス的な狙いだけでなく、「今全力で頑張れば夢を叶えられる。だからこそ、夢をうやむやにして何十年後に後悔してほしくない」という私自身の強い想いもありました。</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Fonts w:ascii="Arial Unicode MS" w:cs="Arial Unicode MS" w:eastAsia="Arial Unicode MS" w:hAnsi="Arial Unicode MS"/>
          <w:rtl w:val="0"/>
        </w:rPr>
        <w:t xml:space="preserve">ただ、どれだけ熱意があっても、ターゲット層には「夢はあるが、手元の資金がない」という方が多いのも事実です。そこで、支払い能力の壁で購入を諦めてしまわないよう、分割決済を導入しました。</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Fonts w:ascii="Arial Unicode MS" w:cs="Arial Unicode MS" w:eastAsia="Arial Unicode MS" w:hAnsi="Arial Unicode MS"/>
          <w:rtl w:val="0"/>
        </w:rPr>
        <w:t xml:space="preserve">また、SNS上の発信だけではどうしても「怪しい」と思われがちです。そのため、ステップ配信というクローズドな場で、より人間性が出る動画や生々しいエピソードをさらけ出し、深い信頼関係を築くことが必要だと考えたのです。</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Fonts w:ascii="Arial Unicode MS" w:cs="Arial Unicode MS" w:eastAsia="Arial Unicode MS" w:hAnsi="Arial Unicode MS"/>
          <w:rtl w:val="0"/>
        </w:rPr>
        <w:t xml:space="preserve">さらに、それでも購入に至らなかった方のために、ダウンセル商品を用意しました。「もう少し安ければ」「忙しいので手間が少ない商品があれば」というニーズを拾い上げることで、取りこぼしを防ぐよう設計しています。</w:t>
      </w:r>
    </w:p>
    <w:p w:rsidR="00000000" w:rsidDel="00000000" w:rsidP="00000000" w:rsidRDefault="00000000" w:rsidRPr="00000000" w14:paraId="00000B91">
      <w:pPr>
        <w:pStyle w:val="Heading4"/>
        <w:rPr/>
      </w:pPr>
      <w:bookmarkStart w:colFirst="0" w:colLast="0" w:name="_m6t8f3tgk8sk" w:id="389"/>
      <w:bookmarkEnd w:id="389"/>
      <w:r w:rsidDel="00000000" w:rsidR="00000000" w:rsidRPr="00000000">
        <w:rPr>
          <w:rFonts w:ascii="Arial Unicode MS" w:cs="Arial Unicode MS" w:eastAsia="Arial Unicode MS" w:hAnsi="Arial Unicode MS"/>
          <w:rtl w:val="0"/>
        </w:rPr>
        <w:t xml:space="preserve">施策を成功させるための「コツ・工夫」</w:t>
      </w:r>
    </w:p>
    <w:p w:rsidR="00000000" w:rsidDel="00000000" w:rsidP="00000000" w:rsidRDefault="00000000" w:rsidRPr="00000000" w14:paraId="00000B92">
      <w:pPr>
        <w:rPr/>
      </w:pPr>
      <w:r w:rsidDel="00000000" w:rsidR="00000000" w:rsidRPr="00000000">
        <w:rPr>
          <w:rFonts w:ascii="Arial Unicode MS" w:cs="Arial Unicode MS" w:eastAsia="Arial Unicode MS" w:hAnsi="Arial Unicode MS"/>
          <w:rtl w:val="0"/>
        </w:rPr>
        <w:t xml:space="preserve">現状を変えることでマイナスが出るのではないかという不安もありましたが、「まぁ人生は実験だし」と自分に言い聞かせて挑戦しました。</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Fonts w:ascii="Arial Unicode MS" w:cs="Arial Unicode MS" w:eastAsia="Arial Unicode MS" w:hAnsi="Arial Unicode MS"/>
          <w:rtl w:val="0"/>
        </w:rPr>
        <w:t xml:space="preserve">また、一人で抱え込まないことも重要です。経営者仲間たちとのディスカッション、秘書の応援、スタッフの自律的な行動などが大きな刺激と励みになり、仕組みを実現することができました。</w:t>
      </w:r>
    </w:p>
    <w:p w:rsidR="00000000" w:rsidDel="00000000" w:rsidP="00000000" w:rsidRDefault="00000000" w:rsidRPr="00000000" w14:paraId="00000B95">
      <w:pPr>
        <w:pStyle w:val="Heading3"/>
        <w:rPr/>
      </w:pPr>
      <w:bookmarkStart w:colFirst="0" w:colLast="0" w:name="_utnvzh8vjrfs" w:id="390"/>
      <w:bookmarkEnd w:id="390"/>
      <w:r w:rsidDel="00000000" w:rsidR="00000000" w:rsidRPr="00000000">
        <w:rPr>
          <w:rFonts w:ascii="Arial Unicode MS" w:cs="Arial Unicode MS" w:eastAsia="Arial Unicode MS" w:hAnsi="Arial Unicode MS"/>
          <w:rtl w:val="0"/>
        </w:rPr>
        <w:t xml:space="preserve">導入後の成果と変化</w:t>
      </w:r>
    </w:p>
    <w:p w:rsidR="00000000" w:rsidDel="00000000" w:rsidP="00000000" w:rsidRDefault="00000000" w:rsidRPr="00000000" w14:paraId="00000B96">
      <w:pPr>
        <w:pStyle w:val="Heading4"/>
        <w:rPr/>
      </w:pPr>
      <w:bookmarkStart w:colFirst="0" w:colLast="0" w:name="_eb3uf6te23n" w:id="391"/>
      <w:bookmarkEnd w:id="391"/>
      <w:r w:rsidDel="00000000" w:rsidR="00000000" w:rsidRPr="00000000">
        <w:rPr>
          <w:rFonts w:ascii="Arial Unicode MS" w:cs="Arial Unicode MS" w:eastAsia="Arial Unicode MS" w:hAnsi="Arial Unicode MS"/>
          <w:rtl w:val="0"/>
        </w:rPr>
        <w:t xml:space="preserve">具体的な成果</w:t>
      </w:r>
    </w:p>
    <w:p w:rsidR="00000000" w:rsidDel="00000000" w:rsidP="00000000" w:rsidRDefault="00000000" w:rsidRPr="00000000" w14:paraId="00000B97">
      <w:pPr>
        <w:rPr/>
      </w:pPr>
      <w:r w:rsidDel="00000000" w:rsidR="00000000" w:rsidRPr="00000000">
        <w:rPr>
          <w:rFonts w:ascii="Arial Unicode MS" w:cs="Arial Unicode MS" w:eastAsia="Arial Unicode MS" w:hAnsi="Arial Unicode MS"/>
          <w:rtl w:val="0"/>
        </w:rPr>
        <w:t xml:space="preserve">UTAGEを活用して販売導線を強化し、決済手段を拡充した結果、以下の成果が得られました。</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numPr>
          <w:ilvl w:val="0"/>
          <w:numId w:val="115"/>
        </w:numPr>
        <w:ind w:left="720" w:hanging="360"/>
        <w:rPr>
          <w:u w:val="none"/>
        </w:rPr>
      </w:pPr>
      <w:r w:rsidDel="00000000" w:rsidR="00000000" w:rsidRPr="00000000">
        <w:rPr>
          <w:rFonts w:ascii="Arial Unicode MS" w:cs="Arial Unicode MS" w:eastAsia="Arial Unicode MS" w:hAnsi="Arial Unicode MS"/>
          <w:rtl w:val="0"/>
        </w:rPr>
        <w:t xml:space="preserve">平均単価：1.7倍に増加</w:t>
      </w:r>
    </w:p>
    <w:p w:rsidR="00000000" w:rsidDel="00000000" w:rsidP="00000000" w:rsidRDefault="00000000" w:rsidRPr="00000000" w14:paraId="00000B9A">
      <w:pPr>
        <w:numPr>
          <w:ilvl w:val="0"/>
          <w:numId w:val="115"/>
        </w:numPr>
        <w:ind w:left="720" w:hanging="360"/>
        <w:rPr>
          <w:u w:val="none"/>
        </w:rPr>
      </w:pPr>
      <w:r w:rsidDel="00000000" w:rsidR="00000000" w:rsidRPr="00000000">
        <w:rPr>
          <w:rFonts w:ascii="Arial Unicode MS" w:cs="Arial Unicode MS" w:eastAsia="Arial Unicode MS" w:hAnsi="Arial Unicode MS"/>
          <w:rtl w:val="0"/>
        </w:rPr>
        <w:t xml:space="preserve">購入者数：1.5倍に増加</w:t>
      </w:r>
    </w:p>
    <w:p w:rsidR="00000000" w:rsidDel="00000000" w:rsidP="00000000" w:rsidRDefault="00000000" w:rsidRPr="00000000" w14:paraId="00000B9B">
      <w:pPr>
        <w:numPr>
          <w:ilvl w:val="0"/>
          <w:numId w:val="115"/>
        </w:numPr>
        <w:ind w:left="720" w:hanging="360"/>
        <w:rPr>
          <w:u w:val="none"/>
        </w:rPr>
      </w:pPr>
      <w:r w:rsidDel="00000000" w:rsidR="00000000" w:rsidRPr="00000000">
        <w:rPr>
          <w:rFonts w:ascii="Arial Unicode MS" w:cs="Arial Unicode MS" w:eastAsia="Arial Unicode MS" w:hAnsi="Arial Unicode MS"/>
          <w:rtl w:val="0"/>
        </w:rPr>
        <w:t xml:space="preserve">分割希望者による追加売上：プラス15%</w:t>
      </w:r>
    </w:p>
    <w:p w:rsidR="00000000" w:rsidDel="00000000" w:rsidP="00000000" w:rsidRDefault="00000000" w:rsidRPr="00000000" w14:paraId="00000B9C">
      <w:pPr>
        <w:numPr>
          <w:ilvl w:val="0"/>
          <w:numId w:val="115"/>
        </w:numPr>
        <w:ind w:left="720" w:hanging="360"/>
        <w:rPr>
          <w:u w:val="none"/>
        </w:rPr>
      </w:pPr>
      <w:r w:rsidDel="00000000" w:rsidR="00000000" w:rsidRPr="00000000">
        <w:rPr>
          <w:rFonts w:ascii="Arial Unicode MS" w:cs="Arial Unicode MS" w:eastAsia="Arial Unicode MS" w:hAnsi="Arial Unicode MS"/>
          <w:rtl w:val="0"/>
        </w:rPr>
        <w:t xml:space="preserve">ダウンセル販売による追加売上：プラス5%（ほぼ手間なし）</w:t>
      </w:r>
    </w:p>
    <w:p w:rsidR="00000000" w:rsidDel="00000000" w:rsidP="00000000" w:rsidRDefault="00000000" w:rsidRPr="00000000" w14:paraId="00000B9D">
      <w:pPr>
        <w:numPr>
          <w:ilvl w:val="0"/>
          <w:numId w:val="115"/>
        </w:numPr>
        <w:ind w:left="720" w:hanging="360"/>
        <w:rPr>
          <w:u w:val="none"/>
        </w:rPr>
      </w:pPr>
      <w:r w:rsidDel="00000000" w:rsidR="00000000" w:rsidRPr="00000000">
        <w:rPr>
          <w:rFonts w:ascii="Arial Unicode MS" w:cs="Arial Unicode MS" w:eastAsia="Arial Unicode MS" w:hAnsi="Arial Unicode MS"/>
          <w:rtl w:val="0"/>
        </w:rPr>
        <w:t xml:space="preserve">売上増加額：半年で約1,000万円</w:t>
      </w:r>
    </w:p>
    <w:p w:rsidR="00000000" w:rsidDel="00000000" w:rsidP="00000000" w:rsidRDefault="00000000" w:rsidRPr="00000000" w14:paraId="00000B9E">
      <w:pPr>
        <w:pStyle w:val="Heading4"/>
        <w:rPr/>
      </w:pPr>
      <w:bookmarkStart w:colFirst="0" w:colLast="0" w:name="_ojxu2uwqatq2" w:id="392"/>
      <w:bookmarkEnd w:id="392"/>
      <w:r w:rsidDel="00000000" w:rsidR="00000000" w:rsidRPr="00000000">
        <w:rPr>
          <w:rFonts w:ascii="Arial Unicode MS" w:cs="Arial Unicode MS" w:eastAsia="Arial Unicode MS" w:hAnsi="Arial Unicode MS"/>
          <w:rtl w:val="0"/>
        </w:rPr>
        <w:t xml:space="preserve">実感できた変化</w:t>
      </w:r>
    </w:p>
    <w:p w:rsidR="00000000" w:rsidDel="00000000" w:rsidP="00000000" w:rsidRDefault="00000000" w:rsidRPr="00000000" w14:paraId="00000B9F">
      <w:pPr>
        <w:rPr/>
      </w:pPr>
      <w:r w:rsidDel="00000000" w:rsidR="00000000" w:rsidRPr="00000000">
        <w:rPr>
          <w:rFonts w:ascii="Arial Unicode MS" w:cs="Arial Unicode MS" w:eastAsia="Arial Unicode MS" w:hAnsi="Arial Unicode MS"/>
          <w:rtl w:val="0"/>
        </w:rPr>
        <w:t xml:space="preserve">今までサービスを受けたくても受けられなかった方に、商品を届けることができるようになりました。</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Fonts w:ascii="Arial Unicode MS" w:cs="Arial Unicode MS" w:eastAsia="Arial Unicode MS" w:hAnsi="Arial Unicode MS"/>
          <w:rtl w:val="0"/>
        </w:rPr>
        <w:t xml:space="preserve">また、仕組み化によって手間が減った分、一人ひとりとの面談時間を増やすことができ、顧客満足度も向上しています。</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Fonts w:ascii="Arial Unicode MS" w:cs="Arial Unicode MS" w:eastAsia="Arial Unicode MS" w:hAnsi="Arial Unicode MS"/>
          <w:rtl w:val="0"/>
        </w:rPr>
        <w:t xml:space="preserve">何より大きな変化は、「いつか稼げなくなるのではないか」という漠然とした不安が消えたことです。「仕組みで売上を維持・拡大できる」という自信がついたおかげで、家族旅行や何もしない休息の時間も、心から楽しめるようになりました。</w:t>
      </w:r>
    </w:p>
    <w:p w:rsidR="00000000" w:rsidDel="00000000" w:rsidP="00000000" w:rsidRDefault="00000000" w:rsidRPr="00000000" w14:paraId="00000BA4">
      <w:pPr>
        <w:pStyle w:val="Heading4"/>
        <w:rPr/>
      </w:pPr>
      <w:bookmarkStart w:colFirst="0" w:colLast="0" w:name="_9yrnrnt8z513" w:id="393"/>
      <w:bookmarkEnd w:id="393"/>
      <w:r w:rsidDel="00000000" w:rsidR="00000000" w:rsidRPr="00000000">
        <w:rPr>
          <w:rFonts w:ascii="Arial Unicode MS" w:cs="Arial Unicode MS" w:eastAsia="Arial Unicode MS" w:hAnsi="Arial Unicode MS"/>
          <w:rtl w:val="0"/>
        </w:rPr>
        <w:t xml:space="preserve">今後の事業展望</w:t>
      </w:r>
    </w:p>
    <w:p w:rsidR="00000000" w:rsidDel="00000000" w:rsidP="00000000" w:rsidRDefault="00000000" w:rsidRPr="00000000" w14:paraId="00000BA5">
      <w:pPr>
        <w:rPr/>
      </w:pPr>
      <w:r w:rsidDel="00000000" w:rsidR="00000000" w:rsidRPr="00000000">
        <w:rPr>
          <w:rFonts w:ascii="Arial Unicode MS" w:cs="Arial Unicode MS" w:eastAsia="Arial Unicode MS" w:hAnsi="Arial Unicode MS"/>
          <w:rtl w:val="0"/>
        </w:rPr>
        <w:t xml:space="preserve">次は、自身の稼働を現在の50%まで削減することを目指しています。</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Fonts w:ascii="Arial Unicode MS" w:cs="Arial Unicode MS" w:eastAsia="Arial Unicode MS" w:hAnsi="Arial Unicode MS"/>
          <w:rtl w:val="0"/>
        </w:rPr>
        <w:t xml:space="preserve">具体的には、多い月で15回開催していたセミナーを「自動ウェビナー」へ切り替え、月90件ほど実施していた個別相談もスタッフへ任せる体制を作ります。</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Fonts w:ascii="Arial Unicode MS" w:cs="Arial Unicode MS" w:eastAsia="Arial Unicode MS" w:hAnsi="Arial Unicode MS"/>
          <w:rtl w:val="0"/>
        </w:rPr>
        <w:t xml:space="preserve">そうして空いた時間を使って、独自または協働での新規事業（潜在意識や外見改善コンサルなど）にも挑戦したいと考えています。</w:t>
      </w:r>
    </w:p>
    <w:p w:rsidR="00000000" w:rsidDel="00000000" w:rsidP="00000000" w:rsidRDefault="00000000" w:rsidRPr="00000000" w14:paraId="00000BAA">
      <w:pPr>
        <w:pStyle w:val="Heading3"/>
        <w:rPr/>
      </w:pPr>
      <w:bookmarkStart w:colFirst="0" w:colLast="0" w:name="_dqff33abwwj8" w:id="394"/>
      <w:bookmarkEnd w:id="394"/>
      <w:r w:rsidDel="00000000" w:rsidR="00000000" w:rsidRPr="00000000">
        <w:rPr>
          <w:rFonts w:ascii="Arial Unicode MS" w:cs="Arial Unicode MS" w:eastAsia="Arial Unicode MS" w:hAnsi="Arial Unicode MS"/>
          <w:rtl w:val="0"/>
        </w:rPr>
        <w:t xml:space="preserve">UTAGEユーザーへのメッセージ</w:t>
      </w:r>
    </w:p>
    <w:p w:rsidR="00000000" w:rsidDel="00000000" w:rsidP="00000000" w:rsidRDefault="00000000" w:rsidRPr="00000000" w14:paraId="00000BAB">
      <w:pPr>
        <w:rPr/>
      </w:pPr>
      <w:r w:rsidDel="00000000" w:rsidR="00000000" w:rsidRPr="00000000">
        <w:rPr>
          <w:rFonts w:ascii="Arial Unicode MS" w:cs="Arial Unicode MS" w:eastAsia="Arial Unicode MS" w:hAnsi="Arial Unicode MS"/>
          <w:rtl w:val="0"/>
        </w:rPr>
        <w:t xml:space="preserve">私自身、一人では決して実現できませんでした。仲間やスタッフの支えがあってこそ実現できたことに、心から感謝しています。</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Fonts w:ascii="Arial Unicode MS" w:cs="Arial Unicode MS" w:eastAsia="Arial Unicode MS" w:hAnsi="Arial Unicode MS"/>
          <w:rtl w:val="0"/>
        </w:rPr>
        <w:t xml:space="preserve">そしてUTAGEなら「個別相談を導入したい」「動画パッケージを販売したい」など、あなたが「やりたい」と思ったことは、たいてい実現できます。</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Fonts w:ascii="Arial Unicode MS" w:cs="Arial Unicode MS" w:eastAsia="Arial Unicode MS" w:hAnsi="Arial Unicode MS"/>
          <w:rtl w:val="0"/>
        </w:rPr>
        <w:t xml:space="preserve">システムもノウハウもあり、すでに実現している人もいます。必要なものは全て揃っています。さぁ、行動しましょう。</w:t>
      </w:r>
    </w:p>
    <w:p w:rsidR="00000000" w:rsidDel="00000000" w:rsidP="00000000" w:rsidRDefault="00000000" w:rsidRPr="00000000" w14:paraId="00000BB0">
      <w:pPr>
        <w:pStyle w:val="Heading3"/>
        <w:rPr/>
      </w:pPr>
      <w:bookmarkStart w:colFirst="0" w:colLast="0" w:name="_ljezhn75p0m0" w:id="395"/>
      <w:bookmarkEnd w:id="395"/>
      <w:r w:rsidDel="00000000" w:rsidR="00000000" w:rsidRPr="00000000">
        <w:rPr>
          <w:rFonts w:ascii="Arial Unicode MS" w:cs="Arial Unicode MS" w:eastAsia="Arial Unicode MS" w:hAnsi="Arial Unicode MS"/>
          <w:rtl w:val="0"/>
        </w:rPr>
        <w:t xml:space="preserve">UTAGE運営者コメント</w:t>
      </w:r>
    </w:p>
    <w:p w:rsidR="00000000" w:rsidDel="00000000" w:rsidP="00000000" w:rsidRDefault="00000000" w:rsidRPr="00000000" w14:paraId="00000BB1">
      <w:pPr>
        <w:rPr/>
      </w:pPr>
      <w:r w:rsidDel="00000000" w:rsidR="00000000" w:rsidRPr="00000000">
        <w:rPr>
          <w:rFonts w:ascii="Arial Unicode MS" w:cs="Arial Unicode MS" w:eastAsia="Arial Unicode MS" w:hAnsi="Arial Unicode MS"/>
          <w:rtl w:val="0"/>
        </w:rPr>
        <w:t xml:space="preserve">セミナー（一対多）の限界を補うために「個別相談」を組み込み、成約率を最大化した素晴らしい戦略です。UTAGEのイベント・予約機能を使えば、セミナーから個別相談への誘導もスムーズに自動化できます。</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Fonts w:ascii="Arial Unicode MS" w:cs="Arial Unicode MS" w:eastAsia="Arial Unicode MS" w:hAnsi="Arial Unicode MS"/>
          <w:rtl w:val="0"/>
        </w:rPr>
        <w:t xml:space="preserve">特に素晴らしいと感じたのは「取りこぼし防止」の2つの仕組みです。</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Fonts w:ascii="Arial Unicode MS" w:cs="Arial Unicode MS" w:eastAsia="Arial Unicode MS" w:hAnsi="Arial Unicode MS"/>
          <w:rtl w:val="0"/>
        </w:rPr>
        <w:t xml:space="preserve">1つ目はUnivaPayとの決済連携による「一括入金型分割決済」の導入です。これは購入者には最大24回の分割払いを提供しつつ、事業者には売上が一括で入金される仕組みです。特に鈴木様のように広告を運用している場合、キャッシュフローを悪化させずに販売数を伸ばせるため、非常に強力な武器となります。</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Fonts w:ascii="Arial Unicode MS" w:cs="Arial Unicode MS" w:eastAsia="Arial Unicode MS" w:hAnsi="Arial Unicode MS"/>
          <w:rtl w:val="0"/>
        </w:rPr>
        <w:t xml:space="preserve">2つ目は「ダウンセルの自動提案」です。この仕組みは、UTAGEの「商品管理機能（購入後の動作設定）」や「アクション機能」「ラベル機能」などを活用することで再現可能です。</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Fonts w:ascii="Arial Unicode MS" w:cs="Arial Unicode MS" w:eastAsia="Arial Unicode MS" w:hAnsi="Arial Unicode MS"/>
          <w:rtl w:val="0"/>
        </w:rPr>
        <w:t xml:space="preserve">例えば、商品購入後の動作設定で、購入者を「購入者シナリオ」に登録し、同時に従来のシナリオを停止するアクションを設定しておけば、購入者と未購入者のシナリオを分けることができます。この設定をしておくだけで、未購入者にのみダウンセルの案内を送れ、手動管理の手間なく売上を積み上げることが可能となります。</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Fonts w:ascii="Arial Unicode MS" w:cs="Arial Unicode MS" w:eastAsia="Arial Unicode MS" w:hAnsi="Arial Unicode MS"/>
          <w:rtl w:val="0"/>
        </w:rPr>
        <w:t xml:space="preserve">仕組み化によって「家族や休息の時間を心から楽しめるようになった」という鈴木様の変化。そして、顧客は諦めかけていた夢への切符を手に入れる。まさに事業者と顧客、双方にとってWin-Winの関係を築けた事例と言えるでしょう。</w:t>
      </w:r>
    </w:p>
    <w:p w:rsidR="00000000" w:rsidDel="00000000" w:rsidP="00000000" w:rsidRDefault="00000000" w:rsidRPr="00000000" w14:paraId="00000BBC">
      <w:pPr>
        <w:pStyle w:val="Heading4"/>
        <w:rPr/>
      </w:pPr>
      <w:bookmarkStart w:colFirst="0" w:colLast="0" w:name="_jge8zg7glsjo" w:id="396"/>
      <w:bookmarkEnd w:id="396"/>
      <w:r w:rsidDel="00000000" w:rsidR="00000000" w:rsidRPr="00000000">
        <w:rPr>
          <w:rFonts w:ascii="Arial Unicode MS" w:cs="Arial Unicode MS" w:eastAsia="Arial Unicode MS" w:hAnsi="Arial Unicode MS"/>
          <w:rtl w:val="0"/>
        </w:rPr>
        <w:t xml:space="preserve">明日からできる3つのアクション</w:t>
      </w:r>
    </w:p>
    <w:p w:rsidR="00000000" w:rsidDel="00000000" w:rsidP="00000000" w:rsidRDefault="00000000" w:rsidRPr="00000000" w14:paraId="00000BBD">
      <w:pPr>
        <w:rPr/>
      </w:pPr>
      <w:r w:rsidDel="00000000" w:rsidR="00000000" w:rsidRPr="00000000">
        <w:rPr>
          <w:rFonts w:ascii="Arial Unicode MS" w:cs="Arial Unicode MS" w:eastAsia="Arial Unicode MS" w:hAnsi="Arial Unicode MS"/>
          <w:rtl w:val="0"/>
        </w:rPr>
        <w:t xml:space="preserve">以下の3つの中から、今のあなたにできそうなものを1つ選んで実践してみてください。</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numPr>
          <w:ilvl w:val="0"/>
          <w:numId w:val="121"/>
        </w:numPr>
        <w:ind w:left="720" w:hanging="360"/>
        <w:rPr>
          <w:u w:val="none"/>
        </w:rPr>
      </w:pPr>
      <w:r w:rsidDel="00000000" w:rsidR="00000000" w:rsidRPr="00000000">
        <w:rPr>
          <w:rFonts w:ascii="Arial Unicode MS" w:cs="Arial Unicode MS" w:eastAsia="Arial Unicode MS" w:hAnsi="Arial Unicode MS"/>
          <w:b w:val="1"/>
          <w:bCs w:val="1"/>
          <w:rtl w:val="0"/>
        </w:rPr>
        <w:t xml:space="preserve">【成約率アップ】個別相談の導入</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UTAGEの「イベント・予約機能」で個別相談の申込フォームを作成し、既存リストやセミナー実施後などに個別相談の案内をしてみる。</w:t>
      </w:r>
    </w:p>
    <w:p w:rsidR="00000000" w:rsidDel="00000000" w:rsidP="00000000" w:rsidRDefault="00000000" w:rsidRPr="00000000" w14:paraId="00000BC0">
      <w:pPr>
        <w:ind w:left="720" w:firstLine="0"/>
        <w:rPr/>
      </w:pPr>
      <w:r w:rsidDel="00000000" w:rsidR="00000000" w:rsidRPr="00000000">
        <w:rPr>
          <w:rtl w:val="0"/>
        </w:rPr>
      </w:r>
    </w:p>
    <w:p w:rsidR="00000000" w:rsidDel="00000000" w:rsidP="00000000" w:rsidRDefault="00000000" w:rsidRPr="00000000" w14:paraId="00000BC1">
      <w:pPr>
        <w:numPr>
          <w:ilvl w:val="0"/>
          <w:numId w:val="121"/>
        </w:numPr>
        <w:ind w:left="720" w:hanging="360"/>
        <w:rPr>
          <w:u w:val="none"/>
        </w:rPr>
      </w:pPr>
      <w:r w:rsidDel="00000000" w:rsidR="00000000" w:rsidRPr="00000000">
        <w:rPr>
          <w:rFonts w:ascii="Arial Unicode MS" w:cs="Arial Unicode MS" w:eastAsia="Arial Unicode MS" w:hAnsi="Arial Unicode MS"/>
          <w:b w:val="1"/>
          <w:bCs w:val="1"/>
          <w:rtl w:val="0"/>
        </w:rPr>
        <w:t xml:space="preserve">【機会損失の防止】UnivaPayの導入</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クレジットカードによる一括入金型分割払いを導入するために、UnivaPayの決済連携設定を行う。</w:t>
      </w:r>
    </w:p>
    <w:p w:rsidR="00000000" w:rsidDel="00000000" w:rsidP="00000000" w:rsidRDefault="00000000" w:rsidRPr="00000000" w14:paraId="00000BC2">
      <w:pPr>
        <w:ind w:left="720" w:firstLine="0"/>
        <w:rPr/>
      </w:pPr>
      <w:r w:rsidDel="00000000" w:rsidR="00000000" w:rsidRPr="00000000">
        <w:rPr>
          <w:rtl w:val="0"/>
        </w:rPr>
      </w:r>
    </w:p>
    <w:p w:rsidR="00000000" w:rsidDel="00000000" w:rsidP="00000000" w:rsidRDefault="00000000" w:rsidRPr="00000000" w14:paraId="00000BC3">
      <w:pPr>
        <w:numPr>
          <w:ilvl w:val="0"/>
          <w:numId w:val="121"/>
        </w:numPr>
        <w:ind w:left="720" w:hanging="360"/>
        <w:rPr>
          <w:u w:val="none"/>
        </w:rPr>
      </w:pPr>
      <w:r w:rsidDel="00000000" w:rsidR="00000000" w:rsidRPr="00000000">
        <w:rPr>
          <w:rFonts w:ascii="Arial Unicode MS" w:cs="Arial Unicode MS" w:eastAsia="Arial Unicode MS" w:hAnsi="Arial Unicode MS"/>
          <w:b w:val="1"/>
          <w:bCs w:val="1"/>
          <w:rtl w:val="0"/>
        </w:rPr>
        <w:t xml:space="preserve">【取りこぼし対策】ダウンセルの導入</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メイン商品の購入に至らなかった人のために、動画教材やライトプランなどの「ダウンセル商品（安価な商品）」を一つ企画する。</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BC6">
      <w:pPr>
        <w:pStyle w:val="Heading1"/>
        <w:rPr/>
      </w:pPr>
      <w:bookmarkStart w:colFirst="0" w:colLast="0" w:name="_ze18ip16taug" w:id="397"/>
      <w:bookmarkEnd w:id="397"/>
      <w:r w:rsidDel="00000000" w:rsidR="00000000" w:rsidRPr="00000000">
        <w:rPr>
          <w:rFonts w:ascii="Arial Unicode MS" w:cs="Arial Unicode MS" w:eastAsia="Arial Unicode MS" w:hAnsi="Arial Unicode MS"/>
          <w:rtl w:val="0"/>
        </w:rPr>
        <w:t xml:space="preserve">インスタマーケ会社 様</w:t>
      </w:r>
    </w:p>
    <w:p w:rsidR="00000000" w:rsidDel="00000000" w:rsidP="00000000" w:rsidRDefault="00000000" w:rsidRPr="00000000" w14:paraId="00000BC7">
      <w:pPr>
        <w:rPr/>
      </w:pPr>
      <w:r w:rsidDel="00000000" w:rsidR="00000000" w:rsidRPr="00000000">
        <w:rPr>
          <w:rFonts w:ascii="Arial Unicode MS" w:cs="Arial Unicode MS" w:eastAsia="Arial Unicode MS" w:hAnsi="Arial Unicode MS"/>
          <w:rtl w:val="0"/>
        </w:rPr>
        <w:t xml:space="preserve">（インスタ運用講座 運営）</w:t>
      </w:r>
    </w:p>
    <w:p w:rsidR="00000000" w:rsidDel="00000000" w:rsidP="00000000" w:rsidRDefault="00000000" w:rsidRPr="00000000" w14:paraId="00000BC8">
      <w:pPr>
        <w:pStyle w:val="Heading2"/>
        <w:rPr/>
      </w:pPr>
      <w:bookmarkStart w:colFirst="0" w:colLast="0" w:name="_l90xp1xzbdw2" w:id="398"/>
      <w:bookmarkEnd w:id="398"/>
      <w:r w:rsidDel="00000000" w:rsidR="00000000" w:rsidRPr="00000000">
        <w:rPr>
          <w:rFonts w:ascii="Arial Unicode MS" w:cs="Arial Unicode MS" w:eastAsia="Arial Unicode MS" w:hAnsi="Arial Unicode MS"/>
          <w:rtl w:val="0"/>
        </w:rPr>
        <w:t xml:space="preserve">「手動対応の限界」を突破し、個別相談の申込が2倍に！</w:t>
        <w:br w:type="textWrapping"/>
        <w:t xml:space="preserve">動画教育から納品までを自動でつなぐ”1人運営”の最適解</w:t>
      </w:r>
    </w:p>
    <w:p w:rsidR="00000000" w:rsidDel="00000000" w:rsidP="00000000" w:rsidRDefault="00000000" w:rsidRPr="00000000" w14:paraId="00000BC9">
      <w:pPr>
        <w:numPr>
          <w:ilvl w:val="0"/>
          <w:numId w:val="20"/>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個別相談の申込数：約2倍</w:t>
      </w:r>
    </w:p>
    <w:p w:rsidR="00000000" w:rsidDel="00000000" w:rsidP="00000000" w:rsidRDefault="00000000" w:rsidRPr="00000000" w14:paraId="00000BCA">
      <w:pPr>
        <w:numPr>
          <w:ilvl w:val="0"/>
          <w:numId w:val="20"/>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成約後の事務対応：3〜4回のラリー → ほぼゼロ</w:t>
      </w:r>
    </w:p>
    <w:p w:rsidR="00000000" w:rsidDel="00000000" w:rsidP="00000000" w:rsidRDefault="00000000" w:rsidRPr="00000000" w14:paraId="00000BCB">
      <w:pPr>
        <w:numPr>
          <w:ilvl w:val="0"/>
          <w:numId w:val="20"/>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リマインド対応：手動 → 完全自動化</w:t>
      </w:r>
    </w:p>
    <w:p w:rsidR="00000000" w:rsidDel="00000000" w:rsidP="00000000" w:rsidRDefault="00000000" w:rsidRPr="00000000" w14:paraId="00000BCC">
      <w:pPr>
        <w:pStyle w:val="Heading3"/>
        <w:rPr/>
      </w:pPr>
      <w:bookmarkStart w:colFirst="0" w:colLast="0" w:name="_qybej7n23bgz" w:id="399"/>
      <w:bookmarkEnd w:id="399"/>
      <w:r w:rsidDel="00000000" w:rsidR="00000000" w:rsidRPr="00000000">
        <w:rPr>
          <w:rFonts w:ascii="Arial Unicode MS" w:cs="Arial Unicode MS" w:eastAsia="Arial Unicode MS" w:hAnsi="Arial Unicode MS"/>
          <w:rtl w:val="0"/>
        </w:rPr>
        <w:t xml:space="preserve">この事例のポイント</w:t>
      </w:r>
    </w:p>
    <w:p w:rsidR="00000000" w:rsidDel="00000000" w:rsidP="00000000" w:rsidRDefault="00000000" w:rsidRPr="00000000" w14:paraId="00000BCD">
      <w:pPr>
        <w:rPr>
          <w:b w:val="1"/>
          <w:bCs w:val="1"/>
        </w:rPr>
      </w:pPr>
      <w:r w:rsidDel="00000000" w:rsidR="00000000" w:rsidRPr="00000000">
        <w:rPr>
          <w:rtl w:val="0"/>
        </w:rPr>
      </w:r>
    </w:p>
    <w:p w:rsidR="00000000" w:rsidDel="00000000" w:rsidP="00000000" w:rsidRDefault="00000000" w:rsidRPr="00000000" w14:paraId="00000BCE">
      <w:pPr>
        <w:rPr>
          <w:b w:val="1"/>
          <w:bCs w:val="1"/>
        </w:rPr>
      </w:pPr>
      <w:r w:rsidDel="00000000" w:rsidR="00000000" w:rsidRPr="00000000">
        <w:rPr>
          <w:rFonts w:ascii="Arial Unicode MS" w:cs="Arial Unicode MS" w:eastAsia="Arial Unicode MS" w:hAnsi="Arial Unicode MS"/>
          <w:b w:val="1"/>
          <w:bCs w:val="1"/>
          <w:rtl w:val="0"/>
        </w:rPr>
        <w:t xml:space="preserve">脱・手動対応。一人で売上2倍を実現した「インスタ集客」仕組み化のヒント</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Fonts w:ascii="Arial Unicode MS" w:cs="Arial Unicode MS" w:eastAsia="Arial Unicode MS" w:hAnsi="Arial Unicode MS"/>
          <w:rtl w:val="0"/>
        </w:rPr>
        <w:t xml:space="preserve">インスタでの募集で「一人ひとりへのDM返信」に、疲弊していませんか？</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Fonts w:ascii="Arial Unicode MS" w:cs="Arial Unicode MS" w:eastAsia="Arial Unicode MS" w:hAnsi="Arial Unicode MS"/>
          <w:rtl w:val="0"/>
        </w:rPr>
        <w:t xml:space="preserve">一人で回すビジネスの限界を、UTAGEによる「仕組み化」で突破した事例です。インスタマーケ会社様は、集客・教育・決済・納品・リマインドの全てをUTAGEで一元管理しています。</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pPr>
      <w:r w:rsidDel="00000000" w:rsidR="00000000" w:rsidRPr="00000000">
        <w:rPr>
          <w:rFonts w:ascii="Arial Unicode MS" w:cs="Arial Unicode MS" w:eastAsia="Arial Unicode MS" w:hAnsi="Arial Unicode MS"/>
          <w:rtl w:val="0"/>
        </w:rPr>
        <w:t xml:space="preserve">特に、これまではストーリーズ等から「手動で返信対応」を行っていたフローを、「動画視聴やセミナー予約」へ自動で誘導するフローに変えた点が大きなポイントです。これにより、事務負担をゼロに近づけつつ、申込数を約2倍に増やしました。</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Fonts w:ascii="Arial Unicode MS" w:cs="Arial Unicode MS" w:eastAsia="Arial Unicode MS" w:hAnsi="Arial Unicode MS"/>
          <w:rtl w:val="0"/>
        </w:rPr>
        <w:t xml:space="preserve">「インスタ集客の手間を減らしたい」「手動対応の漏れやストレスをなくしたい」という方に、必見の内容です。</w:t>
      </w:r>
    </w:p>
    <w:p w:rsidR="00000000" w:rsidDel="00000000" w:rsidP="00000000" w:rsidRDefault="00000000" w:rsidRPr="00000000" w14:paraId="00000BD7">
      <w:pPr>
        <w:pStyle w:val="Heading3"/>
        <w:rPr/>
      </w:pPr>
      <w:bookmarkStart w:colFirst="0" w:colLast="0" w:name="_2nm27eutw8uq" w:id="400"/>
      <w:bookmarkEnd w:id="400"/>
      <w:r w:rsidDel="00000000" w:rsidR="00000000" w:rsidRPr="00000000">
        <w:rPr>
          <w:rFonts w:ascii="Arial Unicode MS" w:cs="Arial Unicode MS" w:eastAsia="Arial Unicode MS" w:hAnsi="Arial Unicode MS"/>
          <w:rtl w:val="0"/>
        </w:rPr>
        <w:t xml:space="preserve">事業概要</w:t>
      </w:r>
    </w:p>
    <w:p w:rsidR="00000000" w:rsidDel="00000000" w:rsidP="00000000" w:rsidRDefault="00000000" w:rsidRPr="00000000" w14:paraId="00000BD8">
      <w:pPr>
        <w:rPr/>
      </w:pPr>
      <w:r w:rsidDel="00000000" w:rsidR="00000000" w:rsidRPr="00000000">
        <w:rPr>
          <w:rFonts w:ascii="Arial Unicode MS" w:cs="Arial Unicode MS" w:eastAsia="Arial Unicode MS" w:hAnsi="Arial Unicode MS"/>
          <w:rtl w:val="0"/>
        </w:rPr>
        <w:t xml:space="preserve">お金ジャンルでの発信歴4年の経験を活かし、インスタグラム運用講座を運営。</w:t>
      </w:r>
    </w:p>
    <w:p w:rsidR="00000000" w:rsidDel="00000000" w:rsidP="00000000" w:rsidRDefault="00000000" w:rsidRPr="00000000" w14:paraId="00000BD9">
      <w:pPr>
        <w:pStyle w:val="Heading3"/>
        <w:rPr/>
      </w:pPr>
      <w:bookmarkStart w:colFirst="0" w:colLast="0" w:name="_uh4xv414ip9" w:id="401"/>
      <w:bookmarkEnd w:id="401"/>
      <w:r w:rsidDel="00000000" w:rsidR="00000000" w:rsidRPr="00000000">
        <w:rPr>
          <w:rFonts w:ascii="Arial Unicode MS" w:cs="Arial Unicode MS" w:eastAsia="Arial Unicode MS" w:hAnsi="Arial Unicode MS"/>
          <w:rtl w:val="0"/>
        </w:rPr>
        <w:t xml:space="preserve">導入前のビジネス課題</w:t>
      </w:r>
    </w:p>
    <w:p w:rsidR="00000000" w:rsidDel="00000000" w:rsidP="00000000" w:rsidRDefault="00000000" w:rsidRPr="00000000" w14:paraId="00000BDA">
      <w:pPr>
        <w:rPr/>
      </w:pPr>
      <w:r w:rsidDel="00000000" w:rsidR="00000000" w:rsidRPr="00000000">
        <w:rPr>
          <w:rFonts w:ascii="Arial Unicode MS" w:cs="Arial Unicode MS" w:eastAsia="Arial Unicode MS" w:hAnsi="Arial Unicode MS"/>
          <w:rtl w:val="0"/>
        </w:rPr>
        <w:t xml:space="preserve">以前はインスタグラムで個別相談を募集し、手動で返信対応をしていました。しかし、一人での対応に限界を感じており、事業を拡大するためには、この手動対応からの脱却が必要だと感じていたのです。</w:t>
      </w:r>
    </w:p>
    <w:p w:rsidR="00000000" w:rsidDel="00000000" w:rsidP="00000000" w:rsidRDefault="00000000" w:rsidRPr="00000000" w14:paraId="00000BDB">
      <w:pPr>
        <w:pStyle w:val="Heading3"/>
        <w:rPr/>
      </w:pPr>
      <w:bookmarkStart w:colFirst="0" w:colLast="0" w:name="_j2mazn7vsgc" w:id="402"/>
      <w:bookmarkEnd w:id="402"/>
      <w:r w:rsidDel="00000000" w:rsidR="00000000" w:rsidRPr="00000000">
        <w:rPr>
          <w:rFonts w:ascii="Arial Unicode MS" w:cs="Arial Unicode MS" w:eastAsia="Arial Unicode MS" w:hAnsi="Arial Unicode MS"/>
          <w:rtl w:val="0"/>
        </w:rPr>
        <w:t xml:space="preserve">課題解決のUTAGE活用法</w:t>
      </w:r>
    </w:p>
    <w:p w:rsidR="00000000" w:rsidDel="00000000" w:rsidP="00000000" w:rsidRDefault="00000000" w:rsidRPr="00000000" w14:paraId="00000BDC">
      <w:pPr>
        <w:rPr/>
      </w:pPr>
      <w:r w:rsidDel="00000000" w:rsidR="00000000" w:rsidRPr="00000000">
        <w:rPr>
          <w:rFonts w:ascii="Arial Unicode MS" w:cs="Arial Unicode MS" w:eastAsia="Arial Unicode MS" w:hAnsi="Arial Unicode MS"/>
          <w:rtl w:val="0"/>
        </w:rPr>
        <w:t xml:space="preserve">公式LINE拡張ツールや既存の会員サイトをすべてUTAGEに移行し、一元管理できる環境を整えました。さらに、「ファネル」「メール・LINE配信」「会員サイト」「イベント・予約」の各機能をフル活用し、動画視聴やセミナー開催を経て個別相談へ誘導する一連の流れを自動化しました。</w:t>
      </w:r>
    </w:p>
    <w:p w:rsidR="00000000" w:rsidDel="00000000" w:rsidP="00000000" w:rsidRDefault="00000000" w:rsidRPr="00000000" w14:paraId="00000BDD">
      <w:pPr>
        <w:pStyle w:val="Heading4"/>
        <w:rPr/>
      </w:pPr>
      <w:bookmarkStart w:colFirst="0" w:colLast="0" w:name="_yrvh2nr7hu0m" w:id="403"/>
      <w:bookmarkEnd w:id="403"/>
      <w:r w:rsidDel="00000000" w:rsidR="00000000" w:rsidRPr="00000000">
        <w:rPr>
          <w:rFonts w:ascii="Arial Unicode MS" w:cs="Arial Unicode MS" w:eastAsia="Arial Unicode MS" w:hAnsi="Arial Unicode MS"/>
          <w:rtl w:val="0"/>
        </w:rPr>
        <w:t xml:space="preserve">成果につながったファネル全体像</w:t>
      </w:r>
    </w:p>
    <w:p w:rsidR="00000000" w:rsidDel="00000000" w:rsidP="00000000" w:rsidRDefault="00000000" w:rsidRPr="00000000" w14:paraId="00000BDE">
      <w:pPr>
        <w:rPr/>
      </w:pPr>
      <w:r w:rsidDel="00000000" w:rsidR="00000000" w:rsidRPr="00000000">
        <w:rPr>
          <w:rFonts w:ascii="Arial Unicode MS" w:cs="Arial Unicode MS" w:eastAsia="Arial Unicode MS" w:hAnsi="Arial Unicode MS"/>
          <w:rtl w:val="0"/>
        </w:rPr>
        <w:t xml:space="preserve">①SNS投稿</w:t>
      </w:r>
    </w:p>
    <w:p w:rsidR="00000000" w:rsidDel="00000000" w:rsidP="00000000" w:rsidRDefault="00000000" w:rsidRPr="00000000" w14:paraId="00000BD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E0">
      <w:pPr>
        <w:rPr/>
      </w:pPr>
      <w:r w:rsidDel="00000000" w:rsidR="00000000" w:rsidRPr="00000000">
        <w:rPr>
          <w:rFonts w:ascii="Arial Unicode MS" w:cs="Arial Unicode MS" w:eastAsia="Arial Unicode MS" w:hAnsi="Arial Unicode MS"/>
          <w:rtl w:val="0"/>
        </w:rPr>
        <w:t xml:space="preserve">②LP：イベント申し込み・動画コンテンツ提供（オファー：セミナー・個別相談）</w:t>
      </w:r>
    </w:p>
    <w:p w:rsidR="00000000" w:rsidDel="00000000" w:rsidP="00000000" w:rsidRDefault="00000000" w:rsidRPr="00000000" w14:paraId="00000BE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E2">
      <w:pPr>
        <w:rPr/>
      </w:pPr>
      <w:r w:rsidDel="00000000" w:rsidR="00000000" w:rsidRPr="00000000">
        <w:rPr>
          <w:rFonts w:ascii="Arial Unicode MS" w:cs="Arial Unicode MS" w:eastAsia="Arial Unicode MS" w:hAnsi="Arial Unicode MS"/>
          <w:rtl w:val="0"/>
        </w:rPr>
        <w:t xml:space="preserve">③サンクスページ：LINE登録案内</w:t>
      </w:r>
    </w:p>
    <w:p w:rsidR="00000000" w:rsidDel="00000000" w:rsidP="00000000" w:rsidRDefault="00000000" w:rsidRPr="00000000" w14:paraId="00000BE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E4">
      <w:pPr>
        <w:rPr/>
      </w:pPr>
      <w:r w:rsidDel="00000000" w:rsidR="00000000" w:rsidRPr="00000000">
        <w:rPr>
          <w:rFonts w:ascii="Arial Unicode MS" w:cs="Arial Unicode MS" w:eastAsia="Arial Unicode MS" w:hAnsi="Arial Unicode MS"/>
          <w:rtl w:val="0"/>
        </w:rPr>
        <w:t xml:space="preserve">④リマインダ配信（メール・LINE）</w:t>
      </w:r>
    </w:p>
    <w:p w:rsidR="00000000" w:rsidDel="00000000" w:rsidP="00000000" w:rsidRDefault="00000000" w:rsidRPr="00000000" w14:paraId="00000BE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E6">
      <w:pPr>
        <w:rPr/>
      </w:pPr>
      <w:r w:rsidDel="00000000" w:rsidR="00000000" w:rsidRPr="00000000">
        <w:rPr>
          <w:rFonts w:ascii="Arial Unicode MS" w:cs="Arial Unicode MS" w:eastAsia="Arial Unicode MS" w:hAnsi="Arial Unicode MS"/>
          <w:rtl w:val="0"/>
        </w:rPr>
        <w:t xml:space="preserve">⑤-1：セミナー→個別相談</w:t>
      </w:r>
    </w:p>
    <w:p w:rsidR="00000000" w:rsidDel="00000000" w:rsidP="00000000" w:rsidRDefault="00000000" w:rsidRPr="00000000" w14:paraId="00000BE7">
      <w:pPr>
        <w:rPr/>
      </w:pPr>
      <w:r w:rsidDel="00000000" w:rsidR="00000000" w:rsidRPr="00000000">
        <w:rPr>
          <w:rFonts w:ascii="Arial Unicode MS" w:cs="Arial Unicode MS" w:eastAsia="Arial Unicode MS" w:hAnsi="Arial Unicode MS"/>
          <w:rtl w:val="0"/>
        </w:rPr>
        <w:t xml:space="preserve">⑤-2：個別相談</w:t>
      </w:r>
    </w:p>
    <w:p w:rsidR="00000000" w:rsidDel="00000000" w:rsidP="00000000" w:rsidRDefault="00000000" w:rsidRPr="00000000" w14:paraId="00000BE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E9">
      <w:pPr>
        <w:rPr/>
      </w:pPr>
      <w:r w:rsidDel="00000000" w:rsidR="00000000" w:rsidRPr="00000000">
        <w:rPr>
          <w:rFonts w:ascii="Arial Unicode MS" w:cs="Arial Unicode MS" w:eastAsia="Arial Unicode MS" w:hAnsi="Arial Unicode MS"/>
          <w:rtl w:val="0"/>
        </w:rPr>
        <w:t xml:space="preserve">⑥フロントエンド商品オファー（オンライン講座・スクール）</w:t>
      </w:r>
    </w:p>
    <w:p w:rsidR="00000000" w:rsidDel="00000000" w:rsidP="00000000" w:rsidRDefault="00000000" w:rsidRPr="00000000" w14:paraId="00000BE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EB">
      <w:pPr>
        <w:rPr/>
      </w:pPr>
      <w:r w:rsidDel="00000000" w:rsidR="00000000" w:rsidRPr="00000000">
        <w:rPr>
          <w:rFonts w:ascii="Arial Unicode MS" w:cs="Arial Unicode MS" w:eastAsia="Arial Unicode MS" w:hAnsi="Arial Unicode MS"/>
          <w:rtl w:val="0"/>
        </w:rPr>
        <w:t xml:space="preserve">⑦バックエンド商品オファー（オンライン講座・スクール） </w:t>
      </w:r>
    </w:p>
    <w:p w:rsidR="00000000" w:rsidDel="00000000" w:rsidP="00000000" w:rsidRDefault="00000000" w:rsidRPr="00000000" w14:paraId="00000BEC">
      <w:pPr>
        <w:pStyle w:val="Heading4"/>
        <w:rPr/>
      </w:pPr>
      <w:bookmarkStart w:colFirst="0" w:colLast="0" w:name="_nt8wu5nrr2sv" w:id="404"/>
      <w:bookmarkEnd w:id="404"/>
      <w:r w:rsidDel="00000000" w:rsidR="00000000" w:rsidRPr="00000000">
        <w:rPr>
          <w:rFonts w:ascii="Arial Unicode MS" w:cs="Arial Unicode MS" w:eastAsia="Arial Unicode MS" w:hAnsi="Arial Unicode MS"/>
          <w:rtl w:val="0"/>
        </w:rPr>
        <w:t xml:space="preserve">活用した機能と具体的な施策内容</w:t>
      </w:r>
    </w:p>
    <w:p w:rsidR="00000000" w:rsidDel="00000000" w:rsidP="00000000" w:rsidRDefault="00000000" w:rsidRPr="00000000" w14:paraId="00000BED">
      <w:pPr>
        <w:rPr>
          <w:b w:val="1"/>
          <w:bCs w:val="1"/>
        </w:rPr>
      </w:pPr>
      <w:r w:rsidDel="00000000" w:rsidR="00000000" w:rsidRPr="00000000">
        <w:rPr>
          <w:rFonts w:ascii="Arial Unicode MS" w:cs="Arial Unicode MS" w:eastAsia="Arial Unicode MS" w:hAnsi="Arial Unicode MS"/>
          <w:b w:val="1"/>
          <w:bCs w:val="1"/>
          <w:rtl w:val="0"/>
        </w:rPr>
        <w:t xml:space="preserve">【ファネル機能】動画視聴と決済ページの構築</w:t>
      </w:r>
    </w:p>
    <w:p w:rsidR="00000000" w:rsidDel="00000000" w:rsidP="00000000" w:rsidRDefault="00000000" w:rsidRPr="00000000" w14:paraId="00000BEE">
      <w:pPr>
        <w:rPr/>
      </w:pPr>
      <w:r w:rsidDel="00000000" w:rsidR="00000000" w:rsidRPr="00000000">
        <w:rPr>
          <w:rFonts w:ascii="Arial Unicode MS" w:cs="Arial Unicode MS" w:eastAsia="Arial Unicode MS" w:hAnsi="Arial Unicode MS"/>
          <w:rtl w:val="0"/>
        </w:rPr>
        <w:t xml:space="preserve">LPで動画を視聴できるようにしたほか、イベント予約フォームと連携させてセミナーや個別相談の予約ができるようにしました。また、決済ページを作成して商品と紐づけ、スムーズに決済完了まで進めるようにしました。</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b w:val="1"/>
          <w:bCs w:val="1"/>
        </w:rPr>
      </w:pPr>
      <w:r w:rsidDel="00000000" w:rsidR="00000000" w:rsidRPr="00000000">
        <w:rPr>
          <w:rFonts w:ascii="Arial Unicode MS" w:cs="Arial Unicode MS" w:eastAsia="Arial Unicode MS" w:hAnsi="Arial Unicode MS"/>
          <w:b w:val="1"/>
          <w:bCs w:val="1"/>
          <w:rtl w:val="0"/>
        </w:rPr>
        <w:t xml:space="preserve">【商品管理機能】納品の自動化</w:t>
      </w:r>
    </w:p>
    <w:p w:rsidR="00000000" w:rsidDel="00000000" w:rsidP="00000000" w:rsidRDefault="00000000" w:rsidRPr="00000000" w14:paraId="00000BF1">
      <w:pPr>
        <w:rPr/>
      </w:pPr>
      <w:r w:rsidDel="00000000" w:rsidR="00000000" w:rsidRPr="00000000">
        <w:rPr>
          <w:rFonts w:ascii="Arial Unicode MS" w:cs="Arial Unicode MS" w:eastAsia="Arial Unicode MS" w:hAnsi="Arial Unicode MS"/>
          <w:rtl w:val="0"/>
        </w:rPr>
        <w:t xml:space="preserve">商品を登録し、「購入後の動作設定」を活用して、決済完了と同時に会員サイトのログイン情報が自動案内され、即座に閲覧できるように設定しました。</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b w:val="1"/>
          <w:bCs w:val="1"/>
        </w:rPr>
      </w:pPr>
      <w:r w:rsidDel="00000000" w:rsidR="00000000" w:rsidRPr="00000000">
        <w:rPr>
          <w:rFonts w:ascii="Arial Unicode MS" w:cs="Arial Unicode MS" w:eastAsia="Arial Unicode MS" w:hAnsi="Arial Unicode MS"/>
          <w:b w:val="1"/>
          <w:bCs w:val="1"/>
          <w:rtl w:val="0"/>
        </w:rPr>
        <w:t xml:space="preserve">【イベント・予約機能】予約管理</w:t>
      </w:r>
    </w:p>
    <w:p w:rsidR="00000000" w:rsidDel="00000000" w:rsidP="00000000" w:rsidRDefault="00000000" w:rsidRPr="00000000" w14:paraId="00000BF4">
      <w:pPr>
        <w:rPr/>
      </w:pPr>
      <w:r w:rsidDel="00000000" w:rsidR="00000000" w:rsidRPr="00000000">
        <w:rPr>
          <w:rFonts w:ascii="Arial Unicode MS" w:cs="Arial Unicode MS" w:eastAsia="Arial Unicode MS" w:hAnsi="Arial Unicode MS"/>
          <w:rtl w:val="0"/>
        </w:rPr>
        <w:t xml:space="preserve">個別相談およびセミナーの申込フォームを作成しました。これらをファネルのLPと連携させることで、動画視聴からセミナー参加、そして個別相談の予約までをシームレスにつなげました。</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b w:val="1"/>
          <w:bCs w:val="1"/>
        </w:rPr>
      </w:pPr>
      <w:r w:rsidDel="00000000" w:rsidR="00000000" w:rsidRPr="00000000">
        <w:rPr>
          <w:rFonts w:ascii="Arial Unicode MS" w:cs="Arial Unicode MS" w:eastAsia="Arial Unicode MS" w:hAnsi="Arial Unicode MS"/>
          <w:b w:val="1"/>
          <w:bCs w:val="1"/>
          <w:rtl w:val="0"/>
        </w:rPr>
        <w:t xml:space="preserve">【会員サイト機能】講座運営の完全移行</w:t>
      </w:r>
    </w:p>
    <w:p w:rsidR="00000000" w:rsidDel="00000000" w:rsidP="00000000" w:rsidRDefault="00000000" w:rsidRPr="00000000" w14:paraId="00000BF7">
      <w:pPr>
        <w:rPr/>
      </w:pPr>
      <w:r w:rsidDel="00000000" w:rsidR="00000000" w:rsidRPr="00000000">
        <w:rPr>
          <w:rFonts w:ascii="Arial Unicode MS" w:cs="Arial Unicode MS" w:eastAsia="Arial Unicode MS" w:hAnsi="Arial Unicode MS"/>
          <w:rtl w:val="0"/>
        </w:rPr>
        <w:t xml:space="preserve">運営しているオンライン講座の会員サイトをUTAGEに移行し、販売から納品までがシームレスにつながるようにしました。</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b w:val="1"/>
          <w:bCs w:val="1"/>
        </w:rPr>
      </w:pPr>
      <w:r w:rsidDel="00000000" w:rsidR="00000000" w:rsidRPr="00000000">
        <w:rPr>
          <w:rFonts w:ascii="Arial Unicode MS" w:cs="Arial Unicode MS" w:eastAsia="Arial Unicode MS" w:hAnsi="Arial Unicode MS"/>
          <w:b w:val="1"/>
          <w:bCs w:val="1"/>
          <w:rtl w:val="0"/>
        </w:rPr>
        <w:t xml:space="preserve">【メール・LINE配信機能】連絡業務の自動化</w:t>
      </w:r>
    </w:p>
    <w:p w:rsidR="00000000" w:rsidDel="00000000" w:rsidP="00000000" w:rsidRDefault="00000000" w:rsidRPr="00000000" w14:paraId="00000BFA">
      <w:pPr>
        <w:rPr/>
      </w:pPr>
      <w:r w:rsidDel="00000000" w:rsidR="00000000" w:rsidRPr="00000000">
        <w:rPr>
          <w:rFonts w:ascii="Arial Unicode MS" w:cs="Arial Unicode MS" w:eastAsia="Arial Unicode MS" w:hAnsi="Arial Unicode MS"/>
          <w:rtl w:val="0"/>
        </w:rPr>
        <w:t xml:space="preserve">リマインドや個別の返信対応をステップ配信等で自動化し、手動での連絡業務をなくしました。</w:t>
      </w:r>
    </w:p>
    <w:p w:rsidR="00000000" w:rsidDel="00000000" w:rsidP="00000000" w:rsidRDefault="00000000" w:rsidRPr="00000000" w14:paraId="00000BFB">
      <w:pPr>
        <w:pStyle w:val="Heading4"/>
        <w:rPr/>
      </w:pPr>
      <w:bookmarkStart w:colFirst="0" w:colLast="0" w:name="_6x2nbknrm2k3" w:id="405"/>
      <w:bookmarkEnd w:id="405"/>
      <w:r w:rsidDel="00000000" w:rsidR="00000000" w:rsidRPr="00000000">
        <w:rPr>
          <w:rFonts w:ascii="Arial Unicode MS" w:cs="Arial Unicode MS" w:eastAsia="Arial Unicode MS" w:hAnsi="Arial Unicode MS"/>
          <w:rtl w:val="0"/>
        </w:rPr>
        <w:t xml:space="preserve">施策の背景にある戦略・意図</w:t>
      </w:r>
    </w:p>
    <w:p w:rsidR="00000000" w:rsidDel="00000000" w:rsidP="00000000" w:rsidRDefault="00000000" w:rsidRPr="00000000" w14:paraId="00000BFC">
      <w:pPr>
        <w:rPr/>
      </w:pPr>
      <w:r w:rsidDel="00000000" w:rsidR="00000000" w:rsidRPr="00000000">
        <w:rPr>
          <w:rFonts w:ascii="Arial Unicode MS" w:cs="Arial Unicode MS" w:eastAsia="Arial Unicode MS" w:hAnsi="Arial Unicode MS"/>
          <w:rtl w:val="0"/>
        </w:rPr>
        <w:t xml:space="preserve">インスタ運用講座の運営に関するすべてを一箇所に集約することで、管理の利便性を高めるためです。</w:t>
      </w:r>
    </w:p>
    <w:p w:rsidR="00000000" w:rsidDel="00000000" w:rsidP="00000000" w:rsidRDefault="00000000" w:rsidRPr="00000000" w14:paraId="00000BFD">
      <w:pPr>
        <w:pStyle w:val="Heading4"/>
        <w:rPr/>
      </w:pPr>
      <w:bookmarkStart w:colFirst="0" w:colLast="0" w:name="_90mfmjrr03d5" w:id="406"/>
      <w:bookmarkEnd w:id="406"/>
      <w:r w:rsidDel="00000000" w:rsidR="00000000" w:rsidRPr="00000000">
        <w:rPr>
          <w:rFonts w:ascii="Arial Unicode MS" w:cs="Arial Unicode MS" w:eastAsia="Arial Unicode MS" w:hAnsi="Arial Unicode MS"/>
          <w:rtl w:val="0"/>
        </w:rPr>
        <w:t xml:space="preserve">施策を成功させるための「コツ・工夫」</w:t>
      </w:r>
    </w:p>
    <w:p w:rsidR="00000000" w:rsidDel="00000000" w:rsidP="00000000" w:rsidRDefault="00000000" w:rsidRPr="00000000" w14:paraId="00000BFE">
      <w:pPr>
        <w:rPr/>
      </w:pPr>
      <w:r w:rsidDel="00000000" w:rsidR="00000000" w:rsidRPr="00000000">
        <w:rPr>
          <w:rFonts w:ascii="Arial Unicode MS" w:cs="Arial Unicode MS" w:eastAsia="Arial Unicode MS" w:hAnsi="Arial Unicode MS"/>
          <w:rtl w:val="0"/>
        </w:rPr>
        <w:t xml:space="preserve">以前はインスタのストーリーズで直接個別相談を募集していましたが、間にプレミアム動画やセミナーを挟み、教育を行ってから案内するようにしました。</w:t>
      </w:r>
    </w:p>
    <w:p w:rsidR="00000000" w:rsidDel="00000000" w:rsidP="00000000" w:rsidRDefault="00000000" w:rsidRPr="00000000" w14:paraId="00000BFF">
      <w:pPr>
        <w:pStyle w:val="Heading3"/>
        <w:rPr/>
      </w:pPr>
      <w:bookmarkStart w:colFirst="0" w:colLast="0" w:name="_e8cell45mv44" w:id="407"/>
      <w:bookmarkEnd w:id="407"/>
      <w:r w:rsidDel="00000000" w:rsidR="00000000" w:rsidRPr="00000000">
        <w:rPr>
          <w:rFonts w:ascii="Arial Unicode MS" w:cs="Arial Unicode MS" w:eastAsia="Arial Unicode MS" w:hAnsi="Arial Unicode MS"/>
          <w:rtl w:val="0"/>
        </w:rPr>
        <w:t xml:space="preserve">導入後の成果と変化</w:t>
      </w:r>
    </w:p>
    <w:p w:rsidR="00000000" w:rsidDel="00000000" w:rsidP="00000000" w:rsidRDefault="00000000" w:rsidRPr="00000000" w14:paraId="00000C00">
      <w:pPr>
        <w:pStyle w:val="Heading4"/>
        <w:rPr/>
      </w:pPr>
      <w:bookmarkStart w:colFirst="0" w:colLast="0" w:name="_jn2fm13jumc0" w:id="408"/>
      <w:bookmarkEnd w:id="408"/>
      <w:r w:rsidDel="00000000" w:rsidR="00000000" w:rsidRPr="00000000">
        <w:rPr>
          <w:rFonts w:ascii="Arial Unicode MS" w:cs="Arial Unicode MS" w:eastAsia="Arial Unicode MS" w:hAnsi="Arial Unicode MS"/>
          <w:rtl w:val="0"/>
        </w:rPr>
        <w:t xml:space="preserve">具体的な成果</w:t>
      </w:r>
    </w:p>
    <w:p w:rsidR="00000000" w:rsidDel="00000000" w:rsidP="00000000" w:rsidRDefault="00000000" w:rsidRPr="00000000" w14:paraId="00000C01">
      <w:pPr>
        <w:rPr/>
      </w:pPr>
      <w:r w:rsidDel="00000000" w:rsidR="00000000" w:rsidRPr="00000000">
        <w:rPr>
          <w:rFonts w:ascii="Arial Unicode MS" w:cs="Arial Unicode MS" w:eastAsia="Arial Unicode MS" w:hAnsi="Arial Unicode MS"/>
          <w:rtl w:val="0"/>
        </w:rPr>
        <w:t xml:space="preserve">インスタ運用講座の運営をUTAGEで自動化した結果、次のような成果が出ました。</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numPr>
          <w:ilvl w:val="0"/>
          <w:numId w:val="86"/>
        </w:numPr>
        <w:ind w:left="720" w:hanging="360"/>
      </w:pPr>
      <w:r w:rsidDel="00000000" w:rsidR="00000000" w:rsidRPr="00000000">
        <w:rPr>
          <w:rFonts w:ascii="Arial Unicode MS" w:cs="Arial Unicode MS" w:eastAsia="Arial Unicode MS" w:hAnsi="Arial Unicode MS"/>
          <w:rtl w:val="0"/>
        </w:rPr>
        <w:t xml:space="preserve">個別相談の申込数：約2倍</w:t>
      </w:r>
    </w:p>
    <w:p w:rsidR="00000000" w:rsidDel="00000000" w:rsidP="00000000" w:rsidRDefault="00000000" w:rsidRPr="00000000" w14:paraId="00000C04">
      <w:pPr>
        <w:numPr>
          <w:ilvl w:val="0"/>
          <w:numId w:val="86"/>
        </w:numPr>
        <w:ind w:left="720" w:hanging="360"/>
      </w:pPr>
      <w:r w:rsidDel="00000000" w:rsidR="00000000" w:rsidRPr="00000000">
        <w:rPr>
          <w:rFonts w:ascii="Arial Unicode MS" w:cs="Arial Unicode MS" w:eastAsia="Arial Unicode MS" w:hAnsi="Arial Unicode MS"/>
          <w:rtl w:val="0"/>
        </w:rPr>
        <w:t xml:space="preserve">成約後の事務対応：3〜4回のラリー → ほぼゼロ</w:t>
      </w:r>
    </w:p>
    <w:p w:rsidR="00000000" w:rsidDel="00000000" w:rsidP="00000000" w:rsidRDefault="00000000" w:rsidRPr="00000000" w14:paraId="00000C05">
      <w:pPr>
        <w:numPr>
          <w:ilvl w:val="0"/>
          <w:numId w:val="86"/>
        </w:numPr>
        <w:ind w:left="720" w:hanging="360"/>
      </w:pPr>
      <w:r w:rsidDel="00000000" w:rsidR="00000000" w:rsidRPr="00000000">
        <w:rPr>
          <w:rFonts w:ascii="Arial Unicode MS" w:cs="Arial Unicode MS" w:eastAsia="Arial Unicode MS" w:hAnsi="Arial Unicode MS"/>
          <w:rtl w:val="0"/>
        </w:rPr>
        <w:t xml:space="preserve">リマインド対応：手動 → 完全自動化</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Fonts w:ascii="Arial Unicode MS" w:cs="Arial Unicode MS" w:eastAsia="Arial Unicode MS" w:hAnsi="Arial Unicode MS"/>
          <w:rtl w:val="0"/>
        </w:rPr>
        <w:t xml:space="preserve">個別相談の前に「教育」のステップを組み込んだことで、より高い熱量で参加してもらえるようになり、結果として申込数が倍増しました。また、決済後の事務連絡やリマインド対応をすべてシステムに任せたことで、手動対応の手間や精神的な負担を大幅に削減できています。</w:t>
      </w:r>
    </w:p>
    <w:p w:rsidR="00000000" w:rsidDel="00000000" w:rsidP="00000000" w:rsidRDefault="00000000" w:rsidRPr="00000000" w14:paraId="00000C08">
      <w:pPr>
        <w:pStyle w:val="Heading4"/>
        <w:rPr/>
      </w:pPr>
      <w:bookmarkStart w:colFirst="0" w:colLast="0" w:name="_m3iihqi59ai4" w:id="409"/>
      <w:bookmarkEnd w:id="409"/>
      <w:r w:rsidDel="00000000" w:rsidR="00000000" w:rsidRPr="00000000">
        <w:rPr>
          <w:rFonts w:ascii="Arial Unicode MS" w:cs="Arial Unicode MS" w:eastAsia="Arial Unicode MS" w:hAnsi="Arial Unicode MS"/>
          <w:rtl w:val="0"/>
        </w:rPr>
        <w:t xml:space="preserve">実感できた変化</w:t>
      </w:r>
    </w:p>
    <w:p w:rsidR="00000000" w:rsidDel="00000000" w:rsidP="00000000" w:rsidRDefault="00000000" w:rsidRPr="00000000" w14:paraId="00000C09">
      <w:pPr>
        <w:rPr/>
      </w:pPr>
      <w:r w:rsidDel="00000000" w:rsidR="00000000" w:rsidRPr="00000000">
        <w:rPr>
          <w:rFonts w:ascii="Arial Unicode MS" w:cs="Arial Unicode MS" w:eastAsia="Arial Unicode MS" w:hAnsi="Arial Unicode MS"/>
          <w:rtl w:val="0"/>
        </w:rPr>
        <w:t xml:space="preserve">以前はリマインドも手動で送っていたため、常に通知を気にしていました。しかし、自動で返信対応ができるようになったことで、気持ちも手間も楽になりました。</w:t>
      </w:r>
    </w:p>
    <w:p w:rsidR="00000000" w:rsidDel="00000000" w:rsidP="00000000" w:rsidRDefault="00000000" w:rsidRPr="00000000" w14:paraId="00000C0A">
      <w:pPr>
        <w:pStyle w:val="Heading4"/>
        <w:rPr/>
      </w:pPr>
      <w:bookmarkStart w:colFirst="0" w:colLast="0" w:name="_4912xie8zkw3" w:id="410"/>
      <w:bookmarkEnd w:id="410"/>
      <w:r w:rsidDel="00000000" w:rsidR="00000000" w:rsidRPr="00000000">
        <w:rPr>
          <w:rFonts w:ascii="Arial Unicode MS" w:cs="Arial Unicode MS" w:eastAsia="Arial Unicode MS" w:hAnsi="Arial Unicode MS"/>
          <w:rtl w:val="0"/>
        </w:rPr>
        <w:t xml:space="preserve">今後の事業展望</w:t>
      </w:r>
    </w:p>
    <w:p w:rsidR="00000000" w:rsidDel="00000000" w:rsidP="00000000" w:rsidRDefault="00000000" w:rsidRPr="00000000" w14:paraId="00000C0B">
      <w:pPr>
        <w:rPr/>
      </w:pPr>
      <w:r w:rsidDel="00000000" w:rsidR="00000000" w:rsidRPr="00000000">
        <w:rPr>
          <w:rFonts w:ascii="Arial Unicode MS" w:cs="Arial Unicode MS" w:eastAsia="Arial Unicode MS" w:hAnsi="Arial Unicode MS"/>
          <w:rtl w:val="0"/>
        </w:rPr>
        <w:t xml:space="preserve">インスタ運用講座のローンチを通じて、自動化を含めた管理の仕方もわかってきました。今後はこの経験を活かし、別ジャンルで新たなサービスも立ち上げようと思っています。</w:t>
      </w:r>
    </w:p>
    <w:p w:rsidR="00000000" w:rsidDel="00000000" w:rsidP="00000000" w:rsidRDefault="00000000" w:rsidRPr="00000000" w14:paraId="00000C0C">
      <w:pPr>
        <w:pStyle w:val="Heading3"/>
        <w:rPr/>
      </w:pPr>
      <w:bookmarkStart w:colFirst="0" w:colLast="0" w:name="_czfguryqnxb" w:id="411"/>
      <w:bookmarkEnd w:id="411"/>
      <w:r w:rsidDel="00000000" w:rsidR="00000000" w:rsidRPr="00000000">
        <w:rPr>
          <w:rFonts w:ascii="Arial Unicode MS" w:cs="Arial Unicode MS" w:eastAsia="Arial Unicode MS" w:hAnsi="Arial Unicode MS"/>
          <w:rtl w:val="0"/>
        </w:rPr>
        <w:t xml:space="preserve">UTAGEユーザーへのメッセージ</w:t>
      </w:r>
    </w:p>
    <w:p w:rsidR="00000000" w:rsidDel="00000000" w:rsidP="00000000" w:rsidRDefault="00000000" w:rsidRPr="00000000" w14:paraId="00000C0D">
      <w:pPr>
        <w:rPr/>
      </w:pPr>
      <w:r w:rsidDel="00000000" w:rsidR="00000000" w:rsidRPr="00000000">
        <w:rPr>
          <w:rFonts w:ascii="Arial Unicode MS" w:cs="Arial Unicode MS" w:eastAsia="Arial Unicode MS" w:hAnsi="Arial Unicode MS"/>
          <w:rtl w:val="0"/>
        </w:rPr>
        <w:t xml:space="preserve">初めは操作が難しそうだと感じましたが、検索すれば詳しいサポートページが出てきますし、つまずいても自力で解決しながら進めることができました。</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Fonts w:ascii="Arial Unicode MS" w:cs="Arial Unicode MS" w:eastAsia="Arial Unicode MS" w:hAnsi="Arial Unicode MS"/>
          <w:rtl w:val="0"/>
        </w:rPr>
        <w:t xml:space="preserve">導入することで確実に事業展開がしやすくなりますし、自動化できることで安心感もあります。自分の時間を作り、新たな事業に集中するためにも、UTAGEの導入は全力でおすすめしたいです！</w:t>
      </w:r>
    </w:p>
    <w:p w:rsidR="00000000" w:rsidDel="00000000" w:rsidP="00000000" w:rsidRDefault="00000000" w:rsidRPr="00000000" w14:paraId="00000C10">
      <w:pPr>
        <w:pStyle w:val="Heading3"/>
        <w:rPr/>
      </w:pPr>
      <w:bookmarkStart w:colFirst="0" w:colLast="0" w:name="_8stpl5irm0fh" w:id="412"/>
      <w:bookmarkEnd w:id="412"/>
      <w:r w:rsidDel="00000000" w:rsidR="00000000" w:rsidRPr="00000000">
        <w:rPr>
          <w:rFonts w:ascii="Arial Unicode MS" w:cs="Arial Unicode MS" w:eastAsia="Arial Unicode MS" w:hAnsi="Arial Unicode MS"/>
          <w:rtl w:val="0"/>
        </w:rPr>
        <w:t xml:space="preserve">UTAGE運営者コメント</w:t>
      </w:r>
    </w:p>
    <w:p w:rsidR="00000000" w:rsidDel="00000000" w:rsidP="00000000" w:rsidRDefault="00000000" w:rsidRPr="00000000" w14:paraId="00000C11">
      <w:pPr>
        <w:rPr/>
      </w:pPr>
      <w:r w:rsidDel="00000000" w:rsidR="00000000" w:rsidRPr="00000000">
        <w:rPr>
          <w:rFonts w:ascii="Arial Unicode MS" w:cs="Arial Unicode MS" w:eastAsia="Arial Unicode MS" w:hAnsi="Arial Unicode MS"/>
          <w:rtl w:val="0"/>
        </w:rPr>
        <w:t xml:space="preserve">インスタグラムなどのSNS集客において、DM返信や日程調整といった「手動対応」が事業拡大のボトルネックになるケースは非常に多いです。インスタマーケ会社様は、UTAGEの機能をフル活用してこれらを一元管理することで、事務負担を限りなくゼロに近づけられました。</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Fonts w:ascii="Arial Unicode MS" w:cs="Arial Unicode MS" w:eastAsia="Arial Unicode MS" w:hAnsi="Arial Unicode MS"/>
          <w:rtl w:val="0"/>
        </w:rPr>
        <w:t xml:space="preserve">この事例で特筆すべきは、単なる効率化だけでなく、申込数を約2倍に伸ばしている点です。その勝因は、ストーリーズでの直接募集から、一度「プレミアム動画」や「セミナー」を挟むフローに変更し、見込み客の関心・信頼を高める「教育」の工程を仕組み化したことにあると考えられます。</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Fonts w:ascii="Arial Unicode MS" w:cs="Arial Unicode MS" w:eastAsia="Arial Unicode MS" w:hAnsi="Arial Unicode MS"/>
          <w:rtl w:val="0"/>
        </w:rPr>
        <w:t xml:space="preserve">「イベント・予約機能」でセミナーや個別相談の枠を管理し、そこに至るまでの動線を「ファネル機能」でつなぐ。本事例は、適切な仕組み化を行えば、「事務負担の大幅な削減」と「売上の向上」は十分に両立できるということを証明してくれました。</w:t>
      </w:r>
    </w:p>
    <w:p w:rsidR="00000000" w:rsidDel="00000000" w:rsidP="00000000" w:rsidRDefault="00000000" w:rsidRPr="00000000" w14:paraId="00000C16">
      <w:pPr>
        <w:pStyle w:val="Heading4"/>
        <w:rPr/>
      </w:pPr>
      <w:bookmarkStart w:colFirst="0" w:colLast="0" w:name="_7brlsxz904is" w:id="413"/>
      <w:bookmarkEnd w:id="413"/>
      <w:r w:rsidDel="00000000" w:rsidR="00000000" w:rsidRPr="00000000">
        <w:rPr>
          <w:rFonts w:ascii="Arial Unicode MS" w:cs="Arial Unicode MS" w:eastAsia="Arial Unicode MS" w:hAnsi="Arial Unicode MS"/>
          <w:rtl w:val="0"/>
        </w:rPr>
        <w:t xml:space="preserve">明日からできる3つのアクション</w:t>
      </w:r>
    </w:p>
    <w:p w:rsidR="00000000" w:rsidDel="00000000" w:rsidP="00000000" w:rsidRDefault="00000000" w:rsidRPr="00000000" w14:paraId="00000C17">
      <w:pPr>
        <w:rPr/>
      </w:pPr>
      <w:r w:rsidDel="00000000" w:rsidR="00000000" w:rsidRPr="00000000">
        <w:rPr>
          <w:rFonts w:ascii="Arial Unicode MS" w:cs="Arial Unicode MS" w:eastAsia="Arial Unicode MS" w:hAnsi="Arial Unicode MS"/>
          <w:rtl w:val="0"/>
        </w:rPr>
        <w:t xml:space="preserve">以下の3つの中から、今のあなたにできそうなものを1つ選んで実践してみてください。</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numPr>
          <w:ilvl w:val="0"/>
          <w:numId w:val="95"/>
        </w:numPr>
        <w:ind w:left="720" w:hanging="360"/>
        <w:rPr>
          <w:u w:val="none"/>
        </w:rPr>
      </w:pPr>
      <w:r w:rsidDel="00000000" w:rsidR="00000000" w:rsidRPr="00000000">
        <w:rPr>
          <w:rFonts w:ascii="Arial Unicode MS" w:cs="Arial Unicode MS" w:eastAsia="Arial Unicode MS" w:hAnsi="Arial Unicode MS"/>
          <w:b w:val="1"/>
          <w:bCs w:val="1"/>
          <w:rtl w:val="0"/>
        </w:rPr>
        <w:t xml:space="preserve">【現状把握】手動業務の洗い出し</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DM返信、日程調整、入金確認など、現在「手動」で行っている業務をすべて書き出し、UTAGEで自動化できる部分がないか確認する。</w:t>
      </w:r>
    </w:p>
    <w:p w:rsidR="00000000" w:rsidDel="00000000" w:rsidP="00000000" w:rsidRDefault="00000000" w:rsidRPr="00000000" w14:paraId="00000C1A">
      <w:pPr>
        <w:ind w:left="720" w:firstLine="0"/>
        <w:rPr/>
      </w:pPr>
      <w:r w:rsidDel="00000000" w:rsidR="00000000" w:rsidRPr="00000000">
        <w:rPr>
          <w:rtl w:val="0"/>
        </w:rPr>
      </w:r>
    </w:p>
    <w:p w:rsidR="00000000" w:rsidDel="00000000" w:rsidP="00000000" w:rsidRDefault="00000000" w:rsidRPr="00000000" w14:paraId="00000C1B">
      <w:pPr>
        <w:numPr>
          <w:ilvl w:val="0"/>
          <w:numId w:val="95"/>
        </w:numPr>
        <w:ind w:left="720" w:hanging="360"/>
        <w:rPr>
          <w:u w:val="none"/>
        </w:rPr>
      </w:pPr>
      <w:r w:rsidDel="00000000" w:rsidR="00000000" w:rsidRPr="00000000">
        <w:rPr>
          <w:rFonts w:ascii="Arial Unicode MS" w:cs="Arial Unicode MS" w:eastAsia="Arial Unicode MS" w:hAnsi="Arial Unicode MS"/>
          <w:b w:val="1"/>
          <w:bCs w:val="1"/>
          <w:rtl w:val="0"/>
        </w:rPr>
        <w:t xml:space="preserve">【予約受付】申込フォームの作成</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「イベント・予約機能」を使って個別相談やセミナーのイベントを作成し、インスタから申し込みができる申込フォームを用意する。</w:t>
      </w:r>
    </w:p>
    <w:p w:rsidR="00000000" w:rsidDel="00000000" w:rsidP="00000000" w:rsidRDefault="00000000" w:rsidRPr="00000000" w14:paraId="00000C1C">
      <w:pPr>
        <w:ind w:left="720" w:firstLine="0"/>
        <w:rPr/>
      </w:pPr>
      <w:r w:rsidDel="00000000" w:rsidR="00000000" w:rsidRPr="00000000">
        <w:rPr>
          <w:rtl w:val="0"/>
        </w:rPr>
      </w:r>
    </w:p>
    <w:p w:rsidR="00000000" w:rsidDel="00000000" w:rsidP="00000000" w:rsidRDefault="00000000" w:rsidRPr="00000000" w14:paraId="00000C1D">
      <w:pPr>
        <w:numPr>
          <w:ilvl w:val="0"/>
          <w:numId w:val="95"/>
        </w:numPr>
        <w:ind w:left="720" w:hanging="360"/>
        <w:rPr>
          <w:u w:val="none"/>
        </w:rPr>
      </w:pPr>
      <w:r w:rsidDel="00000000" w:rsidR="00000000" w:rsidRPr="00000000">
        <w:rPr>
          <w:rFonts w:ascii="Arial Unicode MS" w:cs="Arial Unicode MS" w:eastAsia="Arial Unicode MS" w:hAnsi="Arial Unicode MS"/>
          <w:b w:val="1"/>
          <w:bCs w:val="1"/>
          <w:rtl w:val="0"/>
        </w:rPr>
        <w:t xml:space="preserve">【コンテンツ準備】教育動画の用意</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いきなり個別相談へ誘導せず、その前段階で信頼構築を行うための「教育動画」を1本用意し、ファネルに組み込む。</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C20">
      <w:pPr>
        <w:pStyle w:val="Heading1"/>
        <w:rPr/>
      </w:pPr>
      <w:bookmarkStart w:colFirst="0" w:colLast="0" w:name="_sts0191mzaje" w:id="414"/>
      <w:bookmarkEnd w:id="414"/>
      <w:r w:rsidDel="00000000" w:rsidR="00000000" w:rsidRPr="00000000">
        <w:rPr>
          <w:rFonts w:ascii="Arial Unicode MS" w:cs="Arial Unicode MS" w:eastAsia="Arial Unicode MS" w:hAnsi="Arial Unicode MS"/>
          <w:rtl w:val="0"/>
        </w:rPr>
        <w:t xml:space="preserve">矢野 徹 様</w:t>
      </w:r>
    </w:p>
    <w:p w:rsidR="00000000" w:rsidDel="00000000" w:rsidP="00000000" w:rsidRDefault="00000000" w:rsidRPr="00000000" w14:paraId="00000C21">
      <w:pPr>
        <w:rPr/>
      </w:pPr>
      <w:r w:rsidDel="00000000" w:rsidR="00000000" w:rsidRPr="00000000">
        <w:rPr>
          <w:rFonts w:ascii="Arial Unicode MS" w:cs="Arial Unicode MS" w:eastAsia="Arial Unicode MS" w:hAnsi="Arial Unicode MS"/>
          <w:rtl w:val="0"/>
        </w:rPr>
        <w:t xml:space="preserve">（釣りジャンル「アジング」のコンテンツ販売・ガイド）</w:t>
      </w:r>
    </w:p>
    <w:p w:rsidR="00000000" w:rsidDel="00000000" w:rsidP="00000000" w:rsidRDefault="00000000" w:rsidRPr="00000000" w14:paraId="00000C22">
      <w:pPr>
        <w:pStyle w:val="Heading2"/>
        <w:rPr/>
      </w:pPr>
      <w:bookmarkStart w:colFirst="0" w:colLast="0" w:name="_l1aanlvfl55w" w:id="415"/>
      <w:bookmarkEnd w:id="415"/>
      <w:r w:rsidDel="00000000" w:rsidR="00000000" w:rsidRPr="00000000">
        <w:rPr>
          <w:rFonts w:ascii="Arial Unicode MS" w:cs="Arial Unicode MS" w:eastAsia="Arial Unicode MS" w:hAnsi="Arial Unicode MS"/>
          <w:rtl w:val="0"/>
        </w:rPr>
        <w:t xml:space="preserve">セールスレターだけの販売から脱却</w:t>
        <w:br w:type="textWrapping"/>
        <w:t xml:space="preserve">動画の"教育効果”で成約率を2倍に高めた</w:t>
        <w:br w:type="textWrapping"/>
        <w:t xml:space="preserve">「プロダクトローンチ」ファネル戦略</w:t>
      </w:r>
    </w:p>
    <w:p w:rsidR="00000000" w:rsidDel="00000000" w:rsidP="00000000" w:rsidRDefault="00000000" w:rsidRPr="00000000" w14:paraId="00000C23">
      <w:pPr>
        <w:numPr>
          <w:ilvl w:val="0"/>
          <w:numId w:val="108"/>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成約率アップ：約2倍</w:t>
      </w:r>
    </w:p>
    <w:p w:rsidR="00000000" w:rsidDel="00000000" w:rsidP="00000000" w:rsidRDefault="00000000" w:rsidRPr="00000000" w14:paraId="00000C24">
      <w:pPr>
        <w:numPr>
          <w:ilvl w:val="0"/>
          <w:numId w:val="108"/>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成約率：最大20%</w:t>
      </w:r>
    </w:p>
    <w:p w:rsidR="00000000" w:rsidDel="00000000" w:rsidP="00000000" w:rsidRDefault="00000000" w:rsidRPr="00000000" w14:paraId="00000C25">
      <w:pPr>
        <w:numPr>
          <w:ilvl w:val="0"/>
          <w:numId w:val="108"/>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販売本数：94本（1プロモーション）</w:t>
      </w:r>
    </w:p>
    <w:p w:rsidR="00000000" w:rsidDel="00000000" w:rsidP="00000000" w:rsidRDefault="00000000" w:rsidRPr="00000000" w14:paraId="00000C26">
      <w:pPr>
        <w:pStyle w:val="Heading3"/>
        <w:rPr/>
      </w:pPr>
      <w:bookmarkStart w:colFirst="0" w:colLast="0" w:name="_9z90vjhfygww" w:id="416"/>
      <w:bookmarkEnd w:id="416"/>
      <w:r w:rsidDel="00000000" w:rsidR="00000000" w:rsidRPr="00000000">
        <w:rPr>
          <w:rFonts w:ascii="Arial Unicode MS" w:cs="Arial Unicode MS" w:eastAsia="Arial Unicode MS" w:hAnsi="Arial Unicode MS"/>
          <w:rtl w:val="0"/>
        </w:rPr>
        <w:t xml:space="preserve">この事例のポイント</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b w:val="1"/>
          <w:bCs w:val="1"/>
        </w:rPr>
      </w:pPr>
      <w:r w:rsidDel="00000000" w:rsidR="00000000" w:rsidRPr="00000000">
        <w:rPr>
          <w:rFonts w:ascii="Arial Unicode MS" w:cs="Arial Unicode MS" w:eastAsia="Arial Unicode MS" w:hAnsi="Arial Unicode MS"/>
          <w:b w:val="1"/>
          <w:bCs w:val="1"/>
          <w:rtl w:val="0"/>
        </w:rPr>
        <w:t xml:space="preserve">「教育動画」＋「セールスレター」なら、自動化しても成約率2倍を実現できる</w:t>
      </w:r>
    </w:p>
    <w:p w:rsidR="00000000" w:rsidDel="00000000" w:rsidP="00000000" w:rsidRDefault="00000000" w:rsidRPr="00000000" w14:paraId="00000C29">
      <w:pPr>
        <w:rPr>
          <w:b w:val="1"/>
          <w:bCs w:val="1"/>
        </w:rPr>
      </w:pPr>
      <w:r w:rsidDel="00000000" w:rsidR="00000000" w:rsidRPr="00000000">
        <w:rPr>
          <w:rtl w:val="0"/>
        </w:rPr>
      </w:r>
    </w:p>
    <w:p w:rsidR="00000000" w:rsidDel="00000000" w:rsidP="00000000" w:rsidRDefault="00000000" w:rsidRPr="00000000" w14:paraId="00000C2A">
      <w:pPr>
        <w:rPr/>
      </w:pPr>
      <w:r w:rsidDel="00000000" w:rsidR="00000000" w:rsidRPr="00000000">
        <w:rPr>
          <w:rFonts w:ascii="Arial Unicode MS" w:cs="Arial Unicode MS" w:eastAsia="Arial Unicode MS" w:hAnsi="Arial Unicode MS"/>
          <w:rtl w:val="0"/>
        </w:rPr>
        <w:t xml:space="preserve">「文章だけのセールスレターでは、商品が売れにくくなってきた…」と感じていませんか？</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Fonts w:ascii="Arial Unicode MS" w:cs="Arial Unicode MS" w:eastAsia="Arial Unicode MS" w:hAnsi="Arial Unicode MS"/>
          <w:rtl w:val="0"/>
        </w:rPr>
        <w:t xml:space="preserve">ここでご紹介するのは、テキスト中心の販売手法から、複数の動画で教育してからオファーを提示する「プロダクトローンチ」形式へ切り替え、成約率を約2倍に高めた矢野様の事例です。</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Fonts w:ascii="Arial Unicode MS" w:cs="Arial Unicode MS" w:eastAsia="Arial Unicode MS" w:hAnsi="Arial Unicode MS"/>
          <w:rtl w:val="0"/>
        </w:rPr>
        <w:t xml:space="preserve">矢野様は、UTAGEを活用して「教育動画」と「セールスレター」を組み合わせる仕組みを構築。いきなり売るのではなく、動画で価値を十分に伝えてからセールスレターを見せることで、自動化しながらも高い成約率を実現されました。</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Fonts w:ascii="Arial Unicode MS" w:cs="Arial Unicode MS" w:eastAsia="Arial Unicode MS" w:hAnsi="Arial Unicode MS"/>
          <w:rtl w:val="0"/>
        </w:rPr>
        <w:t xml:space="preserve">「セールスレターの反応が落ちている」「動画を取り入れて成約率を高めたい」という方に、動画を活用して成約率を高める自動化ファネルのヒントをお届けします。</w:t>
      </w:r>
    </w:p>
    <w:p w:rsidR="00000000" w:rsidDel="00000000" w:rsidP="00000000" w:rsidRDefault="00000000" w:rsidRPr="00000000" w14:paraId="00000C31">
      <w:pPr>
        <w:pStyle w:val="Heading3"/>
        <w:rPr/>
      </w:pPr>
      <w:bookmarkStart w:colFirst="0" w:colLast="0" w:name="_9g1pyfw11749" w:id="417"/>
      <w:bookmarkEnd w:id="417"/>
      <w:r w:rsidDel="00000000" w:rsidR="00000000" w:rsidRPr="00000000">
        <w:rPr>
          <w:rFonts w:ascii="Arial Unicode MS" w:cs="Arial Unicode MS" w:eastAsia="Arial Unicode MS" w:hAnsi="Arial Unicode MS"/>
          <w:rtl w:val="0"/>
        </w:rPr>
        <w:t xml:space="preserve">事業概要</w:t>
      </w:r>
    </w:p>
    <w:p w:rsidR="00000000" w:rsidDel="00000000" w:rsidP="00000000" w:rsidRDefault="00000000" w:rsidRPr="00000000" w14:paraId="00000C32">
      <w:pPr>
        <w:rPr/>
      </w:pPr>
      <w:r w:rsidDel="00000000" w:rsidR="00000000" w:rsidRPr="00000000">
        <w:rPr>
          <w:rFonts w:ascii="Arial Unicode MS" w:cs="Arial Unicode MS" w:eastAsia="Arial Unicode MS" w:hAnsi="Arial Unicode MS"/>
          <w:rtl w:val="0"/>
        </w:rPr>
        <w:t xml:space="preserve">釣りの「アジング」というジャンルに特化し、より多くのアジを釣るためのコンテンツ販売およびガイド事業を展開。</w:t>
      </w:r>
    </w:p>
    <w:p w:rsidR="00000000" w:rsidDel="00000000" w:rsidP="00000000" w:rsidRDefault="00000000" w:rsidRPr="00000000" w14:paraId="00000C33">
      <w:pPr>
        <w:pStyle w:val="Heading3"/>
        <w:rPr/>
      </w:pPr>
      <w:bookmarkStart w:colFirst="0" w:colLast="0" w:name="_kfuq0xl7m6vn" w:id="418"/>
      <w:bookmarkEnd w:id="418"/>
      <w:r w:rsidDel="00000000" w:rsidR="00000000" w:rsidRPr="00000000">
        <w:rPr>
          <w:rFonts w:ascii="Arial Unicode MS" w:cs="Arial Unicode MS" w:eastAsia="Arial Unicode MS" w:hAnsi="Arial Unicode MS"/>
          <w:rtl w:val="0"/>
        </w:rPr>
        <w:t xml:space="preserve">導入前のビジネス課題</w:t>
      </w:r>
    </w:p>
    <w:p w:rsidR="00000000" w:rsidDel="00000000" w:rsidP="00000000" w:rsidRDefault="00000000" w:rsidRPr="00000000" w14:paraId="00000C34">
      <w:pPr>
        <w:rPr/>
      </w:pPr>
      <w:r w:rsidDel="00000000" w:rsidR="00000000" w:rsidRPr="00000000">
        <w:rPr>
          <w:rFonts w:ascii="Arial Unicode MS" w:cs="Arial Unicode MS" w:eastAsia="Arial Unicode MS" w:hAnsi="Arial Unicode MS"/>
          <w:rtl w:val="0"/>
        </w:rPr>
        <w:t xml:space="preserve">以前はマイスピー（MyASP）を使用し、リスト獲得から教育、そしてセールスレターでの販売までの一連の流れを仕組み化していました。</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Fonts w:ascii="Arial Unicode MS" w:cs="Arial Unicode MS" w:eastAsia="Arial Unicode MS" w:hAnsi="Arial Unicode MS"/>
          <w:rtl w:val="0"/>
        </w:rPr>
        <w:t xml:space="preserve">しかし、近年主流となっている「エバーグリーンファネル」や「VSL（ビデオセールスレター）」といった、動画を活用した販売手法を取り入れて売上を伸ばしたいと考えた際、既存の環境では実装が難しく、実現するには他のツールを追加で契約する必要がありました。</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Fonts w:ascii="Arial Unicode MS" w:cs="Arial Unicode MS" w:eastAsia="Arial Unicode MS" w:hAnsi="Arial Unicode MS"/>
          <w:rtl w:val="0"/>
        </w:rPr>
        <w:t xml:space="preserve">そうなると、コストがかさむ上に、複数のツールを契約しなければならず、管理も複雑になってしまいます。「コストや契約の手間を増やさずに、新しい手法を取り入れたい」というのが、当時の悩みでした。</w:t>
      </w:r>
    </w:p>
    <w:p w:rsidR="00000000" w:rsidDel="00000000" w:rsidP="00000000" w:rsidRDefault="00000000" w:rsidRPr="00000000" w14:paraId="00000C39">
      <w:pPr>
        <w:pStyle w:val="Heading3"/>
        <w:rPr/>
      </w:pPr>
      <w:bookmarkStart w:colFirst="0" w:colLast="0" w:name="_50eih5coakgf" w:id="419"/>
      <w:bookmarkEnd w:id="419"/>
      <w:r w:rsidDel="00000000" w:rsidR="00000000" w:rsidRPr="00000000">
        <w:rPr>
          <w:rFonts w:ascii="Arial Unicode MS" w:cs="Arial Unicode MS" w:eastAsia="Arial Unicode MS" w:hAnsi="Arial Unicode MS"/>
          <w:rtl w:val="0"/>
        </w:rPr>
        <w:t xml:space="preserve">課題解決のUTAGE活用法</w:t>
      </w:r>
    </w:p>
    <w:p w:rsidR="00000000" w:rsidDel="00000000" w:rsidP="00000000" w:rsidRDefault="00000000" w:rsidRPr="00000000" w14:paraId="00000C3A">
      <w:pPr>
        <w:rPr/>
      </w:pPr>
      <w:r w:rsidDel="00000000" w:rsidR="00000000" w:rsidRPr="00000000">
        <w:rPr>
          <w:rFonts w:ascii="Arial Unicode MS" w:cs="Arial Unicode MS" w:eastAsia="Arial Unicode MS" w:hAnsi="Arial Unicode MS"/>
          <w:rtl w:val="0"/>
        </w:rPr>
        <w:t xml:space="preserve">この課題を解決するため、UTAGEを活用して、動画教育を主軸とした「プロダクトローンチファネル」を構築しました。</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Fonts w:ascii="Arial Unicode MS" w:cs="Arial Unicode MS" w:eastAsia="Arial Unicode MS" w:hAnsi="Arial Unicode MS"/>
          <w:rtl w:val="0"/>
        </w:rPr>
        <w:t xml:space="preserve">複数の動画を順番に見せることで見込み客にしっかりと教育を行い、価値が十分に伝わったタイミングでセールスレターを表示させる仕組みを、複雑なツール連携なしで実現しています。</w:t>
      </w:r>
    </w:p>
    <w:p w:rsidR="00000000" w:rsidDel="00000000" w:rsidP="00000000" w:rsidRDefault="00000000" w:rsidRPr="00000000" w14:paraId="00000C3D">
      <w:pPr>
        <w:pStyle w:val="Heading4"/>
        <w:rPr/>
      </w:pPr>
      <w:bookmarkStart w:colFirst="0" w:colLast="0" w:name="_b8pzkln5btfu" w:id="420"/>
      <w:bookmarkEnd w:id="420"/>
      <w:r w:rsidDel="00000000" w:rsidR="00000000" w:rsidRPr="00000000">
        <w:rPr>
          <w:rFonts w:ascii="Arial Unicode MS" w:cs="Arial Unicode MS" w:eastAsia="Arial Unicode MS" w:hAnsi="Arial Unicode MS"/>
          <w:rtl w:val="0"/>
        </w:rPr>
        <w:t xml:space="preserve">成果につながったファネル全体像</w:t>
      </w:r>
    </w:p>
    <w:p w:rsidR="00000000" w:rsidDel="00000000" w:rsidP="00000000" w:rsidRDefault="00000000" w:rsidRPr="00000000" w14:paraId="00000C3E">
      <w:pPr>
        <w:rPr/>
      </w:pPr>
      <w:r w:rsidDel="00000000" w:rsidR="00000000" w:rsidRPr="00000000">
        <w:rPr>
          <w:rFonts w:ascii="Arial Unicode MS" w:cs="Arial Unicode MS" w:eastAsia="Arial Unicode MS" w:hAnsi="Arial Unicode MS"/>
          <w:rtl w:val="0"/>
        </w:rPr>
        <w:t xml:space="preserve">①Meta広告・YouTubeチャンネル</w:t>
      </w:r>
    </w:p>
    <w:p w:rsidR="00000000" w:rsidDel="00000000" w:rsidP="00000000" w:rsidRDefault="00000000" w:rsidRPr="00000000" w14:paraId="00000C3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40">
      <w:pPr>
        <w:rPr/>
      </w:pPr>
      <w:r w:rsidDel="00000000" w:rsidR="00000000" w:rsidRPr="00000000">
        <w:rPr>
          <w:rFonts w:ascii="Arial Unicode MS" w:cs="Arial Unicode MS" w:eastAsia="Arial Unicode MS" w:hAnsi="Arial Unicode MS"/>
          <w:rtl w:val="0"/>
        </w:rPr>
        <w:t xml:space="preserve">②LP：メールアドレス登録（オファー：動画コンテンツ）</w:t>
      </w:r>
    </w:p>
    <w:p w:rsidR="00000000" w:rsidDel="00000000" w:rsidP="00000000" w:rsidRDefault="00000000" w:rsidRPr="00000000" w14:paraId="00000C4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42">
      <w:pPr>
        <w:rPr/>
      </w:pPr>
      <w:r w:rsidDel="00000000" w:rsidR="00000000" w:rsidRPr="00000000">
        <w:rPr>
          <w:rFonts w:ascii="Arial Unicode MS" w:cs="Arial Unicode MS" w:eastAsia="Arial Unicode MS" w:hAnsi="Arial Unicode MS"/>
          <w:rtl w:val="0"/>
        </w:rPr>
        <w:t xml:space="preserve">③ステップメール配信</w:t>
      </w:r>
    </w:p>
    <w:p w:rsidR="00000000" w:rsidDel="00000000" w:rsidP="00000000" w:rsidRDefault="00000000" w:rsidRPr="00000000" w14:paraId="00000C4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44">
      <w:pPr>
        <w:rPr/>
      </w:pPr>
      <w:r w:rsidDel="00000000" w:rsidR="00000000" w:rsidRPr="00000000">
        <w:rPr>
          <w:rFonts w:ascii="Arial Unicode MS" w:cs="Arial Unicode MS" w:eastAsia="Arial Unicode MS" w:hAnsi="Arial Unicode MS"/>
          <w:rtl w:val="0"/>
        </w:rPr>
        <w:t xml:space="preserve">④動画コンテンツ提供（1本目→2本目→3本目……）</w:t>
      </w:r>
    </w:p>
    <w:p w:rsidR="00000000" w:rsidDel="00000000" w:rsidP="00000000" w:rsidRDefault="00000000" w:rsidRPr="00000000" w14:paraId="00000C4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46">
      <w:pPr>
        <w:rPr/>
      </w:pPr>
      <w:r w:rsidDel="00000000" w:rsidR="00000000" w:rsidRPr="00000000">
        <w:rPr>
          <w:rFonts w:ascii="Arial Unicode MS" w:cs="Arial Unicode MS" w:eastAsia="Arial Unicode MS" w:hAnsi="Arial Unicode MS"/>
          <w:rtl w:val="0"/>
        </w:rPr>
        <w:t xml:space="preserve">⑤セールスレター：フロントエンド商品オファー（オンライン講座：アジングの基本）</w:t>
      </w:r>
    </w:p>
    <w:p w:rsidR="00000000" w:rsidDel="00000000" w:rsidP="00000000" w:rsidRDefault="00000000" w:rsidRPr="00000000" w14:paraId="00000C4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48">
      <w:pPr>
        <w:rPr/>
      </w:pPr>
      <w:r w:rsidDel="00000000" w:rsidR="00000000" w:rsidRPr="00000000">
        <w:rPr>
          <w:rFonts w:ascii="Arial Unicode MS" w:cs="Arial Unicode MS" w:eastAsia="Arial Unicode MS" w:hAnsi="Arial Unicode MS"/>
          <w:rtl w:val="0"/>
        </w:rPr>
        <w:t xml:space="preserve">⑥ミドルエンド商品オファー（オンライン講座：ポイント開拓・技術ノウハウ等）</w:t>
      </w:r>
    </w:p>
    <w:p w:rsidR="00000000" w:rsidDel="00000000" w:rsidP="00000000" w:rsidRDefault="00000000" w:rsidRPr="00000000" w14:paraId="00000C4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4A">
      <w:pPr>
        <w:rPr/>
      </w:pPr>
      <w:r w:rsidDel="00000000" w:rsidR="00000000" w:rsidRPr="00000000">
        <w:rPr>
          <w:rFonts w:ascii="Arial Unicode MS" w:cs="Arial Unicode MS" w:eastAsia="Arial Unicode MS" w:hAnsi="Arial Unicode MS"/>
          <w:rtl w:val="0"/>
        </w:rPr>
        <w:t xml:space="preserve">⑦バックエンド商品オファー（オンライン講座・スクール）</w:t>
      </w:r>
    </w:p>
    <w:p w:rsidR="00000000" w:rsidDel="00000000" w:rsidP="00000000" w:rsidRDefault="00000000" w:rsidRPr="00000000" w14:paraId="00000C4B">
      <w:pPr>
        <w:pStyle w:val="Heading4"/>
        <w:rPr/>
      </w:pPr>
      <w:bookmarkStart w:colFirst="0" w:colLast="0" w:name="_b98224y7p18t" w:id="421"/>
      <w:bookmarkEnd w:id="421"/>
      <w:r w:rsidDel="00000000" w:rsidR="00000000" w:rsidRPr="00000000">
        <w:rPr>
          <w:rFonts w:ascii="Arial Unicode MS" w:cs="Arial Unicode MS" w:eastAsia="Arial Unicode MS" w:hAnsi="Arial Unicode MS"/>
          <w:rtl w:val="0"/>
        </w:rPr>
        <w:t xml:space="preserve">活用した機能と具体的な施策内容</w:t>
      </w:r>
    </w:p>
    <w:p w:rsidR="00000000" w:rsidDel="00000000" w:rsidP="00000000" w:rsidRDefault="00000000" w:rsidRPr="00000000" w14:paraId="00000C4C">
      <w:pPr>
        <w:rPr>
          <w:b w:val="1"/>
          <w:bCs w:val="1"/>
        </w:rPr>
      </w:pPr>
      <w:r w:rsidDel="00000000" w:rsidR="00000000" w:rsidRPr="00000000">
        <w:rPr>
          <w:rFonts w:ascii="Arial Unicode MS" w:cs="Arial Unicode MS" w:eastAsia="Arial Unicode MS" w:hAnsi="Arial Unicode MS"/>
          <w:b w:val="1"/>
          <w:bCs w:val="1"/>
          <w:rtl w:val="0"/>
        </w:rPr>
        <w:t xml:space="preserve">【ファネル機能】動画視聴ページの作成</w:t>
      </w:r>
    </w:p>
    <w:p w:rsidR="00000000" w:rsidDel="00000000" w:rsidP="00000000" w:rsidRDefault="00000000" w:rsidRPr="00000000" w14:paraId="00000C4D">
      <w:pPr>
        <w:rPr/>
      </w:pPr>
      <w:r w:rsidDel="00000000" w:rsidR="00000000" w:rsidRPr="00000000">
        <w:rPr>
          <w:rFonts w:ascii="Arial Unicode MS" w:cs="Arial Unicode MS" w:eastAsia="Arial Unicode MS" w:hAnsi="Arial Unicode MS"/>
          <w:rtl w:val="0"/>
        </w:rPr>
        <w:t xml:space="preserve">UTAGEのファネル機能を活用し、教育動画（1本目、2本目…）を掲載するページを作成しました。これにより、ステップメールと連動して、見込み客に順序よく動画を見せる環境を整えました。</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b w:val="1"/>
          <w:bCs w:val="1"/>
        </w:rPr>
      </w:pPr>
      <w:r w:rsidDel="00000000" w:rsidR="00000000" w:rsidRPr="00000000">
        <w:rPr>
          <w:rFonts w:ascii="Arial Unicode MS" w:cs="Arial Unicode MS" w:eastAsia="Arial Unicode MS" w:hAnsi="Arial Unicode MS"/>
          <w:b w:val="1"/>
          <w:bCs w:val="1"/>
          <w:rtl w:val="0"/>
        </w:rPr>
        <w:t xml:space="preserve">【動画連動機能】視聴状況に応じたオファー表示の制御</w:t>
      </w:r>
    </w:p>
    <w:p w:rsidR="00000000" w:rsidDel="00000000" w:rsidP="00000000" w:rsidRDefault="00000000" w:rsidRPr="00000000" w14:paraId="00000C50">
      <w:pPr>
        <w:rPr/>
      </w:pPr>
      <w:r w:rsidDel="00000000" w:rsidR="00000000" w:rsidRPr="00000000">
        <w:rPr>
          <w:rFonts w:ascii="Arial Unicode MS" w:cs="Arial Unicode MS" w:eastAsia="Arial Unicode MS" w:hAnsi="Arial Unicode MS"/>
          <w:rtl w:val="0"/>
        </w:rPr>
        <w:t xml:space="preserve">「動画連動」機能を活用し、動画を一定時間視聴したタイミングで、隠していた「セールスレターへのボタン」を表示させる設定を行いました。これにより、動画をしっかりと見て教育が完了した人にのみオファーを提示する仕組みを実現しています。</w:t>
      </w:r>
    </w:p>
    <w:p w:rsidR="00000000" w:rsidDel="00000000" w:rsidP="00000000" w:rsidRDefault="00000000" w:rsidRPr="00000000" w14:paraId="00000C51">
      <w:pPr>
        <w:pStyle w:val="Heading4"/>
        <w:rPr/>
      </w:pPr>
      <w:bookmarkStart w:colFirst="0" w:colLast="0" w:name="_o8ku4u73fxp8" w:id="422"/>
      <w:bookmarkEnd w:id="422"/>
      <w:r w:rsidDel="00000000" w:rsidR="00000000" w:rsidRPr="00000000">
        <w:rPr>
          <w:rFonts w:ascii="Arial Unicode MS" w:cs="Arial Unicode MS" w:eastAsia="Arial Unicode MS" w:hAnsi="Arial Unicode MS"/>
          <w:rtl w:val="0"/>
        </w:rPr>
        <w:t xml:space="preserve">施策の背景にある戦略・意図</w:t>
      </w:r>
    </w:p>
    <w:p w:rsidR="00000000" w:rsidDel="00000000" w:rsidP="00000000" w:rsidRDefault="00000000" w:rsidRPr="00000000" w14:paraId="00000C52">
      <w:pPr>
        <w:rPr/>
      </w:pPr>
      <w:r w:rsidDel="00000000" w:rsidR="00000000" w:rsidRPr="00000000">
        <w:rPr>
          <w:rFonts w:ascii="Arial Unicode MS" w:cs="Arial Unicode MS" w:eastAsia="Arial Unicode MS" w:hAnsi="Arial Unicode MS"/>
          <w:rtl w:val="0"/>
        </w:rPr>
        <w:t xml:space="preserve">近年は文字が読まれなくなっており、動画が主流になっていると考えたためです。</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Fonts w:ascii="Arial Unicode MS" w:cs="Arial Unicode MS" w:eastAsia="Arial Unicode MS" w:hAnsi="Arial Unicode MS"/>
          <w:rtl w:val="0"/>
        </w:rPr>
        <w:t xml:space="preserve">文章だけで説明するよりも、教育用の動画をしっかりと見せてから販売するほうが有効だと判断しました。動画を見終わるまでオファーを表示させない設定にしたのは、「しっかりと動画で教育を受けた人にだけ販売する」という意図からです。</w:t>
      </w:r>
    </w:p>
    <w:p w:rsidR="00000000" w:rsidDel="00000000" w:rsidP="00000000" w:rsidRDefault="00000000" w:rsidRPr="00000000" w14:paraId="00000C55">
      <w:pPr>
        <w:pStyle w:val="Heading4"/>
        <w:rPr/>
      </w:pPr>
      <w:bookmarkStart w:colFirst="0" w:colLast="0" w:name="_g5jmql8p32kq" w:id="423"/>
      <w:bookmarkEnd w:id="423"/>
      <w:r w:rsidDel="00000000" w:rsidR="00000000" w:rsidRPr="00000000">
        <w:rPr>
          <w:rFonts w:ascii="Arial Unicode MS" w:cs="Arial Unicode MS" w:eastAsia="Arial Unicode MS" w:hAnsi="Arial Unicode MS"/>
          <w:rtl w:val="0"/>
        </w:rPr>
        <w:t xml:space="preserve">施策を成功させるための「コツ・工夫」</w:t>
      </w:r>
    </w:p>
    <w:p w:rsidR="00000000" w:rsidDel="00000000" w:rsidP="00000000" w:rsidRDefault="00000000" w:rsidRPr="00000000" w14:paraId="00000C56">
      <w:pPr>
        <w:rPr/>
      </w:pPr>
      <w:r w:rsidDel="00000000" w:rsidR="00000000" w:rsidRPr="00000000">
        <w:rPr>
          <w:rFonts w:ascii="Arial Unicode MS" w:cs="Arial Unicode MS" w:eastAsia="Arial Unicode MS" w:hAnsi="Arial Unicode MS"/>
          <w:rtl w:val="0"/>
        </w:rPr>
        <w:t xml:space="preserve">特別なテクニックというよりも、日頃からの信頼構築を重視しました。</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Fonts w:ascii="Arial Unicode MS" w:cs="Arial Unicode MS" w:eastAsia="Arial Unicode MS" w:hAnsi="Arial Unicode MS"/>
          <w:rtl w:val="0"/>
        </w:rPr>
        <w:t xml:space="preserve">商品を売る時だけ連絡をするのではなく、普段からYouTubeやメールでお客様の役に立つ情報を無料で提供し、「この人の情報は価値がある」と信頼してもらえる状態を作っておくことを心がけています。</w:t>
      </w:r>
    </w:p>
    <w:p w:rsidR="00000000" w:rsidDel="00000000" w:rsidP="00000000" w:rsidRDefault="00000000" w:rsidRPr="00000000" w14:paraId="00000C59">
      <w:pPr>
        <w:pStyle w:val="Heading3"/>
        <w:rPr/>
      </w:pPr>
      <w:bookmarkStart w:colFirst="0" w:colLast="0" w:name="_xfwuubu7ol8j" w:id="424"/>
      <w:bookmarkEnd w:id="424"/>
      <w:r w:rsidDel="00000000" w:rsidR="00000000" w:rsidRPr="00000000">
        <w:rPr>
          <w:rFonts w:ascii="Arial Unicode MS" w:cs="Arial Unicode MS" w:eastAsia="Arial Unicode MS" w:hAnsi="Arial Unicode MS"/>
          <w:rtl w:val="0"/>
        </w:rPr>
        <w:t xml:space="preserve">導入後の成果と変化</w:t>
      </w:r>
    </w:p>
    <w:p w:rsidR="00000000" w:rsidDel="00000000" w:rsidP="00000000" w:rsidRDefault="00000000" w:rsidRPr="00000000" w14:paraId="00000C5A">
      <w:pPr>
        <w:pStyle w:val="Heading4"/>
        <w:rPr/>
      </w:pPr>
      <w:bookmarkStart w:colFirst="0" w:colLast="0" w:name="_v2y806q8ja9i" w:id="425"/>
      <w:bookmarkEnd w:id="425"/>
      <w:r w:rsidDel="00000000" w:rsidR="00000000" w:rsidRPr="00000000">
        <w:rPr>
          <w:rFonts w:ascii="Arial Unicode MS" w:cs="Arial Unicode MS" w:eastAsia="Arial Unicode MS" w:hAnsi="Arial Unicode MS"/>
          <w:rtl w:val="0"/>
        </w:rPr>
        <w:t xml:space="preserve">具体的な成果</w:t>
      </w:r>
    </w:p>
    <w:p w:rsidR="00000000" w:rsidDel="00000000" w:rsidP="00000000" w:rsidRDefault="00000000" w:rsidRPr="00000000" w14:paraId="00000C5B">
      <w:pPr>
        <w:rPr/>
      </w:pPr>
      <w:r w:rsidDel="00000000" w:rsidR="00000000" w:rsidRPr="00000000">
        <w:rPr>
          <w:rFonts w:ascii="Arial Unicode MS" w:cs="Arial Unicode MS" w:eastAsia="Arial Unicode MS" w:hAnsi="Arial Unicode MS"/>
          <w:rtl w:val="0"/>
        </w:rPr>
        <w:t xml:space="preserve">テキスト中心のセールスレターから、UTAGEを活用した「動画教育」の仕組みへ切り替えた結果、以下の成果が得られました。</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numPr>
          <w:ilvl w:val="0"/>
          <w:numId w:val="80"/>
        </w:numPr>
        <w:ind w:left="720" w:hanging="360"/>
      </w:pPr>
      <w:r w:rsidDel="00000000" w:rsidR="00000000" w:rsidRPr="00000000">
        <w:rPr>
          <w:rFonts w:ascii="Arial Unicode MS" w:cs="Arial Unicode MS" w:eastAsia="Arial Unicode MS" w:hAnsi="Arial Unicode MS"/>
          <w:rtl w:val="0"/>
        </w:rPr>
        <w:t xml:space="preserve">販売本数：1プロモーションで94本</w:t>
      </w:r>
    </w:p>
    <w:p w:rsidR="00000000" w:rsidDel="00000000" w:rsidP="00000000" w:rsidRDefault="00000000" w:rsidRPr="00000000" w14:paraId="00000C5E">
      <w:pPr>
        <w:ind w:left="720" w:firstLine="0"/>
        <w:rPr/>
      </w:pPr>
      <w:r w:rsidDel="00000000" w:rsidR="00000000" w:rsidRPr="00000000">
        <w:rPr>
          <w:rFonts w:ascii="Arial Unicode MS" w:cs="Arial Unicode MS" w:eastAsia="Arial Unicode MS" w:hAnsi="Arial Unicode MS"/>
          <w:rtl w:val="0"/>
        </w:rPr>
        <w:t xml:space="preserve">（商品単価は12,800円～14,800円）</w:t>
      </w:r>
    </w:p>
    <w:p w:rsidR="00000000" w:rsidDel="00000000" w:rsidP="00000000" w:rsidRDefault="00000000" w:rsidRPr="00000000" w14:paraId="00000C5F">
      <w:pPr>
        <w:numPr>
          <w:ilvl w:val="0"/>
          <w:numId w:val="80"/>
        </w:numPr>
        <w:ind w:left="720" w:hanging="360"/>
      </w:pPr>
      <w:r w:rsidDel="00000000" w:rsidR="00000000" w:rsidRPr="00000000">
        <w:rPr>
          <w:rFonts w:ascii="Arial Unicode MS" w:cs="Arial Unicode MS" w:eastAsia="Arial Unicode MS" w:hAnsi="Arial Unicode MS"/>
          <w:rtl w:val="0"/>
        </w:rPr>
        <w:t xml:space="preserve">成約率比較：セールスレターのみの販売と比較して2倍以上</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Fonts w:ascii="Arial Unicode MS" w:cs="Arial Unicode MS" w:eastAsia="Arial Unicode MS" w:hAnsi="Arial Unicode MS"/>
          <w:rtl w:val="0"/>
        </w:rPr>
        <w:t xml:space="preserve">顧客属性に合わせて価格とアプローチを分けたところ、それぞれのリストで高い成約率を記録しました。</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numPr>
          <w:ilvl w:val="0"/>
          <w:numId w:val="28"/>
        </w:numPr>
        <w:ind w:left="720" w:hanging="360"/>
      </w:pPr>
      <w:r w:rsidDel="00000000" w:rsidR="00000000" w:rsidRPr="00000000">
        <w:rPr>
          <w:rFonts w:ascii="Arial Unicode MS" w:cs="Arial Unicode MS" w:eastAsia="Arial Unicode MS" w:hAnsi="Arial Unicode MS"/>
          <w:rtl w:val="0"/>
        </w:rPr>
        <w:t xml:space="preserve">一番濃いリスト（VIP）200名：12,800円でオファーし、40本販売（成約率 20%）</w:t>
      </w:r>
    </w:p>
    <w:p w:rsidR="00000000" w:rsidDel="00000000" w:rsidP="00000000" w:rsidRDefault="00000000" w:rsidRPr="00000000" w14:paraId="00000C64">
      <w:pPr>
        <w:numPr>
          <w:ilvl w:val="0"/>
          <w:numId w:val="28"/>
        </w:numPr>
        <w:ind w:left="720" w:hanging="360"/>
      </w:pPr>
      <w:r w:rsidDel="00000000" w:rsidR="00000000" w:rsidRPr="00000000">
        <w:rPr>
          <w:rFonts w:ascii="Arial Unicode MS" w:cs="Arial Unicode MS" w:eastAsia="Arial Unicode MS" w:hAnsi="Arial Unicode MS"/>
          <w:rtl w:val="0"/>
        </w:rPr>
        <w:t xml:space="preserve">商品開発アンケート回答者 57名：12,800円でオファーし、7本販売（成約率 約12%）</w:t>
      </w:r>
    </w:p>
    <w:p w:rsidR="00000000" w:rsidDel="00000000" w:rsidP="00000000" w:rsidRDefault="00000000" w:rsidRPr="00000000" w14:paraId="00000C65">
      <w:pPr>
        <w:numPr>
          <w:ilvl w:val="0"/>
          <w:numId w:val="28"/>
        </w:numPr>
        <w:ind w:left="720" w:hanging="360"/>
      </w:pPr>
      <w:r w:rsidDel="00000000" w:rsidR="00000000" w:rsidRPr="00000000">
        <w:rPr>
          <w:rFonts w:ascii="Arial Unicode MS" w:cs="Arial Unicode MS" w:eastAsia="Arial Unicode MS" w:hAnsi="Arial Unicode MS"/>
          <w:rtl w:val="0"/>
        </w:rPr>
        <w:t xml:space="preserve">商品に興味がある抽出リスト 845名：14,800円でオファーし、47本販売（成約率 約5.6%）</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Fonts w:ascii="Arial Unicode MS" w:cs="Arial Unicode MS" w:eastAsia="Arial Unicode MS" w:hAnsi="Arial Unicode MS"/>
          <w:rtl w:val="0"/>
        </w:rPr>
        <w:t xml:space="preserve">このように、初めてのプロダクトローンチファネルでしたが、全てのセグメントにおいて従来の販売手法を大きく上回る成果を出すことができました。</w:t>
      </w:r>
    </w:p>
    <w:p w:rsidR="00000000" w:rsidDel="00000000" w:rsidP="00000000" w:rsidRDefault="00000000" w:rsidRPr="00000000" w14:paraId="00000C68">
      <w:pPr>
        <w:pStyle w:val="Heading4"/>
        <w:rPr/>
      </w:pPr>
      <w:bookmarkStart w:colFirst="0" w:colLast="0" w:name="_ohy0muknud8o" w:id="426"/>
      <w:bookmarkEnd w:id="426"/>
      <w:r w:rsidDel="00000000" w:rsidR="00000000" w:rsidRPr="00000000">
        <w:rPr>
          <w:rFonts w:ascii="Arial Unicode MS" w:cs="Arial Unicode MS" w:eastAsia="Arial Unicode MS" w:hAnsi="Arial Unicode MS"/>
          <w:rtl w:val="0"/>
        </w:rPr>
        <w:t xml:space="preserve">実感できた変化</w:t>
      </w:r>
    </w:p>
    <w:p w:rsidR="00000000" w:rsidDel="00000000" w:rsidP="00000000" w:rsidRDefault="00000000" w:rsidRPr="00000000" w14:paraId="00000C69">
      <w:pPr>
        <w:rPr/>
      </w:pPr>
      <w:r w:rsidDel="00000000" w:rsidR="00000000" w:rsidRPr="00000000">
        <w:rPr>
          <w:rFonts w:ascii="Arial Unicode MS" w:cs="Arial Unicode MS" w:eastAsia="Arial Unicode MS" w:hAnsi="Arial Unicode MS"/>
          <w:rtl w:val="0"/>
        </w:rPr>
        <w:t xml:space="preserve">昨年の4月から会社を辞めて起業することができました。現在は、釣りなどの情報発信やコンテンツ販売をメインで生活することができており、人生の幸福度は一番高いです。</w:t>
      </w:r>
    </w:p>
    <w:p w:rsidR="00000000" w:rsidDel="00000000" w:rsidP="00000000" w:rsidRDefault="00000000" w:rsidRPr="00000000" w14:paraId="00000C6A">
      <w:pPr>
        <w:pStyle w:val="Heading4"/>
        <w:rPr/>
      </w:pPr>
      <w:bookmarkStart w:colFirst="0" w:colLast="0" w:name="_4ctp7diq4kyj" w:id="427"/>
      <w:bookmarkEnd w:id="427"/>
      <w:r w:rsidDel="00000000" w:rsidR="00000000" w:rsidRPr="00000000">
        <w:rPr>
          <w:rFonts w:ascii="Arial Unicode MS" w:cs="Arial Unicode MS" w:eastAsia="Arial Unicode MS" w:hAnsi="Arial Unicode MS"/>
          <w:rtl w:val="0"/>
        </w:rPr>
        <w:t xml:space="preserve">今後の事業展望</w:t>
      </w:r>
    </w:p>
    <w:p w:rsidR="00000000" w:rsidDel="00000000" w:rsidP="00000000" w:rsidRDefault="00000000" w:rsidRPr="00000000" w14:paraId="00000C6B">
      <w:pPr>
        <w:rPr/>
      </w:pPr>
      <w:r w:rsidDel="00000000" w:rsidR="00000000" w:rsidRPr="00000000">
        <w:rPr>
          <w:rFonts w:ascii="Arial Unicode MS" w:cs="Arial Unicode MS" w:eastAsia="Arial Unicode MS" w:hAnsi="Arial Unicode MS"/>
          <w:rtl w:val="0"/>
        </w:rPr>
        <w:t xml:space="preserve">今回の成果を踏まえて、良い商品やサービスを持っているけれど「売り方」が分からずに困っている、そんな方の力になれるようなビジネスを展開したいと考えています。</w:t>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Fonts w:ascii="Arial Unicode MS" w:cs="Arial Unicode MS" w:eastAsia="Arial Unicode MS" w:hAnsi="Arial Unicode MS"/>
          <w:rtl w:val="0"/>
        </w:rPr>
        <w:t xml:space="preserve">また、海外に向けた情報発信も行い、日本の良い商品やサービスを世界に広げていく展開も考えています。</w:t>
      </w:r>
    </w:p>
    <w:p w:rsidR="00000000" w:rsidDel="00000000" w:rsidP="00000000" w:rsidRDefault="00000000" w:rsidRPr="00000000" w14:paraId="00000C6E">
      <w:pPr>
        <w:pStyle w:val="Heading3"/>
        <w:rPr/>
      </w:pPr>
      <w:bookmarkStart w:colFirst="0" w:colLast="0" w:name="_23qf3hux32xd" w:id="428"/>
      <w:bookmarkEnd w:id="428"/>
      <w:r w:rsidDel="00000000" w:rsidR="00000000" w:rsidRPr="00000000">
        <w:rPr>
          <w:rFonts w:ascii="Arial Unicode MS" w:cs="Arial Unicode MS" w:eastAsia="Arial Unicode MS" w:hAnsi="Arial Unicode MS"/>
          <w:rtl w:val="0"/>
        </w:rPr>
        <w:t xml:space="preserve">UTAGEユーザーへのメッセージ</w:t>
      </w:r>
    </w:p>
    <w:p w:rsidR="00000000" w:rsidDel="00000000" w:rsidP="00000000" w:rsidRDefault="00000000" w:rsidRPr="00000000" w14:paraId="00000C6F">
      <w:pPr>
        <w:rPr/>
      </w:pPr>
      <w:r w:rsidDel="00000000" w:rsidR="00000000" w:rsidRPr="00000000">
        <w:rPr>
          <w:rFonts w:ascii="Arial Unicode MS" w:cs="Arial Unicode MS" w:eastAsia="Arial Unicode MS" w:hAnsi="Arial Unicode MS"/>
          <w:rtl w:val="0"/>
        </w:rPr>
        <w:t xml:space="preserve">私自身、最初は設定に迷ったり手間取ったりしましたが、使っていくうちに「ここまで自動化できるのか！」と驚く場面が多かったです。</w:t>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pPr>
      <w:r w:rsidDel="00000000" w:rsidR="00000000" w:rsidRPr="00000000">
        <w:rPr>
          <w:rFonts w:ascii="Arial Unicode MS" w:cs="Arial Unicode MS" w:eastAsia="Arial Unicode MS" w:hAnsi="Arial Unicode MS"/>
          <w:rtl w:val="0"/>
        </w:rPr>
        <w:t xml:space="preserve">そして結果的に、お客様への価値提供もしやすくなり、売上アップにもつながりました。</w:t>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Fonts w:ascii="Arial Unicode MS" w:cs="Arial Unicode MS" w:eastAsia="Arial Unicode MS" w:hAnsi="Arial Unicode MS"/>
          <w:rtl w:val="0"/>
        </w:rPr>
        <w:t xml:space="preserve">まだまだ勉強中で悩むこともありますが、一歩ずつ進めれば成果につながっているので、楽しみながら活用しています。ぜひ一緒にがんばりましょう！</w:t>
      </w:r>
    </w:p>
    <w:p w:rsidR="00000000" w:rsidDel="00000000" w:rsidP="00000000" w:rsidRDefault="00000000" w:rsidRPr="00000000" w14:paraId="00000C74">
      <w:pPr>
        <w:pStyle w:val="Heading3"/>
        <w:rPr/>
      </w:pPr>
      <w:bookmarkStart w:colFirst="0" w:colLast="0" w:name="_bvr5rmpttias" w:id="429"/>
      <w:bookmarkEnd w:id="429"/>
      <w:r w:rsidDel="00000000" w:rsidR="00000000" w:rsidRPr="00000000">
        <w:rPr>
          <w:rFonts w:ascii="Arial Unicode MS" w:cs="Arial Unicode MS" w:eastAsia="Arial Unicode MS" w:hAnsi="Arial Unicode MS"/>
          <w:rtl w:val="0"/>
        </w:rPr>
        <w:t xml:space="preserve">UTAGE運営者コメント</w:t>
      </w:r>
    </w:p>
    <w:p w:rsidR="00000000" w:rsidDel="00000000" w:rsidP="00000000" w:rsidRDefault="00000000" w:rsidRPr="00000000" w14:paraId="00000C75">
      <w:pPr>
        <w:rPr/>
      </w:pPr>
      <w:r w:rsidDel="00000000" w:rsidR="00000000" w:rsidRPr="00000000">
        <w:rPr>
          <w:rFonts w:ascii="Arial Unicode MS" w:cs="Arial Unicode MS" w:eastAsia="Arial Unicode MS" w:hAnsi="Arial Unicode MS"/>
          <w:rtl w:val="0"/>
        </w:rPr>
        <w:t xml:space="preserve">本事例の成功要因は、複数の動画を順番に見せていく「プロダクトローンチファネル」の手法を取り入れた点にあります。</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Fonts w:ascii="Arial Unicode MS" w:cs="Arial Unicode MS" w:eastAsia="Arial Unicode MS" w:hAnsi="Arial Unicode MS"/>
          <w:rtl w:val="0"/>
        </w:rPr>
        <w:t xml:space="preserve">UTAGEの「ファネル機能」で動画視聴ページを複数作成し、ステップ配信でそのURLを順番に送る。この仕組みを丁寧に構築したことで、お客様の理解度を深めつつ、「次はどんな内容だろう？」という期待感を高めることに成功しました。</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Fonts w:ascii="Arial Unicode MS" w:cs="Arial Unicode MS" w:eastAsia="Arial Unicode MS" w:hAnsi="Arial Unicode MS"/>
          <w:rtl w:val="0"/>
        </w:rPr>
        <w:t xml:space="preserve">さらに、「動画連動機能」を活用し、特定の時間まで動画を視聴した人にだけ販売ページのボタンを表示するという設定を取り入れた点も参考になります。これは「商品の価値を正しく理解した人」にのみオファーを提示するための工夫です。教育が完了していない段階での離脱を防ぎ、本当に興味のある方だけに販売ページを見せることで、高い成約率を維持されているのだと思います。</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Fonts w:ascii="Arial Unicode MS" w:cs="Arial Unicode MS" w:eastAsia="Arial Unicode MS" w:hAnsi="Arial Unicode MS"/>
          <w:rtl w:val="0"/>
        </w:rPr>
        <w:t xml:space="preserve">動画を取り入れることは、撮影や編集などの手間がかかるため、億劫に感じる方も多いかもしれません。しかし矢野様のように、テキスト中心の手法から思い切って動画へ切り替えることで、「成約率2倍」という大きなリターンが待っています。</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Fonts w:ascii="Arial Unicode MS" w:cs="Arial Unicode MS" w:eastAsia="Arial Unicode MS" w:hAnsi="Arial Unicode MS"/>
          <w:rtl w:val="0"/>
        </w:rPr>
        <w:t xml:space="preserve">「会社を辞めて、人生の幸福度が一番高い」という言葉。これは単に独立しただけでなく、趣味の「釣り」というジャンルで、好きなことを仕事にするライフスタイルを実現されたからこその実感ではないでしょうか。</w:t>
      </w:r>
    </w:p>
    <w:p w:rsidR="00000000" w:rsidDel="00000000" w:rsidP="00000000" w:rsidRDefault="00000000" w:rsidRPr="00000000" w14:paraId="00000C7E">
      <w:pPr>
        <w:pStyle w:val="Heading4"/>
        <w:rPr/>
      </w:pPr>
      <w:bookmarkStart w:colFirst="0" w:colLast="0" w:name="_valj2ypk575i" w:id="430"/>
      <w:bookmarkEnd w:id="430"/>
      <w:r w:rsidDel="00000000" w:rsidR="00000000" w:rsidRPr="00000000">
        <w:rPr>
          <w:rFonts w:ascii="Arial Unicode MS" w:cs="Arial Unicode MS" w:eastAsia="Arial Unicode MS" w:hAnsi="Arial Unicode MS"/>
          <w:rtl w:val="0"/>
        </w:rPr>
        <w:t xml:space="preserve">明日からできる3つのアクション</w:t>
      </w:r>
    </w:p>
    <w:p w:rsidR="00000000" w:rsidDel="00000000" w:rsidP="00000000" w:rsidRDefault="00000000" w:rsidRPr="00000000" w14:paraId="00000C7F">
      <w:pPr>
        <w:rPr/>
      </w:pPr>
      <w:r w:rsidDel="00000000" w:rsidR="00000000" w:rsidRPr="00000000">
        <w:rPr>
          <w:rFonts w:ascii="Arial Unicode MS" w:cs="Arial Unicode MS" w:eastAsia="Arial Unicode MS" w:hAnsi="Arial Unicode MS"/>
          <w:rtl w:val="0"/>
        </w:rPr>
        <w:t xml:space="preserve">以下の3つの中から、今のあなたにできそうなものを1つ選んで実践してみてください。</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numPr>
          <w:ilvl w:val="0"/>
          <w:numId w:val="116"/>
        </w:numPr>
        <w:ind w:left="720" w:hanging="360"/>
        <w:rPr>
          <w:u w:val="none"/>
        </w:rPr>
      </w:pPr>
      <w:r w:rsidDel="00000000" w:rsidR="00000000" w:rsidRPr="00000000">
        <w:rPr>
          <w:rFonts w:ascii="Arial Unicode MS" w:cs="Arial Unicode MS" w:eastAsia="Arial Unicode MS" w:hAnsi="Arial Unicode MS"/>
          <w:b w:val="1"/>
          <w:bCs w:val="1"/>
          <w:rtl w:val="0"/>
        </w:rPr>
        <w:t xml:space="preserve">【教育の強化】コンテンツの動画化</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既存のステップメールやセールスレターの内容を元に動画を作成し、ファネルページに追加する。まずは1本の動画から始め、テキストだけでは伝わりにくい商品の魅力を訴求する。</w:t>
      </w:r>
    </w:p>
    <w:p w:rsidR="00000000" w:rsidDel="00000000" w:rsidP="00000000" w:rsidRDefault="00000000" w:rsidRPr="00000000" w14:paraId="00000C82">
      <w:pPr>
        <w:ind w:left="720" w:firstLine="0"/>
        <w:rPr/>
      </w:pPr>
      <w:r w:rsidDel="00000000" w:rsidR="00000000" w:rsidRPr="00000000">
        <w:rPr>
          <w:rtl w:val="0"/>
        </w:rPr>
      </w:r>
    </w:p>
    <w:p w:rsidR="00000000" w:rsidDel="00000000" w:rsidP="00000000" w:rsidRDefault="00000000" w:rsidRPr="00000000" w14:paraId="00000C83">
      <w:pPr>
        <w:numPr>
          <w:ilvl w:val="0"/>
          <w:numId w:val="116"/>
        </w:numPr>
        <w:ind w:left="720" w:hanging="360"/>
        <w:rPr>
          <w:u w:val="none"/>
        </w:rPr>
      </w:pPr>
      <w:r w:rsidDel="00000000" w:rsidR="00000000" w:rsidRPr="00000000">
        <w:rPr>
          <w:rFonts w:ascii="Arial Unicode MS" w:cs="Arial Unicode MS" w:eastAsia="Arial Unicode MS" w:hAnsi="Arial Unicode MS"/>
          <w:b w:val="1"/>
          <w:bCs w:val="1"/>
          <w:rtl w:val="0"/>
        </w:rPr>
        <w:t xml:space="preserve">【成約率アップ】ボタンの遅延表示</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すでにVSL（セールス動画）などを活用している場合は、動画連動機能を活用して購入ボタンを遅延表示させてみる。動画内で価格やオファーの核心に触れるタイミングまでボタンが表示されないように設定する。</w:t>
      </w:r>
    </w:p>
    <w:p w:rsidR="00000000" w:rsidDel="00000000" w:rsidP="00000000" w:rsidRDefault="00000000" w:rsidRPr="00000000" w14:paraId="00000C84">
      <w:pPr>
        <w:ind w:left="720" w:firstLine="0"/>
        <w:rPr/>
      </w:pPr>
      <w:r w:rsidDel="00000000" w:rsidR="00000000" w:rsidRPr="00000000">
        <w:rPr>
          <w:rtl w:val="0"/>
        </w:rPr>
      </w:r>
    </w:p>
    <w:p w:rsidR="00000000" w:rsidDel="00000000" w:rsidP="00000000" w:rsidRDefault="00000000" w:rsidRPr="00000000" w14:paraId="00000C85">
      <w:pPr>
        <w:numPr>
          <w:ilvl w:val="0"/>
          <w:numId w:val="116"/>
        </w:numPr>
        <w:ind w:left="720" w:hanging="360"/>
        <w:rPr>
          <w:u w:val="none"/>
        </w:rPr>
      </w:pPr>
      <w:r w:rsidDel="00000000" w:rsidR="00000000" w:rsidRPr="00000000">
        <w:rPr>
          <w:rFonts w:ascii="Arial Unicode MS" w:cs="Arial Unicode MS" w:eastAsia="Arial Unicode MS" w:hAnsi="Arial Unicode MS"/>
          <w:b w:val="1"/>
          <w:bCs w:val="1"/>
          <w:rtl w:val="0"/>
        </w:rPr>
        <w:t xml:space="preserve">【アプローチの最適化】属性ごとのシナリオ作成</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全員に同じメールを送るのではなく、「アンケート回答者」「未回答者」など属性ごとにシナリオを作成する。熱量の高い属性には先行案内を送るなど、ターゲットに合わせて配信内容を切り替える。</w:t>
      </w:r>
    </w:p>
    <w:p w:rsidR="00000000" w:rsidDel="00000000" w:rsidP="00000000" w:rsidRDefault="00000000" w:rsidRPr="00000000" w14:paraId="00000C86">
      <w:pPr>
        <w:spacing w:after="240" w:before="240" w:lineRule="auto"/>
        <w:rPr/>
      </w:pPr>
      <w:r w:rsidDel="00000000" w:rsidR="00000000" w:rsidRPr="00000000">
        <w:rPr>
          <w:rtl w:val="0"/>
        </w:rPr>
      </w:r>
    </w:p>
    <w:p w:rsidR="00000000" w:rsidDel="00000000" w:rsidP="00000000" w:rsidRDefault="00000000" w:rsidRPr="00000000" w14:paraId="00000C8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C88">
      <w:pPr>
        <w:pStyle w:val="Heading1"/>
        <w:rPr/>
      </w:pPr>
      <w:bookmarkStart w:colFirst="0" w:colLast="0" w:name="_ey8zvwbvcbbw" w:id="431"/>
      <w:bookmarkEnd w:id="431"/>
      <w:r w:rsidDel="00000000" w:rsidR="00000000" w:rsidRPr="00000000">
        <w:rPr>
          <w:rFonts w:ascii="Arial Unicode MS" w:cs="Arial Unicode MS" w:eastAsia="Arial Unicode MS" w:hAnsi="Arial Unicode MS"/>
          <w:rtl w:val="0"/>
        </w:rPr>
        <w:t xml:space="preserve">りんママ 様</w:t>
      </w:r>
    </w:p>
    <w:p w:rsidR="00000000" w:rsidDel="00000000" w:rsidP="00000000" w:rsidRDefault="00000000" w:rsidRPr="00000000" w14:paraId="00000C89">
      <w:pPr>
        <w:rPr/>
      </w:pPr>
      <w:r w:rsidDel="00000000" w:rsidR="00000000" w:rsidRPr="00000000">
        <w:rPr>
          <w:rFonts w:ascii="Arial Unicode MS" w:cs="Arial Unicode MS" w:eastAsia="Arial Unicode MS" w:hAnsi="Arial Unicode MS"/>
          <w:rtl w:val="0"/>
        </w:rPr>
        <w:t xml:space="preserve">（無添加コミュニティ運営 / SNSスクール主宰）</w:t>
      </w:r>
    </w:p>
    <w:p w:rsidR="00000000" w:rsidDel="00000000" w:rsidP="00000000" w:rsidRDefault="00000000" w:rsidRPr="00000000" w14:paraId="00000C8A">
      <w:pPr>
        <w:pStyle w:val="Heading2"/>
        <w:rPr/>
      </w:pPr>
      <w:bookmarkStart w:colFirst="0" w:colLast="0" w:name="_caeq5tjxwmks" w:id="432"/>
      <w:bookmarkEnd w:id="432"/>
      <w:r w:rsidDel="00000000" w:rsidR="00000000" w:rsidRPr="00000000">
        <w:rPr>
          <w:rFonts w:ascii="Arial Unicode MS" w:cs="Arial Unicode MS" w:eastAsia="Arial Unicode MS" w:hAnsi="Arial Unicode MS"/>
          <w:rtl w:val="0"/>
        </w:rPr>
        <w:t xml:space="preserve">LステップからUTAGEへの</w:t>
        <w:br w:type="textWrapping"/>
        <w:t xml:space="preserve">「完全移行」で固定費を⅕に削減！</w:t>
        <w:br w:type="textWrapping"/>
        <w:t xml:space="preserve">24時間稼働のプレゼント配布により</w:t>
        <w:br w:type="textWrapping"/>
        <w:t xml:space="preserve">4万リストを獲得した自動集客モデル</w:t>
      </w:r>
    </w:p>
    <w:p w:rsidR="00000000" w:rsidDel="00000000" w:rsidP="00000000" w:rsidRDefault="00000000" w:rsidRPr="00000000" w14:paraId="00000C8B">
      <w:pPr>
        <w:numPr>
          <w:ilvl w:val="0"/>
          <w:numId w:val="70"/>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ツールコスト：月10万円以上 → 月2万円</w:t>
      </w:r>
    </w:p>
    <w:p w:rsidR="00000000" w:rsidDel="00000000" w:rsidP="00000000" w:rsidRDefault="00000000" w:rsidRPr="00000000" w14:paraId="00000C8C">
      <w:pPr>
        <w:numPr>
          <w:ilvl w:val="0"/>
          <w:numId w:val="70"/>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リスト獲得数：半年で約4万リスト</w:t>
      </w:r>
    </w:p>
    <w:p w:rsidR="00000000" w:rsidDel="00000000" w:rsidP="00000000" w:rsidRDefault="00000000" w:rsidRPr="00000000" w14:paraId="00000C8D">
      <w:pPr>
        <w:numPr>
          <w:ilvl w:val="0"/>
          <w:numId w:val="70"/>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セミナー参加者数：1,000名超</w:t>
      </w:r>
    </w:p>
    <w:p w:rsidR="00000000" w:rsidDel="00000000" w:rsidP="00000000" w:rsidRDefault="00000000" w:rsidRPr="00000000" w14:paraId="00000C8E">
      <w:pPr>
        <w:numPr>
          <w:ilvl w:val="0"/>
          <w:numId w:val="70"/>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最高月商：2,000万円</w:t>
      </w:r>
    </w:p>
    <w:p w:rsidR="00000000" w:rsidDel="00000000" w:rsidP="00000000" w:rsidRDefault="00000000" w:rsidRPr="00000000" w14:paraId="00000C8F">
      <w:pPr>
        <w:pStyle w:val="Heading3"/>
        <w:rPr/>
      </w:pPr>
      <w:bookmarkStart w:colFirst="0" w:colLast="0" w:name="_ezlu76rgy77h" w:id="433"/>
      <w:bookmarkEnd w:id="433"/>
      <w:r w:rsidDel="00000000" w:rsidR="00000000" w:rsidRPr="00000000">
        <w:rPr>
          <w:rFonts w:ascii="Arial Unicode MS" w:cs="Arial Unicode MS" w:eastAsia="Arial Unicode MS" w:hAnsi="Arial Unicode MS"/>
          <w:rtl w:val="0"/>
        </w:rPr>
        <w:t xml:space="preserve">この事例のポイント</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b w:val="1"/>
          <w:bCs w:val="1"/>
        </w:rPr>
      </w:pPr>
      <w:r w:rsidDel="00000000" w:rsidR="00000000" w:rsidRPr="00000000">
        <w:rPr>
          <w:rFonts w:ascii="Arial Unicode MS" w:cs="Arial Unicode MS" w:eastAsia="Arial Unicode MS" w:hAnsi="Arial Unicode MS"/>
          <w:b w:val="1"/>
          <w:bCs w:val="1"/>
          <w:rtl w:val="0"/>
        </w:rPr>
        <w:t xml:space="preserve">ツール一元化で「コスト高」と「リソース不足」を一挙に解決</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Fonts w:ascii="Arial Unicode MS" w:cs="Arial Unicode MS" w:eastAsia="Arial Unicode MS" w:hAnsi="Arial Unicode MS"/>
          <w:rtl w:val="0"/>
        </w:rPr>
        <w:t xml:space="preserve">「毎月の固定費が重くのしかかる」「単純作業に追われて、本来やるべき発信業務ができない」…。</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Fonts w:ascii="Arial Unicode MS" w:cs="Arial Unicode MS" w:eastAsia="Arial Unicode MS" w:hAnsi="Arial Unicode MS"/>
          <w:rtl w:val="0"/>
        </w:rPr>
        <w:t xml:space="preserve">そんな悩みを、UTAGEへの「完全移行」によって解決したりんママ様の事例です。</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Fonts w:ascii="Arial Unicode MS" w:cs="Arial Unicode MS" w:eastAsia="Arial Unicode MS" w:hAnsi="Arial Unicode MS"/>
          <w:rtl w:val="0"/>
        </w:rPr>
        <w:t xml:space="preserve">りんママ様は、月10万円以上かかっていた他社ツールのコストを、UTAGEに集約することで約5分の1に圧縮。さらに、プレゼント配布や事務連絡を自動化することで、作業時間を奪われることなく、半年で約4万件という驚異的なリスト獲得に成功されました。</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Fonts w:ascii="Arial Unicode MS" w:cs="Arial Unicode MS" w:eastAsia="Arial Unicode MS" w:hAnsi="Arial Unicode MS"/>
          <w:rtl w:val="0"/>
        </w:rPr>
        <w:t xml:space="preserve">「固定費を削減したい」「事務作業を自動化して、集客数を伸ばしたい」という方に、コストダウンと集客数アップを同時に叶えるヒントをお届けします。</w:t>
      </w:r>
    </w:p>
    <w:p w:rsidR="00000000" w:rsidDel="00000000" w:rsidP="00000000" w:rsidRDefault="00000000" w:rsidRPr="00000000" w14:paraId="00000C9A">
      <w:pPr>
        <w:pStyle w:val="Heading3"/>
        <w:rPr/>
      </w:pPr>
      <w:bookmarkStart w:colFirst="0" w:colLast="0" w:name="_xv6dahvpomxs" w:id="434"/>
      <w:bookmarkEnd w:id="434"/>
      <w:r w:rsidDel="00000000" w:rsidR="00000000" w:rsidRPr="00000000">
        <w:rPr>
          <w:rFonts w:ascii="Arial Unicode MS" w:cs="Arial Unicode MS" w:eastAsia="Arial Unicode MS" w:hAnsi="Arial Unicode MS"/>
          <w:rtl w:val="0"/>
        </w:rPr>
        <w:t xml:space="preserve">事業概要</w:t>
      </w:r>
    </w:p>
    <w:p w:rsidR="00000000" w:rsidDel="00000000" w:rsidP="00000000" w:rsidRDefault="00000000" w:rsidRPr="00000000" w14:paraId="00000C9B">
      <w:pPr>
        <w:rPr/>
      </w:pPr>
      <w:r w:rsidDel="00000000" w:rsidR="00000000" w:rsidRPr="00000000">
        <w:rPr>
          <w:rFonts w:ascii="Arial Unicode MS" w:cs="Arial Unicode MS" w:eastAsia="Arial Unicode MS" w:hAnsi="Arial Unicode MS"/>
          <w:rtl w:val="0"/>
        </w:rPr>
        <w:t xml:space="preserve">無添加・オーガニック分野とSNS教育分野の2軸で、オンラインを中心とした教育・コミュニティ事業を展開。無添加の正しい知識を学び、安心して暮らしに取り入れられるようサポートするオンラインコミュニティ「むてナビ」の運営や、発信力を高めたい個人や事業主に向けて、SNS運用やマーケティングを体系的に学べる「RISE」を主宰。オンライン講座や教材販売を通じて学びと実践をサポートしている。</w:t>
      </w:r>
    </w:p>
    <w:p w:rsidR="00000000" w:rsidDel="00000000" w:rsidP="00000000" w:rsidRDefault="00000000" w:rsidRPr="00000000" w14:paraId="00000C9C">
      <w:pPr>
        <w:pStyle w:val="Heading3"/>
        <w:rPr/>
      </w:pPr>
      <w:bookmarkStart w:colFirst="0" w:colLast="0" w:name="_6gb7vtc7l6xo" w:id="435"/>
      <w:bookmarkEnd w:id="435"/>
      <w:r w:rsidDel="00000000" w:rsidR="00000000" w:rsidRPr="00000000">
        <w:rPr>
          <w:rFonts w:ascii="Arial Unicode MS" w:cs="Arial Unicode MS" w:eastAsia="Arial Unicode MS" w:hAnsi="Arial Unicode MS"/>
          <w:rtl w:val="0"/>
        </w:rPr>
        <w:t xml:space="preserve">導入前のビジネス課題</w:t>
      </w:r>
    </w:p>
    <w:p w:rsidR="00000000" w:rsidDel="00000000" w:rsidP="00000000" w:rsidRDefault="00000000" w:rsidRPr="00000000" w14:paraId="00000C9D">
      <w:pPr>
        <w:rPr/>
      </w:pPr>
      <w:r w:rsidDel="00000000" w:rsidR="00000000" w:rsidRPr="00000000">
        <w:rPr>
          <w:rFonts w:ascii="Arial Unicode MS" w:cs="Arial Unicode MS" w:eastAsia="Arial Unicode MS" w:hAnsi="Arial Unicode MS"/>
          <w:rtl w:val="0"/>
        </w:rPr>
        <w:t xml:space="preserve">一番の悩みは、ツールのコストと、事務作業に時間を奪われていることでした。</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Fonts w:ascii="Arial Unicode MS" w:cs="Arial Unicode MS" w:eastAsia="Arial Unicode MS" w:hAnsi="Arial Unicode MS"/>
          <w:rtl w:val="0"/>
        </w:rPr>
        <w:t xml:space="preserve">以前は、複数の公式LINEを運用するためにLステップを契約し、さらに会員サイトやLP作成にもそれぞれ別のツールを使用していたため、月額費用がかさんでいました。特にLステップには月10万円以上を支払っており、無駄なコストがかかっていると感じていました。</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Fonts w:ascii="Arial Unicode MS" w:cs="Arial Unicode MS" w:eastAsia="Arial Unicode MS" w:hAnsi="Arial Unicode MS"/>
          <w:rtl w:val="0"/>
        </w:rPr>
        <w:t xml:space="preserve">また、決済確認やログイン案内といった単純作業に自分の時間を奪われていることも大きな課題でした。</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Fonts w:ascii="Arial Unicode MS" w:cs="Arial Unicode MS" w:eastAsia="Arial Unicode MS" w:hAnsi="Arial Unicode MS"/>
          <w:rtl w:val="0"/>
        </w:rPr>
        <w:t xml:space="preserve">自分が一番やるべきSNSの発信やコンテンツ開発にリソースを集中させたいのに、事務作業がその妨げになっている。そんなジレンマを解消し、事業を長期的に成長させるための体制を作りたいと考えていたのです。</w:t>
      </w:r>
    </w:p>
    <w:p w:rsidR="00000000" w:rsidDel="00000000" w:rsidP="00000000" w:rsidRDefault="00000000" w:rsidRPr="00000000" w14:paraId="00000CA4">
      <w:pPr>
        <w:pStyle w:val="Heading3"/>
        <w:rPr/>
      </w:pPr>
      <w:bookmarkStart w:colFirst="0" w:colLast="0" w:name="_co824axyy43j" w:id="436"/>
      <w:bookmarkEnd w:id="436"/>
      <w:r w:rsidDel="00000000" w:rsidR="00000000" w:rsidRPr="00000000">
        <w:rPr>
          <w:rFonts w:ascii="Arial Unicode MS" w:cs="Arial Unicode MS" w:eastAsia="Arial Unicode MS" w:hAnsi="Arial Unicode MS"/>
          <w:rtl w:val="0"/>
        </w:rPr>
        <w:t xml:space="preserve">課題解決のUTAGE活用法</w:t>
      </w:r>
    </w:p>
    <w:p w:rsidR="00000000" w:rsidDel="00000000" w:rsidP="00000000" w:rsidRDefault="00000000" w:rsidRPr="00000000" w14:paraId="00000CA5">
      <w:pPr>
        <w:rPr/>
      </w:pPr>
      <w:r w:rsidDel="00000000" w:rsidR="00000000" w:rsidRPr="00000000">
        <w:rPr>
          <w:rFonts w:ascii="Arial Unicode MS" w:cs="Arial Unicode MS" w:eastAsia="Arial Unicode MS" w:hAnsi="Arial Unicode MS"/>
          <w:rtl w:val="0"/>
        </w:rPr>
        <w:t xml:space="preserve">この課題を解決するため、分散していたツールを解約し、UTAGEへの移行を決断しました。ツールの一元化と自動化機能の活用により、自分自身はSNS発信やコンテンツ開発、お客様サポートといった、価値の高い業務に専念できる環境を構築しました。</w:t>
      </w:r>
    </w:p>
    <w:p w:rsidR="00000000" w:rsidDel="00000000" w:rsidP="00000000" w:rsidRDefault="00000000" w:rsidRPr="00000000" w14:paraId="00000CA6">
      <w:pPr>
        <w:pStyle w:val="Heading4"/>
        <w:rPr/>
      </w:pPr>
      <w:bookmarkStart w:colFirst="0" w:colLast="0" w:name="_vbievtro26n0" w:id="437"/>
      <w:bookmarkEnd w:id="437"/>
      <w:r w:rsidDel="00000000" w:rsidR="00000000" w:rsidRPr="00000000">
        <w:rPr>
          <w:rFonts w:ascii="Arial Unicode MS" w:cs="Arial Unicode MS" w:eastAsia="Arial Unicode MS" w:hAnsi="Arial Unicode MS"/>
          <w:rtl w:val="0"/>
        </w:rPr>
        <w:t xml:space="preserve">成果につながったファネル全体像</w:t>
      </w:r>
    </w:p>
    <w:p w:rsidR="00000000" w:rsidDel="00000000" w:rsidP="00000000" w:rsidRDefault="00000000" w:rsidRPr="00000000" w14:paraId="00000CA7">
      <w:pPr>
        <w:rPr/>
      </w:pPr>
      <w:r w:rsidDel="00000000" w:rsidR="00000000" w:rsidRPr="00000000">
        <w:rPr>
          <w:rFonts w:ascii="Arial Unicode MS" w:cs="Arial Unicode MS" w:eastAsia="Arial Unicode MS" w:hAnsi="Arial Unicode MS"/>
          <w:rtl w:val="0"/>
        </w:rPr>
        <w:t xml:space="preserve">①SNS投稿</w:t>
      </w:r>
    </w:p>
    <w:p w:rsidR="00000000" w:rsidDel="00000000" w:rsidP="00000000" w:rsidRDefault="00000000" w:rsidRPr="00000000" w14:paraId="00000CA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A9">
      <w:pPr>
        <w:rPr/>
      </w:pPr>
      <w:r w:rsidDel="00000000" w:rsidR="00000000" w:rsidRPr="00000000">
        <w:rPr>
          <w:rFonts w:ascii="Arial Unicode MS" w:cs="Arial Unicode MS" w:eastAsia="Arial Unicode MS" w:hAnsi="Arial Unicode MS"/>
          <w:rtl w:val="0"/>
        </w:rPr>
        <w:t xml:space="preserve">②LP：メールアドレス登録（オファー：PDF資料・動画コンテンツ等）</w:t>
      </w:r>
    </w:p>
    <w:p w:rsidR="00000000" w:rsidDel="00000000" w:rsidP="00000000" w:rsidRDefault="00000000" w:rsidRPr="00000000" w14:paraId="00000CA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AB">
      <w:pPr>
        <w:rPr/>
      </w:pPr>
      <w:r w:rsidDel="00000000" w:rsidR="00000000" w:rsidRPr="00000000">
        <w:rPr>
          <w:rFonts w:ascii="Arial Unicode MS" w:cs="Arial Unicode MS" w:eastAsia="Arial Unicode MS" w:hAnsi="Arial Unicode MS"/>
          <w:rtl w:val="0"/>
        </w:rPr>
        <w:t xml:space="preserve">③サンクスページ：LINE登録案内</w:t>
      </w:r>
    </w:p>
    <w:p w:rsidR="00000000" w:rsidDel="00000000" w:rsidP="00000000" w:rsidRDefault="00000000" w:rsidRPr="00000000" w14:paraId="00000CA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AD">
      <w:pPr>
        <w:rPr/>
      </w:pPr>
      <w:r w:rsidDel="00000000" w:rsidR="00000000" w:rsidRPr="00000000">
        <w:rPr>
          <w:rFonts w:ascii="Arial Unicode MS" w:cs="Arial Unicode MS" w:eastAsia="Arial Unicode MS" w:hAnsi="Arial Unicode MS"/>
          <w:rtl w:val="0"/>
        </w:rPr>
        <w:t xml:space="preserve">④ステップメール・LINEステップ配信（プレゼント配布）</w:t>
      </w:r>
    </w:p>
    <w:p w:rsidR="00000000" w:rsidDel="00000000" w:rsidP="00000000" w:rsidRDefault="00000000" w:rsidRPr="00000000" w14:paraId="00000CA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AF">
      <w:pPr>
        <w:rPr/>
      </w:pPr>
      <w:r w:rsidDel="00000000" w:rsidR="00000000" w:rsidRPr="00000000">
        <w:rPr>
          <w:rFonts w:ascii="Arial Unicode MS" w:cs="Arial Unicode MS" w:eastAsia="Arial Unicode MS" w:hAnsi="Arial Unicode MS"/>
          <w:rtl w:val="0"/>
        </w:rPr>
        <w:t xml:space="preserve">⑤LINEアンケート（シナリオ分岐のアクション）</w:t>
      </w:r>
    </w:p>
    <w:p w:rsidR="00000000" w:rsidDel="00000000" w:rsidP="00000000" w:rsidRDefault="00000000" w:rsidRPr="00000000" w14:paraId="00000CB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B1">
      <w:pPr>
        <w:rPr/>
      </w:pPr>
      <w:r w:rsidDel="00000000" w:rsidR="00000000" w:rsidRPr="00000000">
        <w:rPr>
          <w:rFonts w:ascii="Arial Unicode MS" w:cs="Arial Unicode MS" w:eastAsia="Arial Unicode MS" w:hAnsi="Arial Unicode MS"/>
          <w:rtl w:val="0"/>
        </w:rPr>
        <w:t xml:space="preserve">⑥-1：高単価シナリオ→個別相談→バックエンド商品オファー（オンライン講座・スクール）</w:t>
      </w:r>
    </w:p>
    <w:p w:rsidR="00000000" w:rsidDel="00000000" w:rsidP="00000000" w:rsidRDefault="00000000" w:rsidRPr="00000000" w14:paraId="00000CB2">
      <w:pPr>
        <w:rPr/>
      </w:pPr>
      <w:r w:rsidDel="00000000" w:rsidR="00000000" w:rsidRPr="00000000">
        <w:rPr>
          <w:rFonts w:ascii="Arial Unicode MS" w:cs="Arial Unicode MS" w:eastAsia="Arial Unicode MS" w:hAnsi="Arial Unicode MS"/>
          <w:rtl w:val="0"/>
        </w:rPr>
        <w:t xml:space="preserve">⑥-2：低単価シナリオ→フロントエンド商品オファー（動画・PDF等のデジタルコンテンツ）→ミドルエンド商品オファー（1. 買い切り型のオンラインコンテンツ（教材）→2. 買い切り型の講座）→セミナー→バックエンド商品オファー（オンライン講座・スクール）</w:t>
      </w:r>
    </w:p>
    <w:p w:rsidR="00000000" w:rsidDel="00000000" w:rsidP="00000000" w:rsidRDefault="00000000" w:rsidRPr="00000000" w14:paraId="00000CB3">
      <w:pPr>
        <w:pStyle w:val="Heading4"/>
        <w:rPr/>
      </w:pPr>
      <w:bookmarkStart w:colFirst="0" w:colLast="0" w:name="_j5f3gbchw99b" w:id="438"/>
      <w:bookmarkEnd w:id="438"/>
      <w:r w:rsidDel="00000000" w:rsidR="00000000" w:rsidRPr="00000000">
        <w:rPr>
          <w:rFonts w:ascii="Arial Unicode MS" w:cs="Arial Unicode MS" w:eastAsia="Arial Unicode MS" w:hAnsi="Arial Unicode MS"/>
          <w:rtl w:val="0"/>
        </w:rPr>
        <w:t xml:space="preserve">活用した機能と具体的な施策内容</w:t>
      </w:r>
    </w:p>
    <w:p w:rsidR="00000000" w:rsidDel="00000000" w:rsidP="00000000" w:rsidRDefault="00000000" w:rsidRPr="00000000" w14:paraId="00000CB4">
      <w:pPr>
        <w:rPr>
          <w:b w:val="1"/>
          <w:bCs w:val="1"/>
        </w:rPr>
      </w:pPr>
      <w:r w:rsidDel="00000000" w:rsidR="00000000" w:rsidRPr="00000000">
        <w:rPr>
          <w:rFonts w:ascii="Arial Unicode MS" w:cs="Arial Unicode MS" w:eastAsia="Arial Unicode MS" w:hAnsi="Arial Unicode MS"/>
          <w:b w:val="1"/>
          <w:bCs w:val="1"/>
          <w:rtl w:val="0"/>
        </w:rPr>
        <w:t xml:space="preserve">【ファネル機能】LP作成ツールの解約と集約</w:t>
      </w:r>
    </w:p>
    <w:p w:rsidR="00000000" w:rsidDel="00000000" w:rsidP="00000000" w:rsidRDefault="00000000" w:rsidRPr="00000000" w14:paraId="00000CB5">
      <w:pPr>
        <w:rPr/>
      </w:pPr>
      <w:r w:rsidDel="00000000" w:rsidR="00000000" w:rsidRPr="00000000">
        <w:rPr>
          <w:rFonts w:ascii="Arial Unicode MS" w:cs="Arial Unicode MS" w:eastAsia="Arial Unicode MS" w:hAnsi="Arial Unicode MS"/>
          <w:rtl w:val="0"/>
        </w:rPr>
        <w:t xml:space="preserve">これまで別のツールで作成していたランディングページ（LP）を、UTAGEの「ファネル機能」に切り替えました。これにより、登録ページの作成からリスト管理までをシームレスに繋げることができました。</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b w:val="1"/>
          <w:bCs w:val="1"/>
        </w:rPr>
      </w:pPr>
      <w:r w:rsidDel="00000000" w:rsidR="00000000" w:rsidRPr="00000000">
        <w:rPr>
          <w:rFonts w:ascii="Arial Unicode MS" w:cs="Arial Unicode MS" w:eastAsia="Arial Unicode MS" w:hAnsi="Arial Unicode MS"/>
          <w:b w:val="1"/>
          <w:bCs w:val="1"/>
          <w:rtl w:val="0"/>
        </w:rPr>
        <w:t xml:space="preserve">【会員サイト機能】ブログからの移行とコンテンツ一元管理</w:t>
      </w:r>
    </w:p>
    <w:p w:rsidR="00000000" w:rsidDel="00000000" w:rsidP="00000000" w:rsidRDefault="00000000" w:rsidRPr="00000000" w14:paraId="00000CB8">
      <w:pPr>
        <w:rPr/>
      </w:pPr>
      <w:r w:rsidDel="00000000" w:rsidR="00000000" w:rsidRPr="00000000">
        <w:rPr>
          <w:rFonts w:ascii="Arial Unicode MS" w:cs="Arial Unicode MS" w:eastAsia="Arial Unicode MS" w:hAnsi="Arial Unicode MS"/>
          <w:rtl w:val="0"/>
        </w:rPr>
        <w:t xml:space="preserve">以前はブログで運用していた会員サイトを、UTAGEの「会員サイト機能」へ移行しました。コンテンツをUTAGEに集約することで管理の手間を減らし、お客様にとっても学びやすい環境を整えています。</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b w:val="1"/>
          <w:bCs w:val="1"/>
        </w:rPr>
      </w:pPr>
      <w:r w:rsidDel="00000000" w:rsidR="00000000" w:rsidRPr="00000000">
        <w:rPr>
          <w:rFonts w:ascii="Arial Unicode MS" w:cs="Arial Unicode MS" w:eastAsia="Arial Unicode MS" w:hAnsi="Arial Unicode MS"/>
          <w:b w:val="1"/>
          <w:bCs w:val="1"/>
          <w:rtl w:val="0"/>
        </w:rPr>
        <w:t xml:space="preserve">【メール・LINE配信機能】ステップ配信による完全自動化</w:t>
      </w:r>
    </w:p>
    <w:p w:rsidR="00000000" w:rsidDel="00000000" w:rsidP="00000000" w:rsidRDefault="00000000" w:rsidRPr="00000000" w14:paraId="00000CBB">
      <w:pPr>
        <w:rPr/>
      </w:pPr>
      <w:r w:rsidDel="00000000" w:rsidR="00000000" w:rsidRPr="00000000">
        <w:rPr>
          <w:rFonts w:ascii="Arial Unicode MS" w:cs="Arial Unicode MS" w:eastAsia="Arial Unicode MS" w:hAnsi="Arial Unicode MS"/>
          <w:rtl w:val="0"/>
        </w:rPr>
        <w:t xml:space="preserve">特典の配布から、その後のシナリオ分岐、商品のオファーに至るまで、主にUTAGEの「LINEステップ配信」で自動化しました。私が個別に対応することなく、登録してくれたお客様一人ひとりに対し、適切なタイミングでメッセージや商品案内が届く仕組みを構築しています。</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b w:val="1"/>
          <w:bCs w:val="1"/>
        </w:rPr>
      </w:pPr>
      <w:r w:rsidDel="00000000" w:rsidR="00000000" w:rsidRPr="00000000">
        <w:rPr>
          <w:rFonts w:ascii="Arial Unicode MS" w:cs="Arial Unicode MS" w:eastAsia="Arial Unicode MS" w:hAnsi="Arial Unicode MS"/>
          <w:b w:val="1"/>
          <w:bCs w:val="1"/>
          <w:rtl w:val="0"/>
        </w:rPr>
        <w:t xml:space="preserve">【シナリオアクション機能】ボタンタップによるシナリオ分岐</w:t>
      </w:r>
    </w:p>
    <w:p w:rsidR="00000000" w:rsidDel="00000000" w:rsidP="00000000" w:rsidRDefault="00000000" w:rsidRPr="00000000" w14:paraId="00000CBE">
      <w:pPr>
        <w:rPr/>
      </w:pPr>
      <w:r w:rsidDel="00000000" w:rsidR="00000000" w:rsidRPr="00000000">
        <w:rPr>
          <w:rFonts w:ascii="Arial Unicode MS" w:cs="Arial Unicode MS" w:eastAsia="Arial Unicode MS" w:hAnsi="Arial Unicode MS"/>
          <w:rtl w:val="0"/>
        </w:rPr>
        <w:t xml:space="preserve">アクション機能を活用して、顧客の回答（悩み）に合わせ、LINEのボタンをタップすることでシナリオを自動で分岐させています。</w:t>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numPr>
          <w:ilvl w:val="0"/>
          <w:numId w:val="117"/>
        </w:numPr>
        <w:ind w:left="720" w:hanging="360"/>
      </w:pPr>
      <w:r w:rsidDel="00000000" w:rsidR="00000000" w:rsidRPr="00000000">
        <w:rPr>
          <w:rFonts w:ascii="Arial Unicode MS" w:cs="Arial Unicode MS" w:eastAsia="Arial Unicode MS" w:hAnsi="Arial Unicode MS"/>
          <w:rtl w:val="0"/>
        </w:rPr>
        <w:t xml:space="preserve">高単価シナリオ：「マネタイズに悩んでいますか？」の質問に回答した方には、最短距離で「個別相談」へ誘導し、バックエンド商品を提案します。</w:t>
      </w:r>
    </w:p>
    <w:p w:rsidR="00000000" w:rsidDel="00000000" w:rsidP="00000000" w:rsidRDefault="00000000" w:rsidRPr="00000000" w14:paraId="00000CC1">
      <w:pPr>
        <w:numPr>
          <w:ilvl w:val="0"/>
          <w:numId w:val="117"/>
        </w:numPr>
        <w:ind w:left="720" w:hanging="360"/>
      </w:pPr>
      <w:r w:rsidDel="00000000" w:rsidR="00000000" w:rsidRPr="00000000">
        <w:rPr>
          <w:rFonts w:ascii="Arial Unicode MS" w:cs="Arial Unicode MS" w:eastAsia="Arial Unicode MS" w:hAnsi="Arial Unicode MS"/>
          <w:rtl w:val="0"/>
        </w:rPr>
        <w:t xml:space="preserve">低単価シナリオ：「インスタを伸ばしたいですか？」の質問に回答した方には、まずは「フロントエンド商品」を自動でオファーし、購入者にはさらに「ミドルエンド商品」を順次案内します。</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Fonts w:ascii="Arial Unicode MS" w:cs="Arial Unicode MS" w:eastAsia="Arial Unicode MS" w:hAnsi="Arial Unicode MS"/>
          <w:rtl w:val="0"/>
        </w:rPr>
        <w:t xml:space="preserve">この自動振り分けにより、見込み客の温度感にマッチした最適な商品を、手間をかけずに提案できています。</w:t>
      </w:r>
    </w:p>
    <w:p w:rsidR="00000000" w:rsidDel="00000000" w:rsidP="00000000" w:rsidRDefault="00000000" w:rsidRPr="00000000" w14:paraId="00000CC4">
      <w:pPr>
        <w:pStyle w:val="Heading4"/>
        <w:rPr/>
      </w:pPr>
      <w:bookmarkStart w:colFirst="0" w:colLast="0" w:name="_pznu9o28eek9" w:id="439"/>
      <w:bookmarkEnd w:id="439"/>
      <w:r w:rsidDel="00000000" w:rsidR="00000000" w:rsidRPr="00000000">
        <w:rPr>
          <w:rFonts w:ascii="Arial Unicode MS" w:cs="Arial Unicode MS" w:eastAsia="Arial Unicode MS" w:hAnsi="Arial Unicode MS"/>
          <w:rtl w:val="0"/>
        </w:rPr>
        <w:t xml:space="preserve">施策の背景にある戦略・意図</w:t>
      </w:r>
    </w:p>
    <w:p w:rsidR="00000000" w:rsidDel="00000000" w:rsidP="00000000" w:rsidRDefault="00000000" w:rsidRPr="00000000" w14:paraId="00000CC5">
      <w:pPr>
        <w:rPr/>
      </w:pPr>
      <w:r w:rsidDel="00000000" w:rsidR="00000000" w:rsidRPr="00000000">
        <w:rPr>
          <w:rFonts w:ascii="Arial Unicode MS" w:cs="Arial Unicode MS" w:eastAsia="Arial Unicode MS" w:hAnsi="Arial Unicode MS"/>
          <w:rtl w:val="0"/>
        </w:rPr>
        <w:t xml:space="preserve">自分が一番やるべき「SNSのフロント発信」にリソースを集中させることが、事業成長において最も重要だと考えたからです。</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Fonts w:ascii="Arial Unicode MS" w:cs="Arial Unicode MS" w:eastAsia="Arial Unicode MS" w:hAnsi="Arial Unicode MS"/>
          <w:rtl w:val="0"/>
        </w:rPr>
        <w:t xml:space="preserve">決済確認やログイン案内といった単純作業に自分の時間を奪われている状態は、事業の成長を妨げます。これらの事務作業をUTAGEで完全に自動化し、そこで生まれた時間をコンテンツ開発やお客様へのサポートといった「価値の高い業務」に充てることが、長期的な成長のために有効な戦略だと思いました。</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Fonts w:ascii="Arial Unicode MS" w:cs="Arial Unicode MS" w:eastAsia="Arial Unicode MS" w:hAnsi="Arial Unicode MS"/>
          <w:rtl w:val="0"/>
        </w:rPr>
        <w:t xml:space="preserve">また、一度作ったプレゼント特典を24時間365日稼働させることで、時間や場所の制約を超えて、より多くのお客様に価値を届けられるようになると考えました。</w:t>
      </w:r>
    </w:p>
    <w:p w:rsidR="00000000" w:rsidDel="00000000" w:rsidP="00000000" w:rsidRDefault="00000000" w:rsidRPr="00000000" w14:paraId="00000CCA">
      <w:pPr>
        <w:pStyle w:val="Heading4"/>
        <w:rPr/>
      </w:pPr>
      <w:bookmarkStart w:colFirst="0" w:colLast="0" w:name="_g1as0fe2psk0" w:id="440"/>
      <w:bookmarkEnd w:id="440"/>
      <w:r w:rsidDel="00000000" w:rsidR="00000000" w:rsidRPr="00000000">
        <w:rPr>
          <w:rFonts w:ascii="Arial Unicode MS" w:cs="Arial Unicode MS" w:eastAsia="Arial Unicode MS" w:hAnsi="Arial Unicode MS"/>
          <w:rtl w:val="0"/>
        </w:rPr>
        <w:t xml:space="preserve">施策を成功させるための「コツ・工夫」</w:t>
      </w:r>
    </w:p>
    <w:p w:rsidR="00000000" w:rsidDel="00000000" w:rsidP="00000000" w:rsidRDefault="00000000" w:rsidRPr="00000000" w14:paraId="00000CCB">
      <w:pPr>
        <w:rPr/>
      </w:pPr>
      <w:r w:rsidDel="00000000" w:rsidR="00000000" w:rsidRPr="00000000">
        <w:rPr>
          <w:rFonts w:ascii="Arial Unicode MS" w:cs="Arial Unicode MS" w:eastAsia="Arial Unicode MS" w:hAnsi="Arial Unicode MS"/>
          <w:rtl w:val="0"/>
        </w:rPr>
        <w:t xml:space="preserve">UTAGEの機能を使って、単にプレゼントを渡して終わりにするのではなく、その後に必ず「メルマガ」へ誘導するようにしました。</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Fonts w:ascii="Arial Unicode MS" w:cs="Arial Unicode MS" w:eastAsia="Arial Unicode MS" w:hAnsi="Arial Unicode MS"/>
          <w:rtl w:val="0"/>
        </w:rPr>
        <w:t xml:space="preserve">まずはプレゼントをきっかけにリストを獲得し、そこから長期的な教育をかけることで信頼関係を構築し、次の企画や講座への誘導を行っています。</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Fonts w:ascii="Arial Unicode MS" w:cs="Arial Unicode MS" w:eastAsia="Arial Unicode MS" w:hAnsi="Arial Unicode MS"/>
          <w:rtl w:val="0"/>
        </w:rPr>
        <w:t xml:space="preserve">このように、その場の販売だけで完結させず、メルマガを通じて信頼を積み重ねることで、最初のオファーで購入に至らなくても、その後の別の企画や講座で継続的に売上を生み出せるようになりました。</w:t>
      </w:r>
    </w:p>
    <w:p w:rsidR="00000000" w:rsidDel="00000000" w:rsidP="00000000" w:rsidRDefault="00000000" w:rsidRPr="00000000" w14:paraId="00000CD0">
      <w:pPr>
        <w:pStyle w:val="Heading3"/>
        <w:rPr/>
      </w:pPr>
      <w:bookmarkStart w:colFirst="0" w:colLast="0" w:name="_83yz7fetvl6l" w:id="441"/>
      <w:bookmarkEnd w:id="441"/>
      <w:r w:rsidDel="00000000" w:rsidR="00000000" w:rsidRPr="00000000">
        <w:rPr>
          <w:rFonts w:ascii="Arial Unicode MS" w:cs="Arial Unicode MS" w:eastAsia="Arial Unicode MS" w:hAnsi="Arial Unicode MS"/>
          <w:rtl w:val="0"/>
        </w:rPr>
        <w:t xml:space="preserve">導入後の成果と変化</w:t>
      </w:r>
    </w:p>
    <w:p w:rsidR="00000000" w:rsidDel="00000000" w:rsidP="00000000" w:rsidRDefault="00000000" w:rsidRPr="00000000" w14:paraId="00000CD1">
      <w:pPr>
        <w:pStyle w:val="Heading4"/>
        <w:rPr/>
      </w:pPr>
      <w:bookmarkStart w:colFirst="0" w:colLast="0" w:name="_jkok7etq1ou1" w:id="442"/>
      <w:bookmarkEnd w:id="442"/>
      <w:r w:rsidDel="00000000" w:rsidR="00000000" w:rsidRPr="00000000">
        <w:rPr>
          <w:rFonts w:ascii="Arial Unicode MS" w:cs="Arial Unicode MS" w:eastAsia="Arial Unicode MS" w:hAnsi="Arial Unicode MS"/>
          <w:rtl w:val="0"/>
        </w:rPr>
        <w:t xml:space="preserve">具体的な成果</w:t>
      </w:r>
    </w:p>
    <w:p w:rsidR="00000000" w:rsidDel="00000000" w:rsidP="00000000" w:rsidRDefault="00000000" w:rsidRPr="00000000" w14:paraId="00000CD2">
      <w:pPr>
        <w:rPr/>
      </w:pPr>
      <w:r w:rsidDel="00000000" w:rsidR="00000000" w:rsidRPr="00000000">
        <w:rPr>
          <w:rFonts w:ascii="Arial Unicode MS" w:cs="Arial Unicode MS" w:eastAsia="Arial Unicode MS" w:hAnsi="Arial Unicode MS"/>
          <w:rtl w:val="0"/>
        </w:rPr>
        <w:t xml:space="preserve">バラバラだったツールをUTAGEに一元化し、プレゼント配布等の自動化を進めた結果、以下の成果が得られました。</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numPr>
          <w:ilvl w:val="0"/>
          <w:numId w:val="63"/>
        </w:numPr>
        <w:ind w:left="720" w:hanging="360"/>
      </w:pPr>
      <w:r w:rsidDel="00000000" w:rsidR="00000000" w:rsidRPr="00000000">
        <w:rPr>
          <w:rFonts w:ascii="Arial Unicode MS" w:cs="Arial Unicode MS" w:eastAsia="Arial Unicode MS" w:hAnsi="Arial Unicode MS"/>
          <w:rtl w:val="0"/>
        </w:rPr>
        <w:t xml:space="preserve">ツールコスト：月10万円以上 → 月2万円（約1/5に削減）</w:t>
      </w:r>
    </w:p>
    <w:p w:rsidR="00000000" w:rsidDel="00000000" w:rsidP="00000000" w:rsidRDefault="00000000" w:rsidRPr="00000000" w14:paraId="00000CD5">
      <w:pPr>
        <w:numPr>
          <w:ilvl w:val="0"/>
          <w:numId w:val="63"/>
        </w:numPr>
        <w:ind w:left="720" w:hanging="360"/>
      </w:pPr>
      <w:r w:rsidDel="00000000" w:rsidR="00000000" w:rsidRPr="00000000">
        <w:rPr>
          <w:rFonts w:ascii="Arial Unicode MS" w:cs="Arial Unicode MS" w:eastAsia="Arial Unicode MS" w:hAnsi="Arial Unicode MS"/>
          <w:rtl w:val="0"/>
        </w:rPr>
        <w:t xml:space="preserve">リスト獲得数：半年で約4万リストを獲得</w:t>
      </w:r>
    </w:p>
    <w:p w:rsidR="00000000" w:rsidDel="00000000" w:rsidP="00000000" w:rsidRDefault="00000000" w:rsidRPr="00000000" w14:paraId="00000CD6">
      <w:pPr>
        <w:numPr>
          <w:ilvl w:val="0"/>
          <w:numId w:val="63"/>
        </w:numPr>
        <w:ind w:left="720" w:hanging="360"/>
      </w:pPr>
      <w:r w:rsidDel="00000000" w:rsidR="00000000" w:rsidRPr="00000000">
        <w:rPr>
          <w:rFonts w:ascii="Arial Unicode MS" w:cs="Arial Unicode MS" w:eastAsia="Arial Unicode MS" w:hAnsi="Arial Unicode MS"/>
          <w:rtl w:val="0"/>
        </w:rPr>
        <w:t xml:space="preserve">セミナー参加者数：1,000名超（過去最高）</w:t>
      </w:r>
    </w:p>
    <w:p w:rsidR="00000000" w:rsidDel="00000000" w:rsidP="00000000" w:rsidRDefault="00000000" w:rsidRPr="00000000" w14:paraId="00000CD7">
      <w:pPr>
        <w:numPr>
          <w:ilvl w:val="0"/>
          <w:numId w:val="63"/>
        </w:numPr>
        <w:ind w:left="720" w:hanging="360"/>
      </w:pPr>
      <w:r w:rsidDel="00000000" w:rsidR="00000000" w:rsidRPr="00000000">
        <w:rPr>
          <w:rFonts w:ascii="Arial Unicode MS" w:cs="Arial Unicode MS" w:eastAsia="Arial Unicode MS" w:hAnsi="Arial Unicode MS"/>
          <w:rtl w:val="0"/>
        </w:rPr>
        <w:t xml:space="preserve">最高月商：2,000万円を突破</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Fonts w:ascii="Arial Unicode MS" w:cs="Arial Unicode MS" w:eastAsia="Arial Unicode MS" w:hAnsi="Arial Unicode MS"/>
          <w:rtl w:val="0"/>
        </w:rPr>
        <w:t xml:space="preserve">24時間365日、UTAGEが自動でプレゼント配布を行ってくれるようになったおかげで、これまでアプローチできなかった深夜や早朝の時間帯にもリストが入るようになり、機会損失がなくなり、過去最高の月商を達成することができました。</w:t>
      </w:r>
    </w:p>
    <w:p w:rsidR="00000000" w:rsidDel="00000000" w:rsidP="00000000" w:rsidRDefault="00000000" w:rsidRPr="00000000" w14:paraId="00000CDA">
      <w:pPr>
        <w:pStyle w:val="Heading4"/>
        <w:rPr/>
      </w:pPr>
      <w:bookmarkStart w:colFirst="0" w:colLast="0" w:name="_x24x0i1mseez" w:id="443"/>
      <w:bookmarkEnd w:id="443"/>
      <w:r w:rsidDel="00000000" w:rsidR="00000000" w:rsidRPr="00000000">
        <w:rPr>
          <w:rFonts w:ascii="Arial Unicode MS" w:cs="Arial Unicode MS" w:eastAsia="Arial Unicode MS" w:hAnsi="Arial Unicode MS"/>
          <w:rtl w:val="0"/>
        </w:rPr>
        <w:t xml:space="preserve">実感できた変化</w:t>
      </w:r>
    </w:p>
    <w:p w:rsidR="00000000" w:rsidDel="00000000" w:rsidP="00000000" w:rsidRDefault="00000000" w:rsidRPr="00000000" w14:paraId="00000CDB">
      <w:pPr>
        <w:rPr/>
      </w:pPr>
      <w:r w:rsidDel="00000000" w:rsidR="00000000" w:rsidRPr="00000000">
        <w:rPr>
          <w:rFonts w:ascii="Arial Unicode MS" w:cs="Arial Unicode MS" w:eastAsia="Arial Unicode MS" w:hAnsi="Arial Unicode MS"/>
          <w:rtl w:val="0"/>
        </w:rPr>
        <w:t xml:space="preserve">一番大きな変化は、「安心して任せられる仕組み」ができたことで、心に余裕が生まれたことです。</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Fonts w:ascii="Arial Unicode MS" w:cs="Arial Unicode MS" w:eastAsia="Arial Unicode MS" w:hAnsi="Arial Unicode MS"/>
          <w:rtl w:val="0"/>
        </w:rPr>
        <w:t xml:space="preserve">以前は発信・運営・販売すべてを自分ひとりで抱え込み、常に時間に追われていました。しかしUTAGE導入後は仕組みが整ったことで、サポート業務や講座運営もスムーズになり、チームで協力できる体制を築くことができました。</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Fonts w:ascii="Arial Unicode MS" w:cs="Arial Unicode MS" w:eastAsia="Arial Unicode MS" w:hAnsi="Arial Unicode MS"/>
          <w:rtl w:val="0"/>
        </w:rPr>
        <w:t xml:space="preserve">その結果、お客様対応にも丁寧さと温かさをより意識できるようになり、「対応がとても親切」「信頼して受講できる」といった喜びの声を多くいただけるようになりました。</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Fonts w:ascii="Arial Unicode MS" w:cs="Arial Unicode MS" w:eastAsia="Arial Unicode MS" w:hAnsi="Arial Unicode MS"/>
          <w:rtl w:val="0"/>
        </w:rPr>
        <w:t xml:space="preserve">自分自身も仕事と家庭のバランスが取りやすくなり、以前より心身ともに穏やかに事業と向き合えています。</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Fonts w:ascii="Arial Unicode MS" w:cs="Arial Unicode MS" w:eastAsia="Arial Unicode MS" w:hAnsi="Arial Unicode MS"/>
          <w:rtl w:val="0"/>
        </w:rPr>
        <w:t xml:space="preserve">「仕組みがあるからこそ、人の温度が伝わる」</w:t>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pPr>
      <w:r w:rsidDel="00000000" w:rsidR="00000000" w:rsidRPr="00000000">
        <w:rPr>
          <w:rFonts w:ascii="Arial Unicode MS" w:cs="Arial Unicode MS" w:eastAsia="Arial Unicode MS" w:hAnsi="Arial Unicode MS"/>
          <w:rtl w:val="0"/>
        </w:rPr>
        <w:t xml:space="preserve">この実感が、今回いちばんの嬉しい変化です。</w:t>
      </w:r>
    </w:p>
    <w:p w:rsidR="00000000" w:rsidDel="00000000" w:rsidP="00000000" w:rsidRDefault="00000000" w:rsidRPr="00000000" w14:paraId="00000CE6">
      <w:pPr>
        <w:pStyle w:val="Heading4"/>
        <w:rPr/>
      </w:pPr>
      <w:bookmarkStart w:colFirst="0" w:colLast="0" w:name="_a7p457k9b8yi" w:id="444"/>
      <w:bookmarkEnd w:id="444"/>
      <w:r w:rsidDel="00000000" w:rsidR="00000000" w:rsidRPr="00000000">
        <w:rPr>
          <w:rFonts w:ascii="Arial Unicode MS" w:cs="Arial Unicode MS" w:eastAsia="Arial Unicode MS" w:hAnsi="Arial Unicode MS"/>
          <w:rtl w:val="0"/>
        </w:rPr>
        <w:t xml:space="preserve">今後の事業展望</w:t>
      </w:r>
    </w:p>
    <w:p w:rsidR="00000000" w:rsidDel="00000000" w:rsidP="00000000" w:rsidRDefault="00000000" w:rsidRPr="00000000" w14:paraId="00000CE7">
      <w:pPr>
        <w:rPr/>
      </w:pPr>
      <w:r w:rsidDel="00000000" w:rsidR="00000000" w:rsidRPr="00000000">
        <w:rPr>
          <w:rFonts w:ascii="Arial Unicode MS" w:cs="Arial Unicode MS" w:eastAsia="Arial Unicode MS" w:hAnsi="Arial Unicode MS"/>
          <w:rtl w:val="0"/>
        </w:rPr>
        <w:t xml:space="preserve">今回の成果を通じて、事業の仕組み化とチーム体制の重要性を再認識しました。</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Fonts w:ascii="Arial Unicode MS" w:cs="Arial Unicode MS" w:eastAsia="Arial Unicode MS" w:hAnsi="Arial Unicode MS"/>
          <w:rtl w:val="0"/>
        </w:rPr>
        <w:t xml:space="preserve">今後は、「むてナビ」と「RISE」の両軸を強化し、講師・サポートメンバーの育成を進めながら、再現性の高い運営モデルを構築していきます。</w:t>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Fonts w:ascii="Arial Unicode MS" w:cs="Arial Unicode MS" w:eastAsia="Arial Unicode MS" w:hAnsi="Arial Unicode MS"/>
          <w:rtl w:val="0"/>
        </w:rPr>
        <w:t xml:space="preserve">さらに、オンライン講座や教材販売の拡充に加え、企業や自治体との連携、協賛型プロジェクトの展開も視野に入れています。「学びを通じて、より多くの人が行動できる仕組みをつくる」ことを軸に、社会的な影響力のあるブランドとして、組織が持続的に発展できる体制づくりを進めていきます。</w:t>
      </w:r>
    </w:p>
    <w:p w:rsidR="00000000" w:rsidDel="00000000" w:rsidP="00000000" w:rsidRDefault="00000000" w:rsidRPr="00000000" w14:paraId="00000CEC">
      <w:pPr>
        <w:pStyle w:val="Heading3"/>
        <w:rPr/>
      </w:pPr>
      <w:bookmarkStart w:colFirst="0" w:colLast="0" w:name="_yqm46ug3ea52" w:id="445"/>
      <w:bookmarkEnd w:id="445"/>
      <w:r w:rsidDel="00000000" w:rsidR="00000000" w:rsidRPr="00000000">
        <w:rPr>
          <w:rFonts w:ascii="Arial Unicode MS" w:cs="Arial Unicode MS" w:eastAsia="Arial Unicode MS" w:hAnsi="Arial Unicode MS"/>
          <w:rtl w:val="0"/>
        </w:rPr>
        <w:t xml:space="preserve">UTAGEユーザーへのメッセージ</w:t>
      </w:r>
    </w:p>
    <w:p w:rsidR="00000000" w:rsidDel="00000000" w:rsidP="00000000" w:rsidRDefault="00000000" w:rsidRPr="00000000" w14:paraId="00000CED">
      <w:pPr>
        <w:rPr/>
      </w:pPr>
      <w:r w:rsidDel="00000000" w:rsidR="00000000" w:rsidRPr="00000000">
        <w:rPr>
          <w:rFonts w:ascii="Arial Unicode MS" w:cs="Arial Unicode MS" w:eastAsia="Arial Unicode MS" w:hAnsi="Arial Unicode MS"/>
          <w:rtl w:val="0"/>
        </w:rPr>
        <w:t xml:space="preserve">UTAGEを導入したことで、ビジネスの仕組み化とチーム運営が一気に加速しました。</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Fonts w:ascii="Arial Unicode MS" w:cs="Arial Unicode MS" w:eastAsia="Arial Unicode MS" w:hAnsi="Arial Unicode MS"/>
          <w:rtl w:val="0"/>
        </w:rPr>
        <w:t xml:space="preserve">最初は「本当に使いこなせるかな？」という不安もありましたが、実際に運用を始めてみると、想像以上に可能性が広がりました。「自分ひとりの限界」を越えて、仲間と一緒にサービスを育てていけるのがUTAGEの最大の魅力だと思います。</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Fonts w:ascii="Arial Unicode MS" w:cs="Arial Unicode MS" w:eastAsia="Arial Unicode MS" w:hAnsi="Arial Unicode MS"/>
          <w:rtl w:val="0"/>
        </w:rPr>
        <w:t xml:space="preserve">私自身、2つの事業を運営する中で、UTAGEによって運営の土台が整い、より多くの方に学びを届けられるようになりました。</w:t>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Fonts w:ascii="Arial Unicode MS" w:cs="Arial Unicode MS" w:eastAsia="Arial Unicode MS" w:hAnsi="Arial Unicode MS"/>
          <w:rtl w:val="0"/>
        </w:rPr>
        <w:t xml:space="preserve">これから導入する方も、まずは小さく始めてみてください。UTAGEは、あなたのビジネスの「次のステージ」を確実に後押ししてくれると思います。</w:t>
      </w:r>
    </w:p>
    <w:p w:rsidR="00000000" w:rsidDel="00000000" w:rsidP="00000000" w:rsidRDefault="00000000" w:rsidRPr="00000000" w14:paraId="00000CF4">
      <w:pPr>
        <w:pStyle w:val="Heading3"/>
        <w:rPr/>
      </w:pPr>
      <w:bookmarkStart w:colFirst="0" w:colLast="0" w:name="_q4qak7d3iby" w:id="446"/>
      <w:bookmarkEnd w:id="446"/>
      <w:r w:rsidDel="00000000" w:rsidR="00000000" w:rsidRPr="00000000">
        <w:rPr>
          <w:rFonts w:ascii="Arial Unicode MS" w:cs="Arial Unicode MS" w:eastAsia="Arial Unicode MS" w:hAnsi="Arial Unicode MS"/>
          <w:rtl w:val="0"/>
        </w:rPr>
        <w:t xml:space="preserve">UTAGE運営者コメント</w:t>
      </w:r>
    </w:p>
    <w:p w:rsidR="00000000" w:rsidDel="00000000" w:rsidP="00000000" w:rsidRDefault="00000000" w:rsidRPr="00000000" w14:paraId="00000CF5">
      <w:pPr>
        <w:rPr/>
      </w:pPr>
      <w:r w:rsidDel="00000000" w:rsidR="00000000" w:rsidRPr="00000000">
        <w:rPr>
          <w:rFonts w:ascii="Arial Unicode MS" w:cs="Arial Unicode MS" w:eastAsia="Arial Unicode MS" w:hAnsi="Arial Unicode MS"/>
          <w:rtl w:val="0"/>
        </w:rPr>
        <w:t xml:space="preserve">複数のツールを使い分けることによる「コスト高」と「管理の煩雑さ」は、事業規模が大きくなるほど深刻な悩みとなります。りんママ様はそれらをUTAGE一本に集約することで、月々の固定費を大幅に削減しつつ、売上規模を拡大させるという理想的な経営改善を実現されました。</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Fonts w:ascii="Arial Unicode MS" w:cs="Arial Unicode MS" w:eastAsia="Arial Unicode MS" w:hAnsi="Arial Unicode MS"/>
          <w:rtl w:val="0"/>
        </w:rPr>
        <w:t xml:space="preserve">特に参考になるのは、LINEのボタン機能とアクション機能を活用した「シナリオ分岐」による動線設計です。登録直後のアンケートで「高単価商品の検討が可能な層」と「低単価商品から育てていく層」を自動で選別し、前者には個別相談を実施して直接バックエンド商品をオファー、後者には低価格の教材販売から徐々にアップセルしていくという最適なルートを案内されています。</w:t>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Fonts w:ascii="Arial Unicode MS" w:cs="Arial Unicode MS" w:eastAsia="Arial Unicode MS" w:hAnsi="Arial Unicode MS"/>
          <w:rtl w:val="0"/>
        </w:rPr>
        <w:t xml:space="preserve">属性に合わせてシナリオを使い分けることで、機会損失を防ぎながら成約率を最大化する。この「自動選別」の仕組みこそが、月商2,000万円という成果を支える重要な要因だと言えます。</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Fonts w:ascii="Arial Unicode MS" w:cs="Arial Unicode MS" w:eastAsia="Arial Unicode MS" w:hAnsi="Arial Unicode MS"/>
          <w:rtl w:val="0"/>
        </w:rPr>
        <w:t xml:space="preserve">また、半年で4万リストという圧倒的な集客数を実現された点も見逃せません。無料プレゼントをフックにオプトインを促し、ステップ配信で自動的に特典を届ける。この王道のマーケティング施策を、UTAGEで完全自動化し、24時間365日休まず稼働させたことが、爆発的なリスト獲得に繋がりました。</w:t>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Fonts w:ascii="Arial Unicode MS" w:cs="Arial Unicode MS" w:eastAsia="Arial Unicode MS" w:hAnsi="Arial Unicode MS"/>
          <w:rtl w:val="0"/>
        </w:rPr>
        <w:t xml:space="preserve">「仕組みがあるからこそ、人の温度が伝わる」という言葉通り、事務作業を自動化して生まれた時間を、お客様へのサポートやコンテンツ開発に注ぐ。りんママ様の事例は、自動化とは「手抜き」ではなく、「人が本来やるべき価値提供に集中するための土台」であることを教えてくれました。</w:t>
      </w:r>
    </w:p>
    <w:p w:rsidR="00000000" w:rsidDel="00000000" w:rsidP="00000000" w:rsidRDefault="00000000" w:rsidRPr="00000000" w14:paraId="00000CFE">
      <w:pPr>
        <w:pStyle w:val="Heading4"/>
        <w:rPr/>
      </w:pPr>
      <w:bookmarkStart w:colFirst="0" w:colLast="0" w:name="_kx96i9bh01fd" w:id="447"/>
      <w:bookmarkEnd w:id="447"/>
      <w:r w:rsidDel="00000000" w:rsidR="00000000" w:rsidRPr="00000000">
        <w:rPr>
          <w:rFonts w:ascii="Arial Unicode MS" w:cs="Arial Unicode MS" w:eastAsia="Arial Unicode MS" w:hAnsi="Arial Unicode MS"/>
          <w:rtl w:val="0"/>
        </w:rPr>
        <w:t xml:space="preserve">明日からできる3つのアクション</w:t>
      </w:r>
    </w:p>
    <w:p w:rsidR="00000000" w:rsidDel="00000000" w:rsidP="00000000" w:rsidRDefault="00000000" w:rsidRPr="00000000" w14:paraId="00000CFF">
      <w:pPr>
        <w:rPr/>
      </w:pPr>
      <w:r w:rsidDel="00000000" w:rsidR="00000000" w:rsidRPr="00000000">
        <w:rPr>
          <w:rFonts w:ascii="Arial Unicode MS" w:cs="Arial Unicode MS" w:eastAsia="Arial Unicode MS" w:hAnsi="Arial Unicode MS"/>
          <w:rtl w:val="0"/>
        </w:rPr>
        <w:t xml:space="preserve">以下の3つの中から、今のあなたにできそうなものを1つ選んで実践してみてください。</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numPr>
          <w:ilvl w:val="0"/>
          <w:numId w:val="9"/>
        </w:numPr>
        <w:ind w:left="720" w:hanging="360"/>
        <w:rPr>
          <w:u w:val="none"/>
        </w:rPr>
      </w:pPr>
      <w:r w:rsidDel="00000000" w:rsidR="00000000" w:rsidRPr="00000000">
        <w:rPr>
          <w:rFonts w:ascii="Arial Unicode MS" w:cs="Arial Unicode MS" w:eastAsia="Arial Unicode MS" w:hAnsi="Arial Unicode MS"/>
          <w:b w:val="1"/>
          <w:bCs w:val="1"/>
          <w:rtl w:val="0"/>
        </w:rPr>
        <w:t xml:space="preserve">【費用の見直し】コスト削減の試算</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現在契約している「メルマガスタンド」「LINE配信ツール」「LP作成ツール」「会員サイト」等の月額費用を合計し、UTAGEに一元化した場合にどれくらいコスト削減できるか試算する。</w:t>
      </w:r>
    </w:p>
    <w:p w:rsidR="00000000" w:rsidDel="00000000" w:rsidP="00000000" w:rsidRDefault="00000000" w:rsidRPr="00000000" w14:paraId="00000D02">
      <w:pPr>
        <w:ind w:left="720" w:firstLine="0"/>
        <w:rPr/>
      </w:pPr>
      <w:r w:rsidDel="00000000" w:rsidR="00000000" w:rsidRPr="00000000">
        <w:rPr>
          <w:rtl w:val="0"/>
        </w:rPr>
      </w:r>
    </w:p>
    <w:p w:rsidR="00000000" w:rsidDel="00000000" w:rsidP="00000000" w:rsidRDefault="00000000" w:rsidRPr="00000000" w14:paraId="00000D03">
      <w:pPr>
        <w:numPr>
          <w:ilvl w:val="0"/>
          <w:numId w:val="9"/>
        </w:numPr>
        <w:ind w:left="720" w:hanging="360"/>
        <w:rPr>
          <w:u w:val="none"/>
        </w:rPr>
      </w:pPr>
      <w:r w:rsidDel="00000000" w:rsidR="00000000" w:rsidRPr="00000000">
        <w:rPr>
          <w:rFonts w:ascii="Arial Unicode MS" w:cs="Arial Unicode MS" w:eastAsia="Arial Unicode MS" w:hAnsi="Arial Unicode MS"/>
          <w:b w:val="1"/>
          <w:bCs w:val="1"/>
          <w:rtl w:val="0"/>
        </w:rPr>
        <w:t xml:space="preserve">【集客の仕組化】登録特典の作成</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見込み客リストを集めるための「無料プレゼント」を作成する。PDFレポートや動画など、顧客が欲しがる情報をコンテンツ化し、登録率を高める。</w:t>
      </w:r>
    </w:p>
    <w:p w:rsidR="00000000" w:rsidDel="00000000" w:rsidP="00000000" w:rsidRDefault="00000000" w:rsidRPr="00000000" w14:paraId="00000D04">
      <w:pPr>
        <w:ind w:left="720" w:firstLine="0"/>
        <w:rPr/>
      </w:pPr>
      <w:r w:rsidDel="00000000" w:rsidR="00000000" w:rsidRPr="00000000">
        <w:rPr>
          <w:rtl w:val="0"/>
        </w:rPr>
      </w:r>
    </w:p>
    <w:p w:rsidR="00000000" w:rsidDel="00000000" w:rsidP="00000000" w:rsidRDefault="00000000" w:rsidRPr="00000000" w14:paraId="00000D05">
      <w:pPr>
        <w:numPr>
          <w:ilvl w:val="0"/>
          <w:numId w:val="9"/>
        </w:numPr>
        <w:ind w:left="720" w:hanging="360"/>
        <w:rPr>
          <w:u w:val="none"/>
        </w:rPr>
      </w:pPr>
      <w:r w:rsidDel="00000000" w:rsidR="00000000" w:rsidRPr="00000000">
        <w:rPr>
          <w:rFonts w:ascii="Arial Unicode MS" w:cs="Arial Unicode MS" w:eastAsia="Arial Unicode MS" w:hAnsi="Arial Unicode MS"/>
          <w:b w:val="1"/>
          <w:bCs w:val="1"/>
          <w:rtl w:val="0"/>
        </w:rPr>
        <w:t xml:space="preserve">【販売動線の最適化】シナリオ分岐の設定</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リンククリックやボタンタップなどの見込み客の反応に合わせて、自動でシナリオを分岐するアクションを設定してみる。</w:t>
      </w:r>
      <w:r w:rsidDel="00000000" w:rsidR="00000000" w:rsidRPr="00000000">
        <w:br w:type="page"/>
      </w:r>
      <w:r w:rsidDel="00000000" w:rsidR="00000000" w:rsidRPr="00000000">
        <w:rPr>
          <w:rtl w:val="0"/>
        </w:rPr>
      </w:r>
    </w:p>
    <w:p w:rsidR="00000000" w:rsidDel="00000000" w:rsidP="00000000" w:rsidRDefault="00000000" w:rsidRPr="00000000" w14:paraId="00000D06">
      <w:pPr>
        <w:pStyle w:val="Heading1"/>
        <w:rPr/>
      </w:pPr>
      <w:bookmarkStart w:colFirst="0" w:colLast="0" w:name="_isfpn7acc4lu" w:id="448"/>
      <w:bookmarkEnd w:id="448"/>
      <w:r w:rsidDel="00000000" w:rsidR="00000000" w:rsidRPr="00000000">
        <w:rPr>
          <w:rFonts w:ascii="Arial Unicode MS" w:cs="Arial Unicode MS" w:eastAsia="Arial Unicode MS" w:hAnsi="Arial Unicode MS"/>
          <w:rtl w:val="0"/>
        </w:rPr>
        <w:t xml:space="preserve">三澤 勇一 様</w:t>
      </w:r>
    </w:p>
    <w:p w:rsidR="00000000" w:rsidDel="00000000" w:rsidP="00000000" w:rsidRDefault="00000000" w:rsidRPr="00000000" w14:paraId="00000D07">
      <w:pPr>
        <w:rPr/>
      </w:pPr>
      <w:r w:rsidDel="00000000" w:rsidR="00000000" w:rsidRPr="00000000">
        <w:rPr>
          <w:rFonts w:ascii="Arial Unicode MS" w:cs="Arial Unicode MS" w:eastAsia="Arial Unicode MS" w:hAnsi="Arial Unicode MS"/>
          <w:rtl w:val="0"/>
        </w:rPr>
        <w:t xml:space="preserve">（投資AI活用・株取引自動化講座の運営）</w:t>
      </w:r>
    </w:p>
    <w:p w:rsidR="00000000" w:rsidDel="00000000" w:rsidP="00000000" w:rsidRDefault="00000000" w:rsidRPr="00000000" w14:paraId="00000D08">
      <w:pPr>
        <w:pStyle w:val="Heading2"/>
        <w:rPr/>
      </w:pPr>
      <w:bookmarkStart w:colFirst="0" w:colLast="0" w:name="_lxsmg6j2bet" w:id="449"/>
      <w:bookmarkEnd w:id="449"/>
      <w:r w:rsidDel="00000000" w:rsidR="00000000" w:rsidRPr="00000000">
        <w:rPr>
          <w:rFonts w:ascii="Arial Unicode MS" w:cs="Arial Unicode MS" w:eastAsia="Arial Unicode MS" w:hAnsi="Arial Unicode MS"/>
          <w:rtl w:val="0"/>
        </w:rPr>
        <w:t xml:space="preserve">WordPressからの脱却で可能にしたスピード運営</w:t>
        <w:br w:type="textWrapping"/>
        <w:t xml:space="preserve">LTV3倍を実現した「ファネル×予約機能」活用術</w:t>
      </w:r>
    </w:p>
    <w:p w:rsidR="00000000" w:rsidDel="00000000" w:rsidP="00000000" w:rsidRDefault="00000000" w:rsidRPr="00000000" w14:paraId="00000D09">
      <w:pPr>
        <w:numPr>
          <w:ilvl w:val="0"/>
          <w:numId w:val="12"/>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イベント準備時間：1/6に短縮</w:t>
      </w:r>
    </w:p>
    <w:p w:rsidR="00000000" w:rsidDel="00000000" w:rsidP="00000000" w:rsidRDefault="00000000" w:rsidRPr="00000000" w14:paraId="00000D0A">
      <w:pPr>
        <w:numPr>
          <w:ilvl w:val="0"/>
          <w:numId w:val="12"/>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LTV：20万円 → 60万円</w:t>
      </w:r>
    </w:p>
    <w:p w:rsidR="00000000" w:rsidDel="00000000" w:rsidP="00000000" w:rsidRDefault="00000000" w:rsidRPr="00000000" w14:paraId="00000D0B">
      <w:pPr>
        <w:pStyle w:val="Heading3"/>
        <w:rPr/>
      </w:pPr>
      <w:bookmarkStart w:colFirst="0" w:colLast="0" w:name="_8e4nb1puzbq1" w:id="450"/>
      <w:bookmarkEnd w:id="450"/>
      <w:r w:rsidDel="00000000" w:rsidR="00000000" w:rsidRPr="00000000">
        <w:rPr>
          <w:rFonts w:ascii="Arial Unicode MS" w:cs="Arial Unicode MS" w:eastAsia="Arial Unicode MS" w:hAnsi="Arial Unicode MS"/>
          <w:rtl w:val="0"/>
        </w:rPr>
        <w:t xml:space="preserve">この事例のポイント</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b w:val="1"/>
          <w:bCs w:val="1"/>
        </w:rPr>
      </w:pPr>
      <w:r w:rsidDel="00000000" w:rsidR="00000000" w:rsidRPr="00000000">
        <w:rPr>
          <w:rFonts w:ascii="Arial Unicode MS" w:cs="Arial Unicode MS" w:eastAsia="Arial Unicode MS" w:hAnsi="Arial Unicode MS"/>
          <w:b w:val="1"/>
          <w:bCs w:val="1"/>
          <w:rtl w:val="0"/>
        </w:rPr>
        <w:t xml:space="preserve">「素早い対応」で顧客満足度を高めるための、ツール一本化</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Fonts w:ascii="Arial Unicode MS" w:cs="Arial Unicode MS" w:eastAsia="Arial Unicode MS" w:hAnsi="Arial Unicode MS"/>
          <w:rtl w:val="0"/>
        </w:rPr>
        <w:t xml:space="preserve">「事業環境の変化に合わせて、今すぐセミナーを開催したい」。そんなスピード感が求められるビジネスにおいて、煩雑なツール管理が足枷になっていませんか？</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Fonts w:ascii="Arial Unicode MS" w:cs="Arial Unicode MS" w:eastAsia="Arial Unicode MS" w:hAnsi="Arial Unicode MS"/>
          <w:rtl w:val="0"/>
        </w:rPr>
        <w:t xml:space="preserve">ここでご紹介するのは、WordPressやメール配信スタンド、プラグインを駆使していた複雑な運用をUTAGEに一本化し、イベント開催の準備時間を「約6分の1」に短縮した三澤様の事例です。</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Fonts w:ascii="Arial Unicode MS" w:cs="Arial Unicode MS" w:eastAsia="Arial Unicode MS" w:hAnsi="Arial Unicode MS"/>
          <w:rtl w:val="0"/>
        </w:rPr>
        <w:t xml:space="preserve">LP作成などの作業に時間を奪われ、肝心の顧客対応がおろそかになっているという状況から、UTAGEを導入したことで「緊急Zoom」の案内を短時間で完結できる体制を確立。顧客の悩みを即座に解決する環境を整えた結果、顧客満足度が向上し、LTV（顧客生涯価値）を3倍に引き上げられました。</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Fonts w:ascii="Arial Unicode MS" w:cs="Arial Unicode MS" w:eastAsia="Arial Unicode MS" w:hAnsi="Arial Unicode MS"/>
          <w:rtl w:val="0"/>
        </w:rPr>
        <w:t xml:space="preserve">「作業に追われて、お客様に向き合えていない」「顧客への案内スピードを上げたい」という方に、効率化と信頼構築を両立させるヒントをお届けします。</w:t>
      </w:r>
    </w:p>
    <w:p w:rsidR="00000000" w:rsidDel="00000000" w:rsidP="00000000" w:rsidRDefault="00000000" w:rsidRPr="00000000" w14:paraId="00000D16">
      <w:pPr>
        <w:pStyle w:val="Heading3"/>
        <w:rPr/>
      </w:pPr>
      <w:bookmarkStart w:colFirst="0" w:colLast="0" w:name="_ep6empus6jzb" w:id="451"/>
      <w:bookmarkEnd w:id="451"/>
      <w:r w:rsidDel="00000000" w:rsidR="00000000" w:rsidRPr="00000000">
        <w:rPr>
          <w:rFonts w:ascii="Arial Unicode MS" w:cs="Arial Unicode MS" w:eastAsia="Arial Unicode MS" w:hAnsi="Arial Unicode MS"/>
          <w:rtl w:val="0"/>
        </w:rPr>
        <w:t xml:space="preserve">事業概要</w:t>
      </w:r>
    </w:p>
    <w:p w:rsidR="00000000" w:rsidDel="00000000" w:rsidP="00000000" w:rsidRDefault="00000000" w:rsidRPr="00000000" w14:paraId="00000D17">
      <w:pPr>
        <w:rPr/>
      </w:pPr>
      <w:r w:rsidDel="00000000" w:rsidR="00000000" w:rsidRPr="00000000">
        <w:rPr>
          <w:rFonts w:ascii="Arial Unicode MS" w:cs="Arial Unicode MS" w:eastAsia="Arial Unicode MS" w:hAnsi="Arial Unicode MS"/>
          <w:rtl w:val="0"/>
        </w:rPr>
        <w:t xml:space="preserve">投資に特化したAIの活用方法（銘柄選定など）や、株取引を自動化する仕組みの提供、および自動化ノウハウを教える講座・スクールを運営。</w:t>
      </w:r>
    </w:p>
    <w:p w:rsidR="00000000" w:rsidDel="00000000" w:rsidP="00000000" w:rsidRDefault="00000000" w:rsidRPr="00000000" w14:paraId="00000D18">
      <w:pPr>
        <w:pStyle w:val="Heading3"/>
        <w:rPr/>
      </w:pPr>
      <w:bookmarkStart w:colFirst="0" w:colLast="0" w:name="_oddanjkxfqro" w:id="452"/>
      <w:bookmarkEnd w:id="452"/>
      <w:r w:rsidDel="00000000" w:rsidR="00000000" w:rsidRPr="00000000">
        <w:rPr>
          <w:rFonts w:ascii="Arial Unicode MS" w:cs="Arial Unicode MS" w:eastAsia="Arial Unicode MS" w:hAnsi="Arial Unicode MS"/>
          <w:rtl w:val="0"/>
        </w:rPr>
        <w:t xml:space="preserve">導入前のビジネス課題</w:t>
      </w:r>
    </w:p>
    <w:p w:rsidR="00000000" w:rsidDel="00000000" w:rsidP="00000000" w:rsidRDefault="00000000" w:rsidRPr="00000000" w14:paraId="00000D19">
      <w:pPr>
        <w:rPr/>
      </w:pPr>
      <w:r w:rsidDel="00000000" w:rsidR="00000000" w:rsidRPr="00000000">
        <w:rPr>
          <w:rFonts w:ascii="Arial Unicode MS" w:cs="Arial Unicode MS" w:eastAsia="Arial Unicode MS" w:hAnsi="Arial Unicode MS"/>
          <w:rtl w:val="0"/>
        </w:rPr>
        <w:t xml:space="preserve">以前は、WordPressでLP（ランディングページ）を作成し、メール配信スタンドで受付フォームを用意したり、あるいはWordPressのプラグインを駆使してセミナーを開催したりと、運用に大変な手間がかかっていました。また、メール到達率の低下も課題の一つでした。</w:t>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rPr/>
      </w:pPr>
      <w:r w:rsidDel="00000000" w:rsidR="00000000" w:rsidRPr="00000000">
        <w:rPr>
          <w:rFonts w:ascii="Arial Unicode MS" w:cs="Arial Unicode MS" w:eastAsia="Arial Unicode MS" w:hAnsi="Arial Unicode MS"/>
          <w:rtl w:val="0"/>
        </w:rPr>
        <w:t xml:space="preserve">特に私のビジネスでは、時事的な話題や環境の変化に合わせてLPを頻繁に作成する必要があるのですが、WordPressのエディターでの作成は時間も労力も大きくかかっていました。</w:t>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rFonts w:ascii="Arial Unicode MS" w:cs="Arial Unicode MS" w:eastAsia="Arial Unicode MS" w:hAnsi="Arial Unicode MS"/>
          <w:rtl w:val="0"/>
        </w:rPr>
        <w:t xml:space="preserve">そのための作業に時間を奪われ、肝心の顧客満足に費やすべき時間が十分にとれず、結果として顧客の信頼を失ってしまうことも多々あったのです。</w:t>
      </w:r>
    </w:p>
    <w:p w:rsidR="00000000" w:rsidDel="00000000" w:rsidP="00000000" w:rsidRDefault="00000000" w:rsidRPr="00000000" w14:paraId="00000D1E">
      <w:pPr>
        <w:pStyle w:val="Heading3"/>
        <w:rPr/>
      </w:pPr>
      <w:bookmarkStart w:colFirst="0" w:colLast="0" w:name="_vpoguienk4iq" w:id="453"/>
      <w:bookmarkEnd w:id="453"/>
      <w:r w:rsidDel="00000000" w:rsidR="00000000" w:rsidRPr="00000000">
        <w:rPr>
          <w:rFonts w:ascii="Arial Unicode MS" w:cs="Arial Unicode MS" w:eastAsia="Arial Unicode MS" w:hAnsi="Arial Unicode MS"/>
          <w:rtl w:val="0"/>
        </w:rPr>
        <w:t xml:space="preserve">課題解決のUTAGE活用法</w:t>
      </w:r>
    </w:p>
    <w:p w:rsidR="00000000" w:rsidDel="00000000" w:rsidP="00000000" w:rsidRDefault="00000000" w:rsidRPr="00000000" w14:paraId="00000D1F">
      <w:pPr>
        <w:rPr/>
      </w:pPr>
      <w:r w:rsidDel="00000000" w:rsidR="00000000" w:rsidRPr="00000000">
        <w:rPr>
          <w:rFonts w:ascii="Arial Unicode MS" w:cs="Arial Unicode MS" w:eastAsia="Arial Unicode MS" w:hAnsi="Arial Unicode MS"/>
          <w:rtl w:val="0"/>
        </w:rPr>
        <w:t xml:space="preserve">この課題を解決するため、UTAGEの「ファネル機能」と「イベント・予約機能」を導入しました。</w:t>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rPr/>
      </w:pPr>
      <w:r w:rsidDel="00000000" w:rsidR="00000000" w:rsidRPr="00000000">
        <w:rPr>
          <w:rFonts w:ascii="Arial Unicode MS" w:cs="Arial Unicode MS" w:eastAsia="Arial Unicode MS" w:hAnsi="Arial Unicode MS"/>
          <w:rtl w:val="0"/>
        </w:rPr>
        <w:t xml:space="preserve">WordPressやメール配信スタンドなど、バラバラだったツールをUTAGEに集約し、LP作成からイベント管理までを一元化。特に、作成頻度の高いLPや、緊急性が求められるイベント案内において、UTAGEの機能を活用して作業時間を大幅に短縮しました。</w:t>
      </w:r>
    </w:p>
    <w:p w:rsidR="00000000" w:rsidDel="00000000" w:rsidP="00000000" w:rsidRDefault="00000000" w:rsidRPr="00000000" w14:paraId="00000D22">
      <w:pPr>
        <w:pStyle w:val="Heading4"/>
        <w:rPr/>
      </w:pPr>
      <w:bookmarkStart w:colFirst="0" w:colLast="0" w:name="_s2dnp86h8n67" w:id="454"/>
      <w:bookmarkEnd w:id="454"/>
      <w:r w:rsidDel="00000000" w:rsidR="00000000" w:rsidRPr="00000000">
        <w:rPr>
          <w:rFonts w:ascii="Arial Unicode MS" w:cs="Arial Unicode MS" w:eastAsia="Arial Unicode MS" w:hAnsi="Arial Unicode MS"/>
          <w:rtl w:val="0"/>
        </w:rPr>
        <w:t xml:space="preserve">成果につながったファネル全体像</w:t>
      </w:r>
    </w:p>
    <w:p w:rsidR="00000000" w:rsidDel="00000000" w:rsidP="00000000" w:rsidRDefault="00000000" w:rsidRPr="00000000" w14:paraId="00000D23">
      <w:pPr>
        <w:rPr/>
      </w:pPr>
      <w:r w:rsidDel="00000000" w:rsidR="00000000" w:rsidRPr="00000000">
        <w:rPr>
          <w:rFonts w:ascii="Arial Unicode MS" w:cs="Arial Unicode MS" w:eastAsia="Arial Unicode MS" w:hAnsi="Arial Unicode MS"/>
          <w:rtl w:val="0"/>
        </w:rPr>
        <w:t xml:space="preserve">①口コミ・紹介</w:t>
      </w:r>
    </w:p>
    <w:p w:rsidR="00000000" w:rsidDel="00000000" w:rsidP="00000000" w:rsidRDefault="00000000" w:rsidRPr="00000000" w14:paraId="00000D2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25">
      <w:pPr>
        <w:rPr/>
      </w:pPr>
      <w:r w:rsidDel="00000000" w:rsidR="00000000" w:rsidRPr="00000000">
        <w:rPr>
          <w:rFonts w:ascii="Arial Unicode MS" w:cs="Arial Unicode MS" w:eastAsia="Arial Unicode MS" w:hAnsi="Arial Unicode MS"/>
          <w:rtl w:val="0"/>
        </w:rPr>
        <w:t xml:space="preserve">②LP：フロントエンド商品オファー（セミナー・ワークショップ）</w:t>
      </w:r>
    </w:p>
    <w:p w:rsidR="00000000" w:rsidDel="00000000" w:rsidP="00000000" w:rsidRDefault="00000000" w:rsidRPr="00000000" w14:paraId="00000D2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27">
      <w:pPr>
        <w:rPr/>
      </w:pPr>
      <w:r w:rsidDel="00000000" w:rsidR="00000000" w:rsidRPr="00000000">
        <w:rPr>
          <w:rFonts w:ascii="Arial Unicode MS" w:cs="Arial Unicode MS" w:eastAsia="Arial Unicode MS" w:hAnsi="Arial Unicode MS"/>
          <w:rtl w:val="0"/>
        </w:rPr>
        <w:t xml:space="preserve">③ステップメール配信</w:t>
      </w:r>
    </w:p>
    <w:p w:rsidR="00000000" w:rsidDel="00000000" w:rsidP="00000000" w:rsidRDefault="00000000" w:rsidRPr="00000000" w14:paraId="00000D2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29">
      <w:pPr>
        <w:rPr/>
      </w:pPr>
      <w:r w:rsidDel="00000000" w:rsidR="00000000" w:rsidRPr="00000000">
        <w:rPr>
          <w:rFonts w:ascii="Arial Unicode MS" w:cs="Arial Unicode MS" w:eastAsia="Arial Unicode MS" w:hAnsi="Arial Unicode MS"/>
          <w:rtl w:val="0"/>
        </w:rPr>
        <w:t xml:space="preserve">④セミナー・説明会</w:t>
      </w:r>
    </w:p>
    <w:p w:rsidR="00000000" w:rsidDel="00000000" w:rsidP="00000000" w:rsidRDefault="00000000" w:rsidRPr="00000000" w14:paraId="00000D2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2B">
      <w:pPr>
        <w:rPr/>
      </w:pPr>
      <w:r w:rsidDel="00000000" w:rsidR="00000000" w:rsidRPr="00000000">
        <w:rPr>
          <w:rFonts w:ascii="Arial Unicode MS" w:cs="Arial Unicode MS" w:eastAsia="Arial Unicode MS" w:hAnsi="Arial Unicode MS"/>
          <w:rtl w:val="0"/>
        </w:rPr>
        <w:t xml:space="preserve">⑤バックエンド商品オファー（オンライン講座・スクール）</w:t>
      </w:r>
    </w:p>
    <w:p w:rsidR="00000000" w:rsidDel="00000000" w:rsidP="00000000" w:rsidRDefault="00000000" w:rsidRPr="00000000" w14:paraId="00000D2C">
      <w:pPr>
        <w:pStyle w:val="Heading4"/>
        <w:rPr/>
      </w:pPr>
      <w:bookmarkStart w:colFirst="0" w:colLast="0" w:name="_v2bf2rc5dl3n" w:id="455"/>
      <w:bookmarkEnd w:id="455"/>
      <w:r w:rsidDel="00000000" w:rsidR="00000000" w:rsidRPr="00000000">
        <w:rPr>
          <w:rFonts w:ascii="Arial Unicode MS" w:cs="Arial Unicode MS" w:eastAsia="Arial Unicode MS" w:hAnsi="Arial Unicode MS"/>
          <w:rtl w:val="0"/>
        </w:rPr>
        <w:t xml:space="preserve">活用した機能と具体的な施策内容</w:t>
      </w:r>
    </w:p>
    <w:p w:rsidR="00000000" w:rsidDel="00000000" w:rsidP="00000000" w:rsidRDefault="00000000" w:rsidRPr="00000000" w14:paraId="00000D2D">
      <w:pPr>
        <w:rPr>
          <w:b w:val="1"/>
          <w:bCs w:val="1"/>
        </w:rPr>
      </w:pPr>
      <w:r w:rsidDel="00000000" w:rsidR="00000000" w:rsidRPr="00000000">
        <w:rPr>
          <w:rFonts w:ascii="Arial Unicode MS" w:cs="Arial Unicode MS" w:eastAsia="Arial Unicode MS" w:hAnsi="Arial Unicode MS"/>
          <w:b w:val="1"/>
          <w:bCs w:val="1"/>
          <w:rtl w:val="0"/>
        </w:rPr>
        <w:t xml:space="preserve">【ファネル機能】LP作成時間の短縮</w:t>
      </w:r>
    </w:p>
    <w:p w:rsidR="00000000" w:rsidDel="00000000" w:rsidP="00000000" w:rsidRDefault="00000000" w:rsidRPr="00000000" w14:paraId="00000D2E">
      <w:pPr>
        <w:rPr/>
      </w:pPr>
      <w:r w:rsidDel="00000000" w:rsidR="00000000" w:rsidRPr="00000000">
        <w:rPr>
          <w:rFonts w:ascii="Arial Unicode MS" w:cs="Arial Unicode MS" w:eastAsia="Arial Unicode MS" w:hAnsi="Arial Unicode MS"/>
          <w:rtl w:val="0"/>
        </w:rPr>
        <w:t xml:space="preserve">UTAGEのファネル機能は非常に秀逸だとすぐにわかりました。特に、LP作成において「お気に入りとして保存」などの機能を活用することで、よく使う要素や構成を使い回せるようにし、作成時間を大幅に短縮しました。経験の浅い人であっても直感的にわかる作りになっており、スムーズに運用できています。</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b w:val="1"/>
          <w:bCs w:val="1"/>
        </w:rPr>
      </w:pPr>
      <w:r w:rsidDel="00000000" w:rsidR="00000000" w:rsidRPr="00000000">
        <w:rPr>
          <w:rFonts w:ascii="Arial Unicode MS" w:cs="Arial Unicode MS" w:eastAsia="Arial Unicode MS" w:hAnsi="Arial Unicode MS"/>
          <w:b w:val="1"/>
          <w:bCs w:val="1"/>
          <w:rtl w:val="0"/>
        </w:rPr>
        <w:t xml:space="preserve">【イベント・予約機能】「緊急開催」の即時対応</w:t>
      </w:r>
    </w:p>
    <w:p w:rsidR="00000000" w:rsidDel="00000000" w:rsidP="00000000" w:rsidRDefault="00000000" w:rsidRPr="00000000" w14:paraId="00000D31">
      <w:pPr>
        <w:rPr/>
      </w:pPr>
      <w:r w:rsidDel="00000000" w:rsidR="00000000" w:rsidRPr="00000000">
        <w:rPr>
          <w:rFonts w:ascii="Arial Unicode MS" w:cs="Arial Unicode MS" w:eastAsia="Arial Unicode MS" w:hAnsi="Arial Unicode MS"/>
          <w:rtl w:val="0"/>
        </w:rPr>
        <w:t xml:space="preserve">商売柄、相場変動などに合わせて「緊急Zoom」などを開催することがあります。その際にも「イベント・予約機能」と「ファネル機能」を組み合わせることで、ほんの短時間でLP作成から募集、案内メールの配信までを完了できる仕組みを整えました。</w:t>
      </w:r>
    </w:p>
    <w:p w:rsidR="00000000" w:rsidDel="00000000" w:rsidP="00000000" w:rsidRDefault="00000000" w:rsidRPr="00000000" w14:paraId="00000D32">
      <w:pPr>
        <w:pStyle w:val="Heading4"/>
        <w:rPr/>
      </w:pPr>
      <w:bookmarkStart w:colFirst="0" w:colLast="0" w:name="_61asvf9cuii4" w:id="456"/>
      <w:bookmarkEnd w:id="456"/>
      <w:r w:rsidDel="00000000" w:rsidR="00000000" w:rsidRPr="00000000">
        <w:rPr>
          <w:rFonts w:ascii="Arial Unicode MS" w:cs="Arial Unicode MS" w:eastAsia="Arial Unicode MS" w:hAnsi="Arial Unicode MS"/>
          <w:rtl w:val="0"/>
        </w:rPr>
        <w:t xml:space="preserve">施策を成功させるための「コツ・工夫」</w:t>
      </w:r>
    </w:p>
    <w:p w:rsidR="00000000" w:rsidDel="00000000" w:rsidP="00000000" w:rsidRDefault="00000000" w:rsidRPr="00000000" w14:paraId="00000D33">
      <w:pPr>
        <w:rPr/>
      </w:pPr>
      <w:r w:rsidDel="00000000" w:rsidR="00000000" w:rsidRPr="00000000">
        <w:rPr>
          <w:rFonts w:ascii="Arial Unicode MS" w:cs="Arial Unicode MS" w:eastAsia="Arial Unicode MS" w:hAnsi="Arial Unicode MS"/>
          <w:rtl w:val="0"/>
        </w:rPr>
        <w:t xml:space="preserve">「イベント・予約機能」で作成した申込フォームを、「ファネル機能」と連携させたことです。これにより、告知から予約受付、リマインド配信までを一気通貫で完結できます。その結果、顧客が壁にぶつかった際、その改善策を適切なタイミングで提供できるようになりました。</w:t>
      </w:r>
    </w:p>
    <w:p w:rsidR="00000000" w:rsidDel="00000000" w:rsidP="00000000" w:rsidRDefault="00000000" w:rsidRPr="00000000" w14:paraId="00000D34">
      <w:pPr>
        <w:pStyle w:val="Heading3"/>
        <w:rPr/>
      </w:pPr>
      <w:bookmarkStart w:colFirst="0" w:colLast="0" w:name="_nagoyvcmh6sq" w:id="457"/>
      <w:bookmarkEnd w:id="457"/>
      <w:r w:rsidDel="00000000" w:rsidR="00000000" w:rsidRPr="00000000">
        <w:rPr>
          <w:rFonts w:ascii="Arial Unicode MS" w:cs="Arial Unicode MS" w:eastAsia="Arial Unicode MS" w:hAnsi="Arial Unicode MS"/>
          <w:rtl w:val="0"/>
        </w:rPr>
        <w:t xml:space="preserve">導入後の成果と変化</w:t>
      </w:r>
    </w:p>
    <w:p w:rsidR="00000000" w:rsidDel="00000000" w:rsidP="00000000" w:rsidRDefault="00000000" w:rsidRPr="00000000" w14:paraId="00000D35">
      <w:pPr>
        <w:pStyle w:val="Heading4"/>
        <w:rPr/>
      </w:pPr>
      <w:bookmarkStart w:colFirst="0" w:colLast="0" w:name="_o5ztuhn4t9t7" w:id="458"/>
      <w:bookmarkEnd w:id="458"/>
      <w:r w:rsidDel="00000000" w:rsidR="00000000" w:rsidRPr="00000000">
        <w:rPr>
          <w:rFonts w:ascii="Arial Unicode MS" w:cs="Arial Unicode MS" w:eastAsia="Arial Unicode MS" w:hAnsi="Arial Unicode MS"/>
          <w:rtl w:val="0"/>
        </w:rPr>
        <w:t xml:space="preserve">具体的な成果</w:t>
      </w:r>
    </w:p>
    <w:p w:rsidR="00000000" w:rsidDel="00000000" w:rsidP="00000000" w:rsidRDefault="00000000" w:rsidRPr="00000000" w14:paraId="00000D36">
      <w:pPr>
        <w:rPr/>
      </w:pPr>
      <w:r w:rsidDel="00000000" w:rsidR="00000000" w:rsidRPr="00000000">
        <w:rPr>
          <w:rFonts w:ascii="Arial Unicode MS" w:cs="Arial Unicode MS" w:eastAsia="Arial Unicode MS" w:hAnsi="Arial Unicode MS"/>
          <w:rtl w:val="0"/>
        </w:rPr>
        <w:t xml:space="preserve">複雑なツール運用をUTAGEに一本化し、業務フローを効率化した結果、以下の成果が得られました。</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numPr>
          <w:ilvl w:val="0"/>
          <w:numId w:val="16"/>
        </w:numPr>
        <w:ind w:left="720" w:hanging="360"/>
      </w:pPr>
      <w:r w:rsidDel="00000000" w:rsidR="00000000" w:rsidRPr="00000000">
        <w:rPr>
          <w:rFonts w:ascii="Arial Unicode MS" w:cs="Arial Unicode MS" w:eastAsia="Arial Unicode MS" w:hAnsi="Arial Unicode MS"/>
          <w:rtl w:val="0"/>
        </w:rPr>
        <w:t xml:space="preserve">作業時間：イベント開催の準備から募集にかかる時間を約1/6に短縮 </w:t>
      </w:r>
    </w:p>
    <w:p w:rsidR="00000000" w:rsidDel="00000000" w:rsidP="00000000" w:rsidRDefault="00000000" w:rsidRPr="00000000" w14:paraId="00000D39">
      <w:pPr>
        <w:numPr>
          <w:ilvl w:val="0"/>
          <w:numId w:val="16"/>
        </w:numPr>
        <w:ind w:left="720" w:hanging="360"/>
      </w:pPr>
      <w:r w:rsidDel="00000000" w:rsidR="00000000" w:rsidRPr="00000000">
        <w:rPr>
          <w:rFonts w:ascii="Arial Unicode MS" w:cs="Arial Unicode MS" w:eastAsia="Arial Unicode MS" w:hAnsi="Arial Unicode MS"/>
          <w:rtl w:val="0"/>
        </w:rPr>
        <w:t xml:space="preserve">LTV（顧客生涯価値）：20万円から60万円へ向上（3倍） </w:t>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Fonts w:ascii="Arial Unicode MS" w:cs="Arial Unicode MS" w:eastAsia="Arial Unicode MS" w:hAnsi="Arial Unicode MS"/>
          <w:rtl w:val="0"/>
        </w:rPr>
        <w:t xml:space="preserve">作業時間が短縮されたことで、顧客対応に時間を使えるようになり、結果として顧客満足度が向上し、LTVの大幅なアップにつながりました。</w:t>
      </w:r>
    </w:p>
    <w:p w:rsidR="00000000" w:rsidDel="00000000" w:rsidP="00000000" w:rsidRDefault="00000000" w:rsidRPr="00000000" w14:paraId="00000D3C">
      <w:pPr>
        <w:pStyle w:val="Heading4"/>
        <w:rPr/>
      </w:pPr>
      <w:bookmarkStart w:colFirst="0" w:colLast="0" w:name="_fgs9ur3qsm0l" w:id="459"/>
      <w:bookmarkEnd w:id="459"/>
      <w:r w:rsidDel="00000000" w:rsidR="00000000" w:rsidRPr="00000000">
        <w:rPr>
          <w:rFonts w:ascii="Arial Unicode MS" w:cs="Arial Unicode MS" w:eastAsia="Arial Unicode MS" w:hAnsi="Arial Unicode MS"/>
          <w:rtl w:val="0"/>
        </w:rPr>
        <w:t xml:space="preserve">実感できた変化</w:t>
      </w:r>
    </w:p>
    <w:p w:rsidR="00000000" w:rsidDel="00000000" w:rsidP="00000000" w:rsidRDefault="00000000" w:rsidRPr="00000000" w14:paraId="00000D3D">
      <w:pPr>
        <w:rPr/>
      </w:pPr>
      <w:r w:rsidDel="00000000" w:rsidR="00000000" w:rsidRPr="00000000">
        <w:rPr>
          <w:rFonts w:ascii="Arial Unicode MS" w:cs="Arial Unicode MS" w:eastAsia="Arial Unicode MS" w:hAnsi="Arial Unicode MS"/>
          <w:rtl w:val="0"/>
        </w:rPr>
        <w:t xml:space="preserve">LP作成やイベント募集の作業負担が大幅に軽減されました。そのおかげで顧客との距離感も縮まり、Win-Winの関係を築きやすくなったと実感しています。</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Fonts w:ascii="Arial Unicode MS" w:cs="Arial Unicode MS" w:eastAsia="Arial Unicode MS" w:hAnsi="Arial Unicode MS"/>
          <w:rtl w:val="0"/>
        </w:rPr>
        <w:t xml:space="preserve">自社の利益向上もさることながら、それ以上に「もっと価値を提供して喜んでもらいたい」という想いが強くなったことが、私にとっての大きな変化です。</w:t>
      </w:r>
    </w:p>
    <w:p w:rsidR="00000000" w:rsidDel="00000000" w:rsidP="00000000" w:rsidRDefault="00000000" w:rsidRPr="00000000" w14:paraId="00000D40">
      <w:pPr>
        <w:pStyle w:val="Heading4"/>
        <w:rPr/>
      </w:pPr>
      <w:bookmarkStart w:colFirst="0" w:colLast="0" w:name="_z8a472aek19i" w:id="460"/>
      <w:bookmarkEnd w:id="460"/>
      <w:r w:rsidDel="00000000" w:rsidR="00000000" w:rsidRPr="00000000">
        <w:rPr>
          <w:rFonts w:ascii="Arial Unicode MS" w:cs="Arial Unicode MS" w:eastAsia="Arial Unicode MS" w:hAnsi="Arial Unicode MS"/>
          <w:rtl w:val="0"/>
        </w:rPr>
        <w:t xml:space="preserve">今後の事業展望</w:t>
      </w:r>
    </w:p>
    <w:p w:rsidR="00000000" w:rsidDel="00000000" w:rsidP="00000000" w:rsidRDefault="00000000" w:rsidRPr="00000000" w14:paraId="00000D41">
      <w:pPr>
        <w:rPr/>
      </w:pPr>
      <w:r w:rsidDel="00000000" w:rsidR="00000000" w:rsidRPr="00000000">
        <w:rPr>
          <w:rFonts w:ascii="Arial Unicode MS" w:cs="Arial Unicode MS" w:eastAsia="Arial Unicode MS" w:hAnsi="Arial Unicode MS"/>
          <w:rtl w:val="0"/>
        </w:rPr>
        <w:t xml:space="preserve">今までは直感任せのビジネス展開でしたが、今後は集客から教育、講座の提供、サポートまでをすべてシステム化していく予定です。</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Fonts w:ascii="Arial Unicode MS" w:cs="Arial Unicode MS" w:eastAsia="Arial Unicode MS" w:hAnsi="Arial Unicode MS"/>
          <w:rtl w:val="0"/>
        </w:rPr>
        <w:t xml:space="preserve">自分が不在でもビジネスが回っていく仕組みを、半年後を目処に構築するのが現在の目標です。</w:t>
      </w:r>
    </w:p>
    <w:p w:rsidR="00000000" w:rsidDel="00000000" w:rsidP="00000000" w:rsidRDefault="00000000" w:rsidRPr="00000000" w14:paraId="00000D44">
      <w:pPr>
        <w:pStyle w:val="Heading3"/>
        <w:rPr/>
      </w:pPr>
      <w:bookmarkStart w:colFirst="0" w:colLast="0" w:name="_phci8bbsaaso" w:id="461"/>
      <w:bookmarkEnd w:id="461"/>
      <w:r w:rsidDel="00000000" w:rsidR="00000000" w:rsidRPr="00000000">
        <w:rPr>
          <w:rFonts w:ascii="Arial Unicode MS" w:cs="Arial Unicode MS" w:eastAsia="Arial Unicode MS" w:hAnsi="Arial Unicode MS"/>
          <w:rtl w:val="0"/>
        </w:rPr>
        <w:t xml:space="preserve">UTAGEユーザーへのメッセージ</w:t>
      </w:r>
    </w:p>
    <w:p w:rsidR="00000000" w:rsidDel="00000000" w:rsidP="00000000" w:rsidRDefault="00000000" w:rsidRPr="00000000" w14:paraId="00000D45">
      <w:pPr>
        <w:rPr/>
      </w:pPr>
      <w:r w:rsidDel="00000000" w:rsidR="00000000" w:rsidRPr="00000000">
        <w:rPr>
          <w:rFonts w:ascii="Arial Unicode MS" w:cs="Arial Unicode MS" w:eastAsia="Arial Unicode MS" w:hAnsi="Arial Unicode MS"/>
          <w:rtl w:val="0"/>
        </w:rPr>
        <w:t xml:space="preserve">これからマーケティングに取り組む皆さん、忖度なしにUTAGE一択です！UTAGEを使いこなせれば、ビジネスの成功間違いなしだと思いますよ！！</w:t>
      </w:r>
    </w:p>
    <w:p w:rsidR="00000000" w:rsidDel="00000000" w:rsidP="00000000" w:rsidRDefault="00000000" w:rsidRPr="00000000" w14:paraId="00000D46">
      <w:pPr>
        <w:pStyle w:val="Heading3"/>
        <w:rPr/>
      </w:pPr>
      <w:bookmarkStart w:colFirst="0" w:colLast="0" w:name="_wzvlzuup6521" w:id="462"/>
      <w:bookmarkEnd w:id="462"/>
      <w:r w:rsidDel="00000000" w:rsidR="00000000" w:rsidRPr="00000000">
        <w:rPr>
          <w:rFonts w:ascii="Arial Unicode MS" w:cs="Arial Unicode MS" w:eastAsia="Arial Unicode MS" w:hAnsi="Arial Unicode MS"/>
          <w:rtl w:val="0"/>
        </w:rPr>
        <w:t xml:space="preserve">UTAGE運営者コメント</w:t>
      </w:r>
    </w:p>
    <w:p w:rsidR="00000000" w:rsidDel="00000000" w:rsidP="00000000" w:rsidRDefault="00000000" w:rsidRPr="00000000" w14:paraId="00000D47">
      <w:pPr>
        <w:rPr/>
      </w:pPr>
      <w:r w:rsidDel="00000000" w:rsidR="00000000" w:rsidRPr="00000000">
        <w:rPr>
          <w:rFonts w:ascii="Arial Unicode MS" w:cs="Arial Unicode MS" w:eastAsia="Arial Unicode MS" w:hAnsi="Arial Unicode MS"/>
          <w:rtl w:val="0"/>
        </w:rPr>
        <w:t xml:space="preserve">投資スクールのように「時事ネタ」や「市況」に合わせてスピーディーな対応が求められるビジネスにおいて、UTAGEの強みである「オールインワン」の利便性が遺憾なく発揮された好事例です。</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Fonts w:ascii="Arial Unicode MS" w:cs="Arial Unicode MS" w:eastAsia="Arial Unicode MS" w:hAnsi="Arial Unicode MS"/>
          <w:rtl w:val="0"/>
        </w:rPr>
        <w:t xml:space="preserve">WordPressでLPを作り、配信スタンドでメールを送り、Zoomを手動で案内する……といった分断された環境では、「今すぐやりたい」と思った施策を実行するまでにタイムラグが生まれ、タイミングを逃してしまいます。</w:t>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pPr>
      <w:r w:rsidDel="00000000" w:rsidR="00000000" w:rsidRPr="00000000">
        <w:rPr>
          <w:rFonts w:ascii="Arial Unicode MS" w:cs="Arial Unicode MS" w:eastAsia="Arial Unicode MS" w:hAnsi="Arial Unicode MS"/>
          <w:rtl w:val="0"/>
        </w:rPr>
        <w:t xml:space="preserve">三澤様はこの課題に対し、2つの機能を上手く活用されました。1つ目は、ファネルの「お気に入りとして保存」機能です。これは、一度作ったデザイン性の高いヘッダーやボタンなどの要素を保存しておき、次のLP作成時にワンクリックで呼び出せる機能です。頻繁にLPを作る必要がある方には、作業時間を劇的に短縮できる必須機能と言えるでしょう。</w:t>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Fonts w:ascii="Arial Unicode MS" w:cs="Arial Unicode MS" w:eastAsia="Arial Unicode MS" w:hAnsi="Arial Unicode MS"/>
          <w:rtl w:val="0"/>
        </w:rPr>
        <w:t xml:space="preserve">2つ目は、「イベント・予約機能」と「ファネル」の連携です。UTAGEでは、イベント機能側で作成した「申込フォーム（予約枠）」を、ファネルページの「イベント・予約申込フォーム」要素に連携するだけで、即座にLP内に埋め込むことができます。</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Fonts w:ascii="Arial Unicode MS" w:cs="Arial Unicode MS" w:eastAsia="Arial Unicode MS" w:hAnsi="Arial Unicode MS"/>
          <w:rtl w:val="0"/>
        </w:rPr>
        <w:t xml:space="preserve">これにより、LPで申し込みが入った瞬間に予約が完了し、ZoomURLが記載されたリマインドメールも自動でセットされます。この「連携作業」の手間が大幅に軽減されることが、三澤様の言う「緊急Zoom」を可能にした最大の要因です。</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Fonts w:ascii="Arial Unicode MS" w:cs="Arial Unicode MS" w:eastAsia="Arial Unicode MS" w:hAnsi="Arial Unicode MS"/>
          <w:rtl w:val="0"/>
        </w:rPr>
        <w:t xml:space="preserve">効率化によって空いた時間を顧客対応に充て、LTVを3倍に伸ばされた点も見逃せません。効率化は単なる「手抜き」ではなく、顧客満足度を高めるための時間を生み出す手段であることを、見事に証明してくださいました。</w:t>
      </w:r>
    </w:p>
    <w:p w:rsidR="00000000" w:rsidDel="00000000" w:rsidP="00000000" w:rsidRDefault="00000000" w:rsidRPr="00000000" w14:paraId="00000D52">
      <w:pPr>
        <w:pStyle w:val="Heading4"/>
        <w:rPr/>
      </w:pPr>
      <w:bookmarkStart w:colFirst="0" w:colLast="0" w:name="_97gj0lt3qks8" w:id="463"/>
      <w:bookmarkEnd w:id="463"/>
      <w:r w:rsidDel="00000000" w:rsidR="00000000" w:rsidRPr="00000000">
        <w:rPr>
          <w:rFonts w:ascii="Arial Unicode MS" w:cs="Arial Unicode MS" w:eastAsia="Arial Unicode MS" w:hAnsi="Arial Unicode MS"/>
          <w:rtl w:val="0"/>
        </w:rPr>
        <w:t xml:space="preserve">明日からできる3つのアクション</w:t>
      </w:r>
    </w:p>
    <w:p w:rsidR="00000000" w:rsidDel="00000000" w:rsidP="00000000" w:rsidRDefault="00000000" w:rsidRPr="00000000" w14:paraId="00000D53">
      <w:pPr>
        <w:rPr/>
      </w:pPr>
      <w:r w:rsidDel="00000000" w:rsidR="00000000" w:rsidRPr="00000000">
        <w:rPr>
          <w:rFonts w:ascii="Arial Unicode MS" w:cs="Arial Unicode MS" w:eastAsia="Arial Unicode MS" w:hAnsi="Arial Unicode MS"/>
          <w:rtl w:val="0"/>
        </w:rPr>
        <w:t xml:space="preserve">以下の3つの中から、今のあなたにできそうなものを1つ選んで実践してみてください。</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numPr>
          <w:ilvl w:val="0"/>
          <w:numId w:val="53"/>
        </w:numPr>
        <w:ind w:left="720" w:hanging="360"/>
        <w:rPr>
          <w:u w:val="none"/>
        </w:rPr>
      </w:pPr>
      <w:r w:rsidDel="00000000" w:rsidR="00000000" w:rsidRPr="00000000">
        <w:rPr>
          <w:rFonts w:ascii="Arial Unicode MS" w:cs="Arial Unicode MS" w:eastAsia="Arial Unicode MS" w:hAnsi="Arial Unicode MS"/>
          <w:b w:val="1"/>
          <w:bCs w:val="1"/>
          <w:rtl w:val="0"/>
        </w:rPr>
        <w:t xml:space="preserve">【LP量産の効率化】「お気に入り」への保存</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ファネルページの編集画面で、使い回しができそうな「画像」や「テキスト」などの”要素”、あるいはファーストビューなどの”セクション”を「お気に入りとして保存」し、次回の作成時間を短縮する。</w:t>
      </w:r>
    </w:p>
    <w:p w:rsidR="00000000" w:rsidDel="00000000" w:rsidP="00000000" w:rsidRDefault="00000000" w:rsidRPr="00000000" w14:paraId="00000D56">
      <w:pPr>
        <w:ind w:left="720" w:firstLine="0"/>
        <w:rPr/>
      </w:pPr>
      <w:r w:rsidDel="00000000" w:rsidR="00000000" w:rsidRPr="00000000">
        <w:rPr>
          <w:rtl w:val="0"/>
        </w:rPr>
      </w:r>
    </w:p>
    <w:p w:rsidR="00000000" w:rsidDel="00000000" w:rsidP="00000000" w:rsidRDefault="00000000" w:rsidRPr="00000000" w14:paraId="00000D57">
      <w:pPr>
        <w:numPr>
          <w:ilvl w:val="0"/>
          <w:numId w:val="53"/>
        </w:numPr>
        <w:ind w:left="720" w:hanging="360"/>
        <w:rPr>
          <w:u w:val="none"/>
        </w:rPr>
      </w:pPr>
      <w:r w:rsidDel="00000000" w:rsidR="00000000" w:rsidRPr="00000000">
        <w:rPr>
          <w:rFonts w:ascii="Arial Unicode MS" w:cs="Arial Unicode MS" w:eastAsia="Arial Unicode MS" w:hAnsi="Arial Unicode MS"/>
          <w:b w:val="1"/>
          <w:bCs w:val="1"/>
          <w:rtl w:val="0"/>
        </w:rPr>
        <w:t xml:space="preserve">【離脱率の改善】申込フォームの埋め込み</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もしイベントの申込フォームを単体のURLで案内しているなら、ファネルページ内の「イベント・予約申込フォーム」要素を使ってLP内に直接埋め込んでみる。ページ遷移をなくすことで、顧客が熱量を保ったまま即座に申し込めるようにする。</w:t>
      </w:r>
    </w:p>
    <w:p w:rsidR="00000000" w:rsidDel="00000000" w:rsidP="00000000" w:rsidRDefault="00000000" w:rsidRPr="00000000" w14:paraId="00000D58">
      <w:pPr>
        <w:ind w:left="720" w:firstLine="0"/>
        <w:rPr/>
      </w:pPr>
      <w:r w:rsidDel="00000000" w:rsidR="00000000" w:rsidRPr="00000000">
        <w:rPr>
          <w:rtl w:val="0"/>
        </w:rPr>
      </w:r>
    </w:p>
    <w:p w:rsidR="00000000" w:rsidDel="00000000" w:rsidP="00000000" w:rsidRDefault="00000000" w:rsidRPr="00000000" w14:paraId="00000D59">
      <w:pPr>
        <w:numPr>
          <w:ilvl w:val="0"/>
          <w:numId w:val="53"/>
        </w:numPr>
        <w:ind w:left="720" w:hanging="360"/>
        <w:rPr>
          <w:u w:val="none"/>
        </w:rPr>
      </w:pPr>
      <w:r w:rsidDel="00000000" w:rsidR="00000000" w:rsidRPr="00000000">
        <w:rPr>
          <w:rFonts w:ascii="Arial Unicode MS" w:cs="Arial Unicode MS" w:eastAsia="Arial Unicode MS" w:hAnsi="Arial Unicode MS"/>
          <w:b w:val="1"/>
          <w:bCs w:val="1"/>
          <w:rtl w:val="0"/>
        </w:rPr>
        <w:t xml:space="preserve">【自動URL発行】Zoom/Meetの連携設定</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「個別相談・個別予約」イベントの担当者設定で、ZoomまたはGoogle Meet連携を行う。これにより、予約完了時に個別の「ミーティングURL」が自動発行されるように設定し、URLの案内を自動化する。</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br w:type="page"/>
      </w:r>
      <w:r w:rsidDel="00000000" w:rsidR="00000000" w:rsidRPr="00000000">
        <w:rPr>
          <w:rtl w:val="0"/>
        </w:rPr>
      </w:r>
    </w:p>
    <w:p w:rsidR="00000000" w:rsidDel="00000000" w:rsidP="00000000" w:rsidRDefault="00000000" w:rsidRPr="00000000" w14:paraId="00000D5D">
      <w:pPr>
        <w:pStyle w:val="Heading1"/>
        <w:rPr/>
      </w:pPr>
      <w:bookmarkStart w:colFirst="0" w:colLast="0" w:name="_bkcabrt1g9vm" w:id="464"/>
      <w:bookmarkEnd w:id="464"/>
      <w:r w:rsidDel="00000000" w:rsidR="00000000" w:rsidRPr="00000000">
        <w:rPr>
          <w:rFonts w:ascii="Arial Unicode MS" w:cs="Arial Unicode MS" w:eastAsia="Arial Unicode MS" w:hAnsi="Arial Unicode MS"/>
          <w:rtl w:val="0"/>
        </w:rPr>
        <w:t xml:space="preserve">垣花 夏未 様</w:t>
      </w:r>
    </w:p>
    <w:p w:rsidR="00000000" w:rsidDel="00000000" w:rsidP="00000000" w:rsidRDefault="00000000" w:rsidRPr="00000000" w14:paraId="00000D5E">
      <w:pPr>
        <w:rPr/>
      </w:pPr>
      <w:r w:rsidDel="00000000" w:rsidR="00000000" w:rsidRPr="00000000">
        <w:rPr>
          <w:rFonts w:ascii="Arial Unicode MS" w:cs="Arial Unicode MS" w:eastAsia="Arial Unicode MS" w:hAnsi="Arial Unicode MS"/>
          <w:rtl w:val="0"/>
        </w:rPr>
        <w:t xml:space="preserve">（ボディーアートサロン・スクール運営）</w:t>
      </w:r>
    </w:p>
    <w:p w:rsidR="00000000" w:rsidDel="00000000" w:rsidP="00000000" w:rsidRDefault="00000000" w:rsidRPr="00000000" w14:paraId="00000D5F">
      <w:pPr>
        <w:pStyle w:val="Heading2"/>
        <w:rPr/>
      </w:pPr>
      <w:bookmarkStart w:colFirst="0" w:colLast="0" w:name="_trm64zt7vzad" w:id="465"/>
      <w:bookmarkEnd w:id="465"/>
      <w:r w:rsidDel="00000000" w:rsidR="00000000" w:rsidRPr="00000000">
        <w:rPr>
          <w:rFonts w:ascii="Arial Unicode MS" w:cs="Arial Unicode MS" w:eastAsia="Arial Unicode MS" w:hAnsi="Arial Unicode MS"/>
          <w:rtl w:val="0"/>
        </w:rPr>
        <w:t xml:space="preserve">「資料送付だけ」の機会損失をゼロに</w:t>
        <w:br w:type="textWrapping"/>
        <w:t xml:space="preserve">“体験型”自動ウェビナーでニッチジャンルの売上12倍！</w:t>
        <w:br w:type="textWrapping"/>
        <w:t xml:space="preserve">社員3名でも回る「スクール事業の自動化モデル」</w:t>
      </w:r>
    </w:p>
    <w:p w:rsidR="00000000" w:rsidDel="00000000" w:rsidP="00000000" w:rsidRDefault="00000000" w:rsidRPr="00000000" w14:paraId="00000D60">
      <w:pPr>
        <w:numPr>
          <w:ilvl w:val="0"/>
          <w:numId w:val="124"/>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売上：年商100万円 → 月商100〜200万円</w:t>
      </w:r>
    </w:p>
    <w:p w:rsidR="00000000" w:rsidDel="00000000" w:rsidP="00000000" w:rsidRDefault="00000000" w:rsidRPr="00000000" w14:paraId="00000D61">
      <w:pPr>
        <w:numPr>
          <w:ilvl w:val="0"/>
          <w:numId w:val="124"/>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集客：問い合わせのみ → Meta広告で自動化</w:t>
      </w:r>
    </w:p>
    <w:p w:rsidR="00000000" w:rsidDel="00000000" w:rsidP="00000000" w:rsidRDefault="00000000" w:rsidRPr="00000000" w14:paraId="00000D62">
      <w:pPr>
        <w:pStyle w:val="Heading3"/>
        <w:rPr/>
      </w:pPr>
      <w:bookmarkStart w:colFirst="0" w:colLast="0" w:name="_pwhgyhgdpktj" w:id="466"/>
      <w:bookmarkEnd w:id="466"/>
      <w:r w:rsidDel="00000000" w:rsidR="00000000" w:rsidRPr="00000000">
        <w:rPr>
          <w:rFonts w:ascii="Arial Unicode MS" w:cs="Arial Unicode MS" w:eastAsia="Arial Unicode MS" w:hAnsi="Arial Unicode MS"/>
          <w:rtl w:val="0"/>
        </w:rPr>
        <w:t xml:space="preserve">この事例のポイント</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b w:val="1"/>
          <w:bCs w:val="1"/>
        </w:rPr>
      </w:pPr>
      <w:r w:rsidDel="00000000" w:rsidR="00000000" w:rsidRPr="00000000">
        <w:rPr>
          <w:rFonts w:ascii="Arial Unicode MS" w:cs="Arial Unicode MS" w:eastAsia="Arial Unicode MS" w:hAnsi="Arial Unicode MS"/>
          <w:b w:val="1"/>
          <w:bCs w:val="1"/>
          <w:rtl w:val="0"/>
        </w:rPr>
        <w:t xml:space="preserve">「体験」が不可欠なサービスでも、自動ウェビナーで成約できる</w:t>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rPr/>
      </w:pPr>
      <w:r w:rsidDel="00000000" w:rsidR="00000000" w:rsidRPr="00000000">
        <w:rPr>
          <w:rFonts w:ascii="Arial Unicode MS" w:cs="Arial Unicode MS" w:eastAsia="Arial Unicode MS" w:hAnsi="Arial Unicode MS"/>
          <w:rtl w:val="0"/>
        </w:rPr>
        <w:t xml:space="preserve">日々の運営業務に忙殺されて、新規の集客・販売に手が回らない……。</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Fonts w:ascii="Arial Unicode MS" w:cs="Arial Unicode MS" w:eastAsia="Arial Unicode MS" w:hAnsi="Arial Unicode MS"/>
          <w:rtl w:val="0"/>
        </w:rPr>
        <w:t xml:space="preserve">そんな少人数チームの悩みを、UTAGEの自動ウェビナー活用で解決した垣花様の事例です。</w:t>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rPr/>
      </w:pPr>
      <w:r w:rsidDel="00000000" w:rsidR="00000000" w:rsidRPr="00000000">
        <w:rPr>
          <w:rFonts w:ascii="Arial Unicode MS" w:cs="Arial Unicode MS" w:eastAsia="Arial Unicode MS" w:hAnsi="Arial Unicode MS"/>
          <w:rtl w:val="0"/>
        </w:rPr>
        <w:t xml:space="preserve">垣花様は、ボディーアートというニッチなジャンルにおいて、「資料送付だけ」になっていた問い合わせ対応を、動画による「無料レッスン（自動ウェビナー）」へ切り替えました。</w:t>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rPr/>
      </w:pPr>
      <w:r w:rsidDel="00000000" w:rsidR="00000000" w:rsidRPr="00000000">
        <w:rPr>
          <w:rFonts w:ascii="Arial Unicode MS" w:cs="Arial Unicode MS" w:eastAsia="Arial Unicode MS" w:hAnsi="Arial Unicode MS"/>
          <w:rtl w:val="0"/>
        </w:rPr>
        <w:t xml:space="preserve">これにより、お客様に商品の魅力を「体験」し、その価値を深く「理解」してもらうプロセスを自動化。その結果、社員を増やすことなく、現状のリソースのままで事務作業を大幅に削減し、これまでの年間売上をたった1ヶ月で達成するという急成長を遂げられました。</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rFonts w:ascii="Arial Unicode MS" w:cs="Arial Unicode MS" w:eastAsia="Arial Unicode MS" w:hAnsi="Arial Unicode MS"/>
          <w:rtl w:val="0"/>
        </w:rPr>
        <w:t xml:space="preserve">「スタッフを増やさずに売上を伸ばしたい」「体験が必要な商品を、自動でも分かりやすく伝えたい」という方に、効率化と事業拡大を両立させるヒントをお届けします。</w:t>
      </w:r>
    </w:p>
    <w:p w:rsidR="00000000" w:rsidDel="00000000" w:rsidP="00000000" w:rsidRDefault="00000000" w:rsidRPr="00000000" w14:paraId="00000D6F">
      <w:pPr>
        <w:pStyle w:val="Heading3"/>
        <w:rPr/>
      </w:pPr>
      <w:bookmarkStart w:colFirst="0" w:colLast="0" w:name="_fo7x7scxmr7a" w:id="467"/>
      <w:bookmarkEnd w:id="467"/>
      <w:r w:rsidDel="00000000" w:rsidR="00000000" w:rsidRPr="00000000">
        <w:rPr>
          <w:rFonts w:ascii="Arial Unicode MS" w:cs="Arial Unicode MS" w:eastAsia="Arial Unicode MS" w:hAnsi="Arial Unicode MS"/>
          <w:rtl w:val="0"/>
        </w:rPr>
        <w:t xml:space="preserve">事業概要</w:t>
      </w:r>
    </w:p>
    <w:p w:rsidR="00000000" w:rsidDel="00000000" w:rsidP="00000000" w:rsidRDefault="00000000" w:rsidRPr="00000000" w14:paraId="00000D70">
      <w:pPr>
        <w:rPr/>
      </w:pPr>
      <w:r w:rsidDel="00000000" w:rsidR="00000000" w:rsidRPr="00000000">
        <w:rPr>
          <w:rFonts w:ascii="Arial Unicode MS" w:cs="Arial Unicode MS" w:eastAsia="Arial Unicode MS" w:hAnsi="Arial Unicode MS"/>
          <w:rtl w:val="0"/>
        </w:rPr>
        <w:t xml:space="preserve">一時的に肌を染めるボディーアート（フェイクタトゥー）サロンを運営。その事業の一環として、ボディーアートに関する技術を学べるスクールを開催している。</w:t>
      </w:r>
    </w:p>
    <w:p w:rsidR="00000000" w:rsidDel="00000000" w:rsidP="00000000" w:rsidRDefault="00000000" w:rsidRPr="00000000" w14:paraId="00000D71">
      <w:pPr>
        <w:pStyle w:val="Heading3"/>
        <w:rPr/>
      </w:pPr>
      <w:bookmarkStart w:colFirst="0" w:colLast="0" w:name="_39i3xevggsko" w:id="468"/>
      <w:bookmarkEnd w:id="468"/>
      <w:r w:rsidDel="00000000" w:rsidR="00000000" w:rsidRPr="00000000">
        <w:rPr>
          <w:rFonts w:ascii="Arial Unicode MS" w:cs="Arial Unicode MS" w:eastAsia="Arial Unicode MS" w:hAnsi="Arial Unicode MS"/>
          <w:rtl w:val="0"/>
        </w:rPr>
        <w:t xml:space="preserve">導入前のビジネス課題</w:t>
      </w:r>
    </w:p>
    <w:p w:rsidR="00000000" w:rsidDel="00000000" w:rsidP="00000000" w:rsidRDefault="00000000" w:rsidRPr="00000000" w14:paraId="00000D72">
      <w:pPr>
        <w:rPr/>
      </w:pPr>
      <w:r w:rsidDel="00000000" w:rsidR="00000000" w:rsidRPr="00000000">
        <w:rPr>
          <w:rFonts w:ascii="Arial Unicode MS" w:cs="Arial Unicode MS" w:eastAsia="Arial Unicode MS" w:hAnsi="Arial Unicode MS"/>
          <w:rtl w:val="0"/>
        </w:rPr>
        <w:t xml:space="preserve">社員3名の小さな会社のため、スクールの運営に手一杯で、集客から申し込みまでの一連の業務に割く時間が足りませんでした。</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Fonts w:ascii="Arial Unicode MS" w:cs="Arial Unicode MS" w:eastAsia="Arial Unicode MS" w:hAnsi="Arial Unicode MS"/>
          <w:rtl w:val="0"/>
        </w:rPr>
        <w:t xml:space="preserve">また、講座に関するお問い合わせも多くいただいていましたが、資料を送って終わりになっていたため、お問い合わせ一件一件を確実にお申し込みへつなげる流れが滞っていたのです。</w:t>
      </w:r>
    </w:p>
    <w:p w:rsidR="00000000" w:rsidDel="00000000" w:rsidP="00000000" w:rsidRDefault="00000000" w:rsidRPr="00000000" w14:paraId="00000D75">
      <w:pPr>
        <w:pStyle w:val="Heading3"/>
        <w:rPr/>
      </w:pPr>
      <w:bookmarkStart w:colFirst="0" w:colLast="0" w:name="_kn5tdx35c8er" w:id="469"/>
      <w:bookmarkEnd w:id="469"/>
      <w:r w:rsidDel="00000000" w:rsidR="00000000" w:rsidRPr="00000000">
        <w:rPr>
          <w:rFonts w:ascii="Arial Unicode MS" w:cs="Arial Unicode MS" w:eastAsia="Arial Unicode MS" w:hAnsi="Arial Unicode MS"/>
          <w:rtl w:val="0"/>
        </w:rPr>
        <w:t xml:space="preserve">課題解決のUTAGE活用法</w:t>
      </w:r>
    </w:p>
    <w:p w:rsidR="00000000" w:rsidDel="00000000" w:rsidP="00000000" w:rsidRDefault="00000000" w:rsidRPr="00000000" w14:paraId="00000D76">
      <w:pPr>
        <w:rPr/>
      </w:pPr>
      <w:r w:rsidDel="00000000" w:rsidR="00000000" w:rsidRPr="00000000">
        <w:rPr>
          <w:rFonts w:ascii="Arial Unicode MS" w:cs="Arial Unicode MS" w:eastAsia="Arial Unicode MS" w:hAnsi="Arial Unicode MS"/>
          <w:rtl w:val="0"/>
        </w:rPr>
        <w:t xml:space="preserve">この課題を解決するため、UTAGEの「ファネル機能」を活用して、集客から申し込みまでの流れをつくりました。</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Fonts w:ascii="Arial Unicode MS" w:cs="Arial Unicode MS" w:eastAsia="Arial Unicode MS" w:hAnsi="Arial Unicode MS"/>
          <w:rtl w:val="0"/>
        </w:rPr>
        <w:t xml:space="preserve">具体的には、問い合わせや広告から獲得したリストに対し、資料を送るだけでなく、一律で「無料レッスン」という形の自動ウェビナーを開催。動画を通じて、講座の必要性や内容の詳細を体験、理解してもらう流れを構築しました。</w:t>
      </w:r>
    </w:p>
    <w:p w:rsidR="00000000" w:rsidDel="00000000" w:rsidP="00000000" w:rsidRDefault="00000000" w:rsidRPr="00000000" w14:paraId="00000D79">
      <w:pPr>
        <w:pStyle w:val="Heading4"/>
        <w:rPr/>
      </w:pPr>
      <w:bookmarkStart w:colFirst="0" w:colLast="0" w:name="_wdmvvbf08j0j" w:id="470"/>
      <w:bookmarkEnd w:id="470"/>
      <w:r w:rsidDel="00000000" w:rsidR="00000000" w:rsidRPr="00000000">
        <w:rPr>
          <w:rFonts w:ascii="Arial Unicode MS" w:cs="Arial Unicode MS" w:eastAsia="Arial Unicode MS" w:hAnsi="Arial Unicode MS"/>
          <w:rtl w:val="0"/>
        </w:rPr>
        <w:t xml:space="preserve">成果につながったファネル全体像</w:t>
      </w:r>
    </w:p>
    <w:p w:rsidR="00000000" w:rsidDel="00000000" w:rsidP="00000000" w:rsidRDefault="00000000" w:rsidRPr="00000000" w14:paraId="00000D7A">
      <w:pPr>
        <w:rPr/>
      </w:pPr>
      <w:r w:rsidDel="00000000" w:rsidR="00000000" w:rsidRPr="00000000">
        <w:rPr>
          <w:rFonts w:ascii="Arial Unicode MS" w:cs="Arial Unicode MS" w:eastAsia="Arial Unicode MS" w:hAnsi="Arial Unicode MS"/>
          <w:rtl w:val="0"/>
        </w:rPr>
        <w:t xml:space="preserve">①Meta広告・SNS投稿</w:t>
      </w:r>
    </w:p>
    <w:p w:rsidR="00000000" w:rsidDel="00000000" w:rsidP="00000000" w:rsidRDefault="00000000" w:rsidRPr="00000000" w14:paraId="00000D7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7C">
      <w:pPr>
        <w:rPr/>
      </w:pPr>
      <w:r w:rsidDel="00000000" w:rsidR="00000000" w:rsidRPr="00000000">
        <w:rPr>
          <w:rFonts w:ascii="Arial Unicode MS" w:cs="Arial Unicode MS" w:eastAsia="Arial Unicode MS" w:hAnsi="Arial Unicode MS"/>
          <w:rtl w:val="0"/>
        </w:rPr>
        <w:t xml:space="preserve">②LP：メールアドレス登録（オファー：PDF資料・ebook、自動ウェビナー）</w:t>
      </w:r>
    </w:p>
    <w:p w:rsidR="00000000" w:rsidDel="00000000" w:rsidP="00000000" w:rsidRDefault="00000000" w:rsidRPr="00000000" w14:paraId="00000D7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7E">
      <w:pPr>
        <w:rPr/>
      </w:pPr>
      <w:r w:rsidDel="00000000" w:rsidR="00000000" w:rsidRPr="00000000">
        <w:rPr>
          <w:rFonts w:ascii="Arial Unicode MS" w:cs="Arial Unicode MS" w:eastAsia="Arial Unicode MS" w:hAnsi="Arial Unicode MS"/>
          <w:rtl w:val="0"/>
        </w:rPr>
        <w:t xml:space="preserve">③サンクスページ：LINE登録案内</w:t>
      </w:r>
    </w:p>
    <w:p w:rsidR="00000000" w:rsidDel="00000000" w:rsidP="00000000" w:rsidRDefault="00000000" w:rsidRPr="00000000" w14:paraId="00000D7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80">
      <w:pPr>
        <w:rPr/>
      </w:pPr>
      <w:r w:rsidDel="00000000" w:rsidR="00000000" w:rsidRPr="00000000">
        <w:rPr>
          <w:rFonts w:ascii="Arial Unicode MS" w:cs="Arial Unicode MS" w:eastAsia="Arial Unicode MS" w:hAnsi="Arial Unicode MS"/>
          <w:rtl w:val="0"/>
        </w:rPr>
        <w:t xml:space="preserve">④ステップメール・LINEステップ配信</w:t>
      </w:r>
    </w:p>
    <w:p w:rsidR="00000000" w:rsidDel="00000000" w:rsidP="00000000" w:rsidRDefault="00000000" w:rsidRPr="00000000" w14:paraId="00000D8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82">
      <w:pPr>
        <w:rPr/>
      </w:pPr>
      <w:r w:rsidDel="00000000" w:rsidR="00000000" w:rsidRPr="00000000">
        <w:rPr>
          <w:rFonts w:ascii="Arial Unicode MS" w:cs="Arial Unicode MS" w:eastAsia="Arial Unicode MS" w:hAnsi="Arial Unicode MS"/>
          <w:rtl w:val="0"/>
        </w:rPr>
        <w:t xml:space="preserve">⑤自動ウェビナー</w:t>
      </w:r>
    </w:p>
    <w:p w:rsidR="00000000" w:rsidDel="00000000" w:rsidP="00000000" w:rsidRDefault="00000000" w:rsidRPr="00000000" w14:paraId="00000D8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84">
      <w:pPr>
        <w:rPr/>
      </w:pPr>
      <w:r w:rsidDel="00000000" w:rsidR="00000000" w:rsidRPr="00000000">
        <w:rPr>
          <w:rFonts w:ascii="Arial Unicode MS" w:cs="Arial Unicode MS" w:eastAsia="Arial Unicode MS" w:hAnsi="Arial Unicode MS"/>
          <w:rtl w:val="0"/>
        </w:rPr>
        <w:t xml:space="preserve">⑥商品オファー（オンライン講座・スクール）</w:t>
      </w:r>
    </w:p>
    <w:p w:rsidR="00000000" w:rsidDel="00000000" w:rsidP="00000000" w:rsidRDefault="00000000" w:rsidRPr="00000000" w14:paraId="00000D8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86">
      <w:pPr>
        <w:rPr/>
      </w:pPr>
      <w:r w:rsidDel="00000000" w:rsidR="00000000" w:rsidRPr="00000000">
        <w:rPr>
          <w:rFonts w:ascii="Arial Unicode MS" w:cs="Arial Unicode MS" w:eastAsia="Arial Unicode MS" w:hAnsi="Arial Unicode MS"/>
          <w:rtl w:val="0"/>
        </w:rPr>
        <w:t xml:space="preserve">⑦ダウンセル商品オファー（インク、タトゥーシールなどの自社EC）</w:t>
      </w:r>
    </w:p>
    <w:p w:rsidR="00000000" w:rsidDel="00000000" w:rsidP="00000000" w:rsidRDefault="00000000" w:rsidRPr="00000000" w14:paraId="00000D87">
      <w:pPr>
        <w:pStyle w:val="Heading4"/>
        <w:rPr/>
      </w:pPr>
      <w:bookmarkStart w:colFirst="0" w:colLast="0" w:name="_5s32p7xsh2ll" w:id="471"/>
      <w:bookmarkEnd w:id="471"/>
      <w:r w:rsidDel="00000000" w:rsidR="00000000" w:rsidRPr="00000000">
        <w:rPr>
          <w:rFonts w:ascii="Arial Unicode MS" w:cs="Arial Unicode MS" w:eastAsia="Arial Unicode MS" w:hAnsi="Arial Unicode MS"/>
          <w:rtl w:val="0"/>
        </w:rPr>
        <w:t xml:space="preserve">活用した機能と具体的な施策内容</w:t>
      </w:r>
    </w:p>
    <w:p w:rsidR="00000000" w:rsidDel="00000000" w:rsidP="00000000" w:rsidRDefault="00000000" w:rsidRPr="00000000" w14:paraId="00000D88">
      <w:pPr>
        <w:rPr>
          <w:b w:val="1"/>
          <w:bCs w:val="1"/>
        </w:rPr>
      </w:pPr>
      <w:r w:rsidDel="00000000" w:rsidR="00000000" w:rsidRPr="00000000">
        <w:rPr>
          <w:rFonts w:ascii="Arial Unicode MS" w:cs="Arial Unicode MS" w:eastAsia="Arial Unicode MS" w:hAnsi="Arial Unicode MS"/>
          <w:b w:val="1"/>
          <w:bCs w:val="1"/>
          <w:rtl w:val="0"/>
        </w:rPr>
        <w:t xml:space="preserve">【ファネル機能】資料送付から「体験」への転換</w:t>
      </w:r>
    </w:p>
    <w:p w:rsidR="00000000" w:rsidDel="00000000" w:rsidP="00000000" w:rsidRDefault="00000000" w:rsidRPr="00000000" w14:paraId="00000D89">
      <w:pPr>
        <w:rPr/>
      </w:pPr>
      <w:r w:rsidDel="00000000" w:rsidR="00000000" w:rsidRPr="00000000">
        <w:rPr>
          <w:rFonts w:ascii="Arial Unicode MS" w:cs="Arial Unicode MS" w:eastAsia="Arial Unicode MS" w:hAnsi="Arial Unicode MS"/>
          <w:rtl w:val="0"/>
        </w:rPr>
        <w:t xml:space="preserve">オプトインページ（登録ページ）と自動ウェビナーの視聴ページを作成し、リスト登録者に対して一律で「無料レッスン」を案内する仕組みを構築しました。これにより、事務的な「資料送付」で終わっていた対応を、動画を通じて講座の必要性や内容を「体験・理解」してもらう流れへと転換させました。</w:t>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b w:val="1"/>
          <w:bCs w:val="1"/>
        </w:rPr>
      </w:pPr>
      <w:r w:rsidDel="00000000" w:rsidR="00000000" w:rsidRPr="00000000">
        <w:rPr>
          <w:rFonts w:ascii="Arial Unicode MS" w:cs="Arial Unicode MS" w:eastAsia="Arial Unicode MS" w:hAnsi="Arial Unicode MS"/>
          <w:b w:val="1"/>
          <w:bCs w:val="1"/>
          <w:rtl w:val="0"/>
        </w:rPr>
        <w:t xml:space="preserve">【自動ウェビナー機能】敷居を下げる「無料レッスン」の開催</w:t>
      </w:r>
    </w:p>
    <w:p w:rsidR="00000000" w:rsidDel="00000000" w:rsidP="00000000" w:rsidRDefault="00000000" w:rsidRPr="00000000" w14:paraId="00000D8C">
      <w:pPr>
        <w:rPr/>
      </w:pPr>
      <w:r w:rsidDel="00000000" w:rsidR="00000000" w:rsidRPr="00000000">
        <w:rPr>
          <w:rFonts w:ascii="Arial Unicode MS" w:cs="Arial Unicode MS" w:eastAsia="Arial Unicode MS" w:hAnsi="Arial Unicode MS"/>
          <w:rtl w:val="0"/>
        </w:rPr>
        <w:t xml:space="preserve">「無料レッスン」として自動ウェビナーを開催し、動画内で実際に手を動かして体験していただくコンテンツを提供しました。「実際にやってみないとわからない」というニッチなジャンルの敷居を低くし、気軽に試してもらいやすい環境を作っています。</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b w:val="1"/>
          <w:bCs w:val="1"/>
        </w:rPr>
      </w:pPr>
      <w:r w:rsidDel="00000000" w:rsidR="00000000" w:rsidRPr="00000000">
        <w:rPr>
          <w:rFonts w:ascii="Arial Unicode MS" w:cs="Arial Unicode MS" w:eastAsia="Arial Unicode MS" w:hAnsi="Arial Unicode MS"/>
          <w:b w:val="1"/>
          <w:bCs w:val="1"/>
          <w:rtl w:val="0"/>
        </w:rPr>
        <w:t xml:space="preserve">【会員サイト機能】満足度を高める教材拡充</w:t>
      </w:r>
    </w:p>
    <w:p w:rsidR="00000000" w:rsidDel="00000000" w:rsidP="00000000" w:rsidRDefault="00000000" w:rsidRPr="00000000" w14:paraId="00000D8F">
      <w:pPr>
        <w:rPr/>
      </w:pPr>
      <w:r w:rsidDel="00000000" w:rsidR="00000000" w:rsidRPr="00000000">
        <w:rPr>
          <w:rFonts w:ascii="Arial Unicode MS" w:cs="Arial Unicode MS" w:eastAsia="Arial Unicode MS" w:hAnsi="Arial Unicode MS"/>
          <w:rtl w:val="0"/>
        </w:rPr>
        <w:t xml:space="preserve">講座のコンテンツやオンライン教材をUTAGEの会員サイト機能で拡充しました。これにより、受講生が学びやすい環境を整え、顧客満足度の向上につなげています。</w:t>
      </w:r>
    </w:p>
    <w:p w:rsidR="00000000" w:rsidDel="00000000" w:rsidP="00000000" w:rsidRDefault="00000000" w:rsidRPr="00000000" w14:paraId="00000D90">
      <w:pPr>
        <w:pStyle w:val="Heading4"/>
        <w:rPr/>
      </w:pPr>
      <w:bookmarkStart w:colFirst="0" w:colLast="0" w:name="_ensd5we3o4h9" w:id="472"/>
      <w:bookmarkEnd w:id="472"/>
      <w:r w:rsidDel="00000000" w:rsidR="00000000" w:rsidRPr="00000000">
        <w:rPr>
          <w:rFonts w:ascii="Arial Unicode MS" w:cs="Arial Unicode MS" w:eastAsia="Arial Unicode MS" w:hAnsi="Arial Unicode MS"/>
          <w:rtl w:val="0"/>
        </w:rPr>
        <w:t xml:space="preserve">施策の背景にある戦略・意図</w:t>
      </w:r>
    </w:p>
    <w:p w:rsidR="00000000" w:rsidDel="00000000" w:rsidP="00000000" w:rsidRDefault="00000000" w:rsidRPr="00000000" w14:paraId="00000D91">
      <w:pPr>
        <w:rPr/>
      </w:pPr>
      <w:r w:rsidDel="00000000" w:rsidR="00000000" w:rsidRPr="00000000">
        <w:rPr>
          <w:rFonts w:ascii="Arial Unicode MS" w:cs="Arial Unicode MS" w:eastAsia="Arial Unicode MS" w:hAnsi="Arial Unicode MS"/>
          <w:rtl w:val="0"/>
        </w:rPr>
        <w:t xml:space="preserve">ボディーアートというニッチなジャンルに関して、「実際にやってみないとわからない」という心理的なハードルがあると考えました。</w:t>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rFonts w:ascii="Arial Unicode MS" w:cs="Arial Unicode MS" w:eastAsia="Arial Unicode MS" w:hAnsi="Arial Unicode MS"/>
          <w:rtl w:val="0"/>
        </w:rPr>
        <w:t xml:space="preserve">そこで、そのファーストステップとして自動ウェビナーを活用し、まずは気軽に試していただける形にすることで、敷居を低くする狙いがありました。</w:t>
      </w:r>
    </w:p>
    <w:p w:rsidR="00000000" w:rsidDel="00000000" w:rsidP="00000000" w:rsidRDefault="00000000" w:rsidRPr="00000000" w14:paraId="00000D94">
      <w:pPr>
        <w:pStyle w:val="Heading4"/>
        <w:rPr/>
      </w:pPr>
      <w:bookmarkStart w:colFirst="0" w:colLast="0" w:name="_w2drkfnodpih" w:id="473"/>
      <w:bookmarkEnd w:id="473"/>
      <w:r w:rsidDel="00000000" w:rsidR="00000000" w:rsidRPr="00000000">
        <w:rPr>
          <w:rFonts w:ascii="Arial Unicode MS" w:cs="Arial Unicode MS" w:eastAsia="Arial Unicode MS" w:hAnsi="Arial Unicode MS"/>
          <w:rtl w:val="0"/>
        </w:rPr>
        <w:t xml:space="preserve">施策を成功させるための「コツ・工夫」</w:t>
      </w:r>
    </w:p>
    <w:p w:rsidR="00000000" w:rsidDel="00000000" w:rsidP="00000000" w:rsidRDefault="00000000" w:rsidRPr="00000000" w14:paraId="00000D95">
      <w:pPr>
        <w:rPr/>
      </w:pPr>
      <w:r w:rsidDel="00000000" w:rsidR="00000000" w:rsidRPr="00000000">
        <w:rPr>
          <w:rFonts w:ascii="Arial Unicode MS" w:cs="Arial Unicode MS" w:eastAsia="Arial Unicode MS" w:hAnsi="Arial Unicode MS"/>
          <w:rtl w:val="0"/>
        </w:rPr>
        <w:t xml:space="preserve">無料レッスン（ウェビナー）の中で、実際に手を動かして体験していただくコンテンツを作成しました。これにより、「想像よりも簡単！」という実感を得ていただくことができたと思います。</w:t>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Fonts w:ascii="Arial Unicode MS" w:cs="Arial Unicode MS" w:eastAsia="Arial Unicode MS" w:hAnsi="Arial Unicode MS"/>
          <w:rtl w:val="0"/>
        </w:rPr>
        <w:t xml:space="preserve">また、ダウンセルの導入も大きな成果を上げています。メイン商品の購入に至らなかった方に対し、5,000円前後のインクやタトゥーシールといった商品を販売することで、広告費の約半額をこの売上だけで回収できています。これにより、実質的なコストを大幅に抑えながら新規顧客を獲得し続けることが可能になりました。</w:t>
      </w:r>
    </w:p>
    <w:p w:rsidR="00000000" w:rsidDel="00000000" w:rsidP="00000000" w:rsidRDefault="00000000" w:rsidRPr="00000000" w14:paraId="00000D98">
      <w:pPr>
        <w:pStyle w:val="Heading3"/>
        <w:rPr/>
      </w:pPr>
      <w:bookmarkStart w:colFirst="0" w:colLast="0" w:name="_2d1hcoeg60kg" w:id="474"/>
      <w:bookmarkEnd w:id="474"/>
      <w:r w:rsidDel="00000000" w:rsidR="00000000" w:rsidRPr="00000000">
        <w:rPr>
          <w:rFonts w:ascii="Arial Unicode MS" w:cs="Arial Unicode MS" w:eastAsia="Arial Unicode MS" w:hAnsi="Arial Unicode MS"/>
          <w:rtl w:val="0"/>
        </w:rPr>
        <w:t xml:space="preserve">導入後の成果と変化</w:t>
      </w:r>
    </w:p>
    <w:p w:rsidR="00000000" w:rsidDel="00000000" w:rsidP="00000000" w:rsidRDefault="00000000" w:rsidRPr="00000000" w14:paraId="00000D99">
      <w:pPr>
        <w:pStyle w:val="Heading4"/>
        <w:rPr/>
      </w:pPr>
      <w:bookmarkStart w:colFirst="0" w:colLast="0" w:name="_dw1y6u3m2gex" w:id="475"/>
      <w:bookmarkEnd w:id="475"/>
      <w:r w:rsidDel="00000000" w:rsidR="00000000" w:rsidRPr="00000000">
        <w:rPr>
          <w:rFonts w:ascii="Arial Unicode MS" w:cs="Arial Unicode MS" w:eastAsia="Arial Unicode MS" w:hAnsi="Arial Unicode MS"/>
          <w:rtl w:val="0"/>
        </w:rPr>
        <w:t xml:space="preserve">具体的な成果</w:t>
      </w:r>
    </w:p>
    <w:p w:rsidR="00000000" w:rsidDel="00000000" w:rsidP="00000000" w:rsidRDefault="00000000" w:rsidRPr="00000000" w14:paraId="00000D9A">
      <w:pPr>
        <w:rPr/>
      </w:pPr>
      <w:r w:rsidDel="00000000" w:rsidR="00000000" w:rsidRPr="00000000">
        <w:rPr>
          <w:rFonts w:ascii="Arial Unicode MS" w:cs="Arial Unicode MS" w:eastAsia="Arial Unicode MS" w:hAnsi="Arial Unicode MS"/>
          <w:rtl w:val="0"/>
        </w:rPr>
        <w:t xml:space="preserve">自動ウェビナーを導入し、集客から販売までの流れを自動化した結果、事務作業が大幅に削減され、以下の成果が得られました。</w:t>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numPr>
          <w:ilvl w:val="0"/>
          <w:numId w:val="103"/>
        </w:numPr>
        <w:ind w:left="720" w:hanging="360"/>
      </w:pPr>
      <w:r w:rsidDel="00000000" w:rsidR="00000000" w:rsidRPr="00000000">
        <w:rPr>
          <w:rFonts w:ascii="Arial Unicode MS" w:cs="Arial Unicode MS" w:eastAsia="Arial Unicode MS" w:hAnsi="Arial Unicode MS"/>
          <w:rtl w:val="0"/>
        </w:rPr>
        <w:t xml:space="preserve">売上：年商100万円程度 → 月商100〜200万円</w:t>
      </w:r>
    </w:p>
    <w:p w:rsidR="00000000" w:rsidDel="00000000" w:rsidP="00000000" w:rsidRDefault="00000000" w:rsidRPr="00000000" w14:paraId="00000D9D">
      <w:pPr>
        <w:numPr>
          <w:ilvl w:val="0"/>
          <w:numId w:val="103"/>
        </w:numPr>
        <w:ind w:left="720" w:hanging="360"/>
      </w:pPr>
      <w:r w:rsidDel="00000000" w:rsidR="00000000" w:rsidRPr="00000000">
        <w:rPr>
          <w:rFonts w:ascii="Arial Unicode MS" w:cs="Arial Unicode MS" w:eastAsia="Arial Unicode MS" w:hAnsi="Arial Unicode MS"/>
          <w:rtl w:val="0"/>
        </w:rPr>
        <w:t xml:space="preserve">集客：問い合わせ対応のみ → Meta広告からほぼ自動で集客</w:t>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Fonts w:ascii="Arial Unicode MS" w:cs="Arial Unicode MS" w:eastAsia="Arial Unicode MS" w:hAnsi="Arial Unicode MS"/>
          <w:rtl w:val="0"/>
        </w:rPr>
        <w:t xml:space="preserve">これまで年間で達成していた売上規模を、わずか1ヶ月で達成できるようになり、ビジネスの規模が劇的に拡大しました。</w:t>
      </w:r>
    </w:p>
    <w:p w:rsidR="00000000" w:rsidDel="00000000" w:rsidP="00000000" w:rsidRDefault="00000000" w:rsidRPr="00000000" w14:paraId="00000DA0">
      <w:pPr>
        <w:pStyle w:val="Heading4"/>
        <w:rPr/>
      </w:pPr>
      <w:bookmarkStart w:colFirst="0" w:colLast="0" w:name="_9t0x4jygyp0p" w:id="476"/>
      <w:bookmarkEnd w:id="476"/>
      <w:r w:rsidDel="00000000" w:rsidR="00000000" w:rsidRPr="00000000">
        <w:rPr>
          <w:rFonts w:ascii="Arial Unicode MS" w:cs="Arial Unicode MS" w:eastAsia="Arial Unicode MS" w:hAnsi="Arial Unicode MS"/>
          <w:rtl w:val="0"/>
        </w:rPr>
        <w:t xml:space="preserve">実感できた変化</w:t>
      </w:r>
    </w:p>
    <w:p w:rsidR="00000000" w:rsidDel="00000000" w:rsidP="00000000" w:rsidRDefault="00000000" w:rsidRPr="00000000" w14:paraId="00000DA1">
      <w:pPr>
        <w:rPr/>
      </w:pPr>
      <w:r w:rsidDel="00000000" w:rsidR="00000000" w:rsidRPr="00000000">
        <w:rPr>
          <w:rFonts w:ascii="Arial Unicode MS" w:cs="Arial Unicode MS" w:eastAsia="Arial Unicode MS" w:hAnsi="Arial Unicode MS"/>
          <w:rtl w:val="0"/>
        </w:rPr>
        <w:t xml:space="preserve">お問い合わせへの回答をお待たせしてしまうことによる失客や、細かい事務作業が大幅に減りました。</w:t>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Fonts w:ascii="Arial Unicode MS" w:cs="Arial Unicode MS" w:eastAsia="Arial Unicode MS" w:hAnsi="Arial Unicode MS"/>
          <w:rtl w:val="0"/>
        </w:rPr>
        <w:t xml:space="preserve">その分、浮いた時間をスクールのコンテンツ自体のクオリティー向上に割けるようになり、会社として自信を持って講座をご案内できるようになりました。</w:t>
      </w:r>
    </w:p>
    <w:p w:rsidR="00000000" w:rsidDel="00000000" w:rsidP="00000000" w:rsidRDefault="00000000" w:rsidRPr="00000000" w14:paraId="00000DA4">
      <w:pPr>
        <w:pStyle w:val="Heading4"/>
        <w:rPr/>
      </w:pPr>
      <w:bookmarkStart w:colFirst="0" w:colLast="0" w:name="_zd62rcupnhcp" w:id="477"/>
      <w:bookmarkEnd w:id="477"/>
      <w:r w:rsidDel="00000000" w:rsidR="00000000" w:rsidRPr="00000000">
        <w:rPr>
          <w:rFonts w:ascii="Arial Unicode MS" w:cs="Arial Unicode MS" w:eastAsia="Arial Unicode MS" w:hAnsi="Arial Unicode MS"/>
          <w:rtl w:val="0"/>
        </w:rPr>
        <w:t xml:space="preserve">今後の事業展望</w:t>
      </w:r>
    </w:p>
    <w:p w:rsidR="00000000" w:rsidDel="00000000" w:rsidP="00000000" w:rsidRDefault="00000000" w:rsidRPr="00000000" w14:paraId="00000DA5">
      <w:pPr>
        <w:rPr/>
      </w:pPr>
      <w:r w:rsidDel="00000000" w:rsidR="00000000" w:rsidRPr="00000000">
        <w:rPr>
          <w:rFonts w:ascii="Arial Unicode MS" w:cs="Arial Unicode MS" w:eastAsia="Arial Unicode MS" w:hAnsi="Arial Unicode MS"/>
          <w:rtl w:val="0"/>
        </w:rPr>
        <w:t xml:space="preserve">ニッチジャンルにおけるスクール運営のノウハウが蓄積してきました。今後は、同様に専門的技術や知識を持っているものの、売上につながっていない方々へ向けて、講座自体の作り方やファネル構築を支援するサービスを新たにリリースする予定です。</w:t>
      </w:r>
    </w:p>
    <w:p w:rsidR="00000000" w:rsidDel="00000000" w:rsidP="00000000" w:rsidRDefault="00000000" w:rsidRPr="00000000" w14:paraId="00000DA6">
      <w:pPr>
        <w:pStyle w:val="Heading3"/>
        <w:rPr/>
      </w:pPr>
      <w:bookmarkStart w:colFirst="0" w:colLast="0" w:name="_vs7o213bsg5l" w:id="478"/>
      <w:bookmarkEnd w:id="478"/>
      <w:r w:rsidDel="00000000" w:rsidR="00000000" w:rsidRPr="00000000">
        <w:rPr>
          <w:rFonts w:ascii="Arial Unicode MS" w:cs="Arial Unicode MS" w:eastAsia="Arial Unicode MS" w:hAnsi="Arial Unicode MS"/>
          <w:rtl w:val="0"/>
        </w:rPr>
        <w:t xml:space="preserve">UTAGEユーザーへのメッセージ</w:t>
      </w:r>
    </w:p>
    <w:p w:rsidR="00000000" w:rsidDel="00000000" w:rsidP="00000000" w:rsidRDefault="00000000" w:rsidRPr="00000000" w14:paraId="00000DA7">
      <w:pPr>
        <w:rPr/>
      </w:pPr>
      <w:r w:rsidDel="00000000" w:rsidR="00000000" w:rsidRPr="00000000">
        <w:rPr>
          <w:rFonts w:ascii="Arial Unicode MS" w:cs="Arial Unicode MS" w:eastAsia="Arial Unicode MS" w:hAnsi="Arial Unicode MS"/>
          <w:rtl w:val="0"/>
        </w:rPr>
        <w:t xml:space="preserve">ビジネスを大きく成長させるためには、何をどこまで自分が手をかけて、どこから手を離していくか、という取捨選択が非常に重要であると感じています。</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Fonts w:ascii="Arial Unicode MS" w:cs="Arial Unicode MS" w:eastAsia="Arial Unicode MS" w:hAnsi="Arial Unicode MS"/>
          <w:rtl w:val="0"/>
        </w:rPr>
        <w:t xml:space="preserve">最初は大変かもしれませんが、仕組みの構築が未来のあなたを助けてくれるはずです。</w:t>
      </w:r>
    </w:p>
    <w:p w:rsidR="00000000" w:rsidDel="00000000" w:rsidP="00000000" w:rsidRDefault="00000000" w:rsidRPr="00000000" w14:paraId="00000DAA">
      <w:pPr>
        <w:pStyle w:val="Heading3"/>
        <w:rPr/>
      </w:pPr>
      <w:bookmarkStart w:colFirst="0" w:colLast="0" w:name="_7xfsj7e4kow5" w:id="479"/>
      <w:bookmarkEnd w:id="479"/>
      <w:r w:rsidDel="00000000" w:rsidR="00000000" w:rsidRPr="00000000">
        <w:rPr>
          <w:rFonts w:ascii="Arial Unicode MS" w:cs="Arial Unicode MS" w:eastAsia="Arial Unicode MS" w:hAnsi="Arial Unicode MS"/>
          <w:rtl w:val="0"/>
        </w:rPr>
        <w:t xml:space="preserve">UTAGE運営者コメント</w:t>
      </w:r>
    </w:p>
    <w:p w:rsidR="00000000" w:rsidDel="00000000" w:rsidP="00000000" w:rsidRDefault="00000000" w:rsidRPr="00000000" w14:paraId="00000DAB">
      <w:pPr>
        <w:rPr/>
      </w:pPr>
      <w:r w:rsidDel="00000000" w:rsidR="00000000" w:rsidRPr="00000000">
        <w:rPr>
          <w:rFonts w:ascii="Arial Unicode MS" w:cs="Arial Unicode MS" w:eastAsia="Arial Unicode MS" w:hAnsi="Arial Unicode MS"/>
          <w:rtl w:val="0"/>
        </w:rPr>
        <w:t xml:space="preserve">社員3名という少人数体制でありながら、自動化によって「年間売上を単月で達成する」という圧倒的な成果を出された垣花様の事例は、リソース不足に悩むすべての中小企業・個人事業主にとって大きな希望となるはずです。</w:t>
      </w:r>
    </w:p>
    <w:p w:rsidR="00000000" w:rsidDel="00000000" w:rsidP="00000000" w:rsidRDefault="00000000" w:rsidRPr="00000000" w14:paraId="00000DAC">
      <w:pPr>
        <w:rPr/>
      </w:pPr>
      <w:r w:rsidDel="00000000" w:rsidR="00000000" w:rsidRPr="00000000">
        <w:rPr>
          <w:rtl w:val="0"/>
        </w:rPr>
      </w:r>
    </w:p>
    <w:p w:rsidR="00000000" w:rsidDel="00000000" w:rsidP="00000000" w:rsidRDefault="00000000" w:rsidRPr="00000000" w14:paraId="00000DAD">
      <w:pPr>
        <w:rPr/>
      </w:pPr>
      <w:r w:rsidDel="00000000" w:rsidR="00000000" w:rsidRPr="00000000">
        <w:rPr>
          <w:rFonts w:ascii="Arial Unicode MS" w:cs="Arial Unicode MS" w:eastAsia="Arial Unicode MS" w:hAnsi="Arial Unicode MS"/>
          <w:rtl w:val="0"/>
        </w:rPr>
        <w:t xml:space="preserve">垣花様の勝因は、問い合わせ対応を単なる「資料送付」という事務作業で終わらせず、「自動ウェビナー（無料レッスン）」という「体験の場」に変えたことにあります。</w:t>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Fonts w:ascii="Arial Unicode MS" w:cs="Arial Unicode MS" w:eastAsia="Arial Unicode MS" w:hAnsi="Arial Unicode MS"/>
          <w:rtl w:val="0"/>
        </w:rPr>
        <w:t xml:space="preserve">特に、ボディーアートのような「やってみないと分からない」技術を扱う場合、言葉や静止画の資料だけで魅力を伝えるのは困難です。そこで垣花様は、自動ウェビナーの中で「実際に手を動かしてもらう」というワークショップ的な要素を取り入れ、「想像よりも簡単！」という成功体験を積んでもらう工夫をされました。</w:t>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rPr/>
      </w:pPr>
      <w:r w:rsidDel="00000000" w:rsidR="00000000" w:rsidRPr="00000000">
        <w:rPr>
          <w:rFonts w:ascii="Arial Unicode MS" w:cs="Arial Unicode MS" w:eastAsia="Arial Unicode MS" w:hAnsi="Arial Unicode MS"/>
          <w:rtl w:val="0"/>
        </w:rPr>
        <w:t xml:space="preserve">また、広告からの集客を成功させるための「導線設計」も非常に参考になります。いきなりウェビナーへ誘導するのではなく、まずは「PDF資料」をフックにリスト化し、ステップ配信で信頼関係を築いてから自動ウェビナーへ案内されていました。これにより、認知度の低い層からでも無理なく参加・成約につなげられているのだと思います。</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Fonts w:ascii="Arial Unicode MS" w:cs="Arial Unicode MS" w:eastAsia="Arial Unicode MS" w:hAnsi="Arial Unicode MS"/>
          <w:rtl w:val="0"/>
        </w:rPr>
        <w:t xml:space="preserve">「手をかけるべきところ（コンテンツの質向上）」と「手を離すべきところ（事務作業・集客）」の取捨選択が重要であるという垣花様のメッセージ通り、UTAGEに任せられる部分は徹底して任せることが、ビジネス飛躍の鍵になるのではないでしょうか。</w:t>
      </w:r>
    </w:p>
    <w:p w:rsidR="00000000" w:rsidDel="00000000" w:rsidP="00000000" w:rsidRDefault="00000000" w:rsidRPr="00000000" w14:paraId="00000DB4">
      <w:pPr>
        <w:pStyle w:val="Heading4"/>
        <w:rPr/>
      </w:pPr>
      <w:bookmarkStart w:colFirst="0" w:colLast="0" w:name="_5meufiumqdu" w:id="480"/>
      <w:bookmarkEnd w:id="480"/>
      <w:r w:rsidDel="00000000" w:rsidR="00000000" w:rsidRPr="00000000">
        <w:rPr>
          <w:rFonts w:ascii="Arial Unicode MS" w:cs="Arial Unicode MS" w:eastAsia="Arial Unicode MS" w:hAnsi="Arial Unicode MS"/>
          <w:rtl w:val="0"/>
        </w:rPr>
        <w:t xml:space="preserve">明日からできる3つのアクション</w:t>
      </w:r>
    </w:p>
    <w:p w:rsidR="00000000" w:rsidDel="00000000" w:rsidP="00000000" w:rsidRDefault="00000000" w:rsidRPr="00000000" w14:paraId="00000DB5">
      <w:pPr>
        <w:rPr/>
      </w:pPr>
      <w:r w:rsidDel="00000000" w:rsidR="00000000" w:rsidRPr="00000000">
        <w:rPr>
          <w:rFonts w:ascii="Arial Unicode MS" w:cs="Arial Unicode MS" w:eastAsia="Arial Unicode MS" w:hAnsi="Arial Unicode MS"/>
          <w:rtl w:val="0"/>
        </w:rPr>
        <w:t xml:space="preserve">以下の3つの中から、今のあなたにできそうなものを1つ選んで実践してみてください。</w:t>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numPr>
          <w:ilvl w:val="0"/>
          <w:numId w:val="69"/>
        </w:numPr>
        <w:ind w:left="720" w:hanging="360"/>
        <w:rPr>
          <w:u w:val="none"/>
        </w:rPr>
      </w:pPr>
      <w:r w:rsidDel="00000000" w:rsidR="00000000" w:rsidRPr="00000000">
        <w:rPr>
          <w:rFonts w:ascii="Arial Unicode MS" w:cs="Arial Unicode MS" w:eastAsia="Arial Unicode MS" w:hAnsi="Arial Unicode MS"/>
          <w:b w:val="1"/>
          <w:bCs w:val="1"/>
          <w:rtl w:val="0"/>
        </w:rPr>
        <w:t xml:space="preserve">【集客の入り口】新規集客用コンテンツの作成</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見込み客と接点を持つために、無料プレゼント用の「PDF資料」や「eBook」を作成する。これを広告やSNS集客のフックとして活用し、リスト獲得の流れを作る。</w:t>
      </w:r>
    </w:p>
    <w:p w:rsidR="00000000" w:rsidDel="00000000" w:rsidP="00000000" w:rsidRDefault="00000000" w:rsidRPr="00000000" w14:paraId="00000DB8">
      <w:pPr>
        <w:ind w:left="720" w:firstLine="0"/>
        <w:rPr>
          <w:b w:val="1"/>
          <w:bCs w:val="1"/>
        </w:rPr>
      </w:pPr>
      <w:r w:rsidDel="00000000" w:rsidR="00000000" w:rsidRPr="00000000">
        <w:rPr>
          <w:rtl w:val="0"/>
        </w:rPr>
      </w:r>
    </w:p>
    <w:p w:rsidR="00000000" w:rsidDel="00000000" w:rsidP="00000000" w:rsidRDefault="00000000" w:rsidRPr="00000000" w14:paraId="00000DB9">
      <w:pPr>
        <w:numPr>
          <w:ilvl w:val="0"/>
          <w:numId w:val="69"/>
        </w:numPr>
        <w:ind w:left="720" w:hanging="360"/>
        <w:rPr>
          <w:u w:val="none"/>
        </w:rPr>
      </w:pPr>
      <w:r w:rsidDel="00000000" w:rsidR="00000000" w:rsidRPr="00000000">
        <w:rPr>
          <w:rFonts w:ascii="Arial Unicode MS" w:cs="Arial Unicode MS" w:eastAsia="Arial Unicode MS" w:hAnsi="Arial Unicode MS"/>
          <w:b w:val="1"/>
          <w:bCs w:val="1"/>
          <w:rtl w:val="0"/>
        </w:rPr>
        <w:t xml:space="preserve">【信頼の構築】自動ウェビナーの導入</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見込み客と深い信頼関係を築くために「自動ウェビナー」を導入する。資料だけでは伝わらない魅力を動画で伝え、自動的に教育・販売を行う仕組みを整える。</w:t>
      </w:r>
    </w:p>
    <w:p w:rsidR="00000000" w:rsidDel="00000000" w:rsidP="00000000" w:rsidRDefault="00000000" w:rsidRPr="00000000" w14:paraId="00000DBA">
      <w:pPr>
        <w:ind w:left="720" w:firstLine="0"/>
        <w:rPr/>
      </w:pPr>
      <w:r w:rsidDel="00000000" w:rsidR="00000000" w:rsidRPr="00000000">
        <w:rPr>
          <w:rtl w:val="0"/>
        </w:rPr>
      </w:r>
    </w:p>
    <w:p w:rsidR="00000000" w:rsidDel="00000000" w:rsidP="00000000" w:rsidRDefault="00000000" w:rsidRPr="00000000" w14:paraId="00000DBB">
      <w:pPr>
        <w:numPr>
          <w:ilvl w:val="0"/>
          <w:numId w:val="69"/>
        </w:numPr>
        <w:ind w:left="720" w:hanging="360"/>
        <w:rPr>
          <w:u w:val="none"/>
        </w:rPr>
      </w:pPr>
      <w:r w:rsidDel="00000000" w:rsidR="00000000" w:rsidRPr="00000000">
        <w:rPr>
          <w:rFonts w:ascii="Arial Unicode MS" w:cs="Arial Unicode MS" w:eastAsia="Arial Unicode MS" w:hAnsi="Arial Unicode MS"/>
          <w:b w:val="1"/>
          <w:bCs w:val="1"/>
          <w:rtl w:val="0"/>
        </w:rPr>
        <w:t xml:space="preserve">【成約率の改善】「体験型」へのアップデート</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すでに自動ウェビナーや動画コンテンツを導入している場合は、内容を「解説型」から「体験型」へ進化させる。視聴者が「実際に手を動かす」「ワークをする」要素を入れられないかアイデア出しをする。</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br w:type="page"/>
      </w:r>
      <w:r w:rsidDel="00000000" w:rsidR="00000000" w:rsidRPr="00000000">
        <w:rPr>
          <w:rtl w:val="0"/>
        </w:rPr>
      </w:r>
    </w:p>
    <w:p w:rsidR="00000000" w:rsidDel="00000000" w:rsidP="00000000" w:rsidRDefault="00000000" w:rsidRPr="00000000" w14:paraId="00000DBF">
      <w:pPr>
        <w:pStyle w:val="Heading1"/>
        <w:rPr/>
      </w:pPr>
      <w:bookmarkStart w:colFirst="0" w:colLast="0" w:name="_i50mzpuzijz" w:id="481"/>
      <w:bookmarkEnd w:id="481"/>
      <w:r w:rsidDel="00000000" w:rsidR="00000000" w:rsidRPr="00000000">
        <w:rPr>
          <w:rFonts w:ascii="Arial Unicode MS" w:cs="Arial Unicode MS" w:eastAsia="Arial Unicode MS" w:hAnsi="Arial Unicode MS"/>
          <w:rtl w:val="0"/>
        </w:rPr>
        <w:t xml:space="preserve">高見 英作 様</w:t>
      </w:r>
    </w:p>
    <w:p w:rsidR="00000000" w:rsidDel="00000000" w:rsidP="00000000" w:rsidRDefault="00000000" w:rsidRPr="00000000" w14:paraId="00000DC0">
      <w:pPr>
        <w:rPr/>
      </w:pPr>
      <w:r w:rsidDel="00000000" w:rsidR="00000000" w:rsidRPr="00000000">
        <w:rPr>
          <w:rFonts w:ascii="Arial Unicode MS" w:cs="Arial Unicode MS" w:eastAsia="Arial Unicode MS" w:hAnsi="Arial Unicode MS"/>
          <w:rtl w:val="0"/>
        </w:rPr>
        <w:t xml:space="preserve">（プロデューサー / 起業塾・スクール集客・ファネル構築支援）</w:t>
      </w:r>
    </w:p>
    <w:p w:rsidR="00000000" w:rsidDel="00000000" w:rsidP="00000000" w:rsidRDefault="00000000" w:rsidRPr="00000000" w14:paraId="00000DC1">
      <w:pPr>
        <w:pStyle w:val="Heading2"/>
        <w:rPr/>
      </w:pPr>
      <w:bookmarkStart w:colFirst="0" w:colLast="0" w:name="_c4lws58h0mxf" w:id="482"/>
      <w:bookmarkEnd w:id="482"/>
      <w:r w:rsidDel="00000000" w:rsidR="00000000" w:rsidRPr="00000000">
        <w:rPr>
          <w:rFonts w:ascii="Arial Unicode MS" w:cs="Arial Unicode MS" w:eastAsia="Arial Unicode MS" w:hAnsi="Arial Unicode MS"/>
          <w:rtl w:val="0"/>
        </w:rPr>
        <w:t xml:space="preserve">「手動作業の限界」を突破し、半年で売上1.2億円！</w:t>
        <w:br w:type="textWrapping"/>
        <w:t xml:space="preserve">"ライブ感"の演出と"裏方の自動化"を両立する</w:t>
        <w:br w:type="textWrapping"/>
        <w:t xml:space="preserve">「リアル×自動化」のハイブリッド戦略</w:t>
      </w:r>
    </w:p>
    <w:p w:rsidR="00000000" w:rsidDel="00000000" w:rsidP="00000000" w:rsidRDefault="00000000" w:rsidRPr="00000000" w14:paraId="00000DC2">
      <w:pPr>
        <w:numPr>
          <w:ilvl w:val="0"/>
          <w:numId w:val="31"/>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売上（半年間）：約1.2億円</w:t>
      </w:r>
    </w:p>
    <w:p w:rsidR="00000000" w:rsidDel="00000000" w:rsidP="00000000" w:rsidRDefault="00000000" w:rsidRPr="00000000" w14:paraId="00000DC3">
      <w:pPr>
        <w:numPr>
          <w:ilvl w:val="0"/>
          <w:numId w:val="31"/>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月商：数百万円 → 1,000万円以上</w:t>
      </w:r>
    </w:p>
    <w:p w:rsidR="00000000" w:rsidDel="00000000" w:rsidP="00000000" w:rsidRDefault="00000000" w:rsidRPr="00000000" w14:paraId="00000DC4">
      <w:pPr>
        <w:pStyle w:val="Heading3"/>
        <w:rPr/>
      </w:pPr>
      <w:bookmarkStart w:colFirst="0" w:colLast="0" w:name="_scf27noan3q8" w:id="483"/>
      <w:bookmarkEnd w:id="483"/>
      <w:r w:rsidDel="00000000" w:rsidR="00000000" w:rsidRPr="00000000">
        <w:rPr>
          <w:rFonts w:ascii="Arial Unicode MS" w:cs="Arial Unicode MS" w:eastAsia="Arial Unicode MS" w:hAnsi="Arial Unicode MS"/>
          <w:rtl w:val="0"/>
        </w:rPr>
        <w:t xml:space="preserve">この事例のポイント</w:t>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b w:val="1"/>
          <w:bCs w:val="1"/>
        </w:rPr>
      </w:pPr>
      <w:r w:rsidDel="00000000" w:rsidR="00000000" w:rsidRPr="00000000">
        <w:rPr>
          <w:rFonts w:ascii="Arial Unicode MS" w:cs="Arial Unicode MS" w:eastAsia="Arial Unicode MS" w:hAnsi="Arial Unicode MS"/>
          <w:b w:val="1"/>
          <w:bCs w:val="1"/>
          <w:rtl w:val="0"/>
        </w:rPr>
        <w:t xml:space="preserve">「裏方業務」を自動化するとスタッフが減っても楽になる。しかも、売上の桁が変わる</w:t>
      </w:r>
    </w:p>
    <w:p w:rsidR="00000000" w:rsidDel="00000000" w:rsidP="00000000" w:rsidRDefault="00000000" w:rsidRPr="00000000" w14:paraId="00000DC7">
      <w:pPr>
        <w:rPr/>
      </w:pPr>
      <w:r w:rsidDel="00000000" w:rsidR="00000000" w:rsidRPr="00000000">
        <w:rPr>
          <w:rtl w:val="0"/>
        </w:rPr>
      </w:r>
    </w:p>
    <w:p w:rsidR="00000000" w:rsidDel="00000000" w:rsidP="00000000" w:rsidRDefault="00000000" w:rsidRPr="00000000" w14:paraId="00000DC8">
      <w:pPr>
        <w:rPr/>
      </w:pPr>
      <w:r w:rsidDel="00000000" w:rsidR="00000000" w:rsidRPr="00000000">
        <w:rPr>
          <w:rFonts w:ascii="Arial Unicode MS" w:cs="Arial Unicode MS" w:eastAsia="Arial Unicode MS" w:hAnsi="Arial Unicode MS"/>
          <w:rtl w:val="0"/>
        </w:rPr>
        <w:t xml:space="preserve">案件は増えるのに人手が足りず、裏方作業に忙殺されている…。</w:t>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pPr>
      <w:r w:rsidDel="00000000" w:rsidR="00000000" w:rsidRPr="00000000">
        <w:rPr>
          <w:rFonts w:ascii="Arial Unicode MS" w:cs="Arial Unicode MS" w:eastAsia="Arial Unicode MS" w:hAnsi="Arial Unicode MS"/>
          <w:rtl w:val="0"/>
        </w:rPr>
        <w:t xml:space="preserve">ここでご紹介するのは、事業拡大を目指す多くの人が直面する「リソース不足の壁」を、UTAGEによる「裏方業務の自動化」で突破した高見様の事例です。</w:t>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Fonts w:ascii="Arial Unicode MS" w:cs="Arial Unicode MS" w:eastAsia="Arial Unicode MS" w:hAnsi="Arial Unicode MS"/>
          <w:rtl w:val="0"/>
        </w:rPr>
        <w:t xml:space="preserve">高見様は、制作や事務、顧客フォローといった「人手がかかる作業」を徹底的に仕組み化しました。その結果、スタッフ数を減らしながらも業務負担を劇的に軽減し、クライアントの起業塾にて「半年で売上1.2億円」という桁違いの成果を上げられています。</w:t>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Fonts w:ascii="Arial Unicode MS" w:cs="Arial Unicode MS" w:eastAsia="Arial Unicode MS" w:hAnsi="Arial Unicode MS"/>
          <w:rtl w:val="0"/>
        </w:rPr>
        <w:t xml:space="preserve">「人がやるべきコア業務」と「自動化すべきルーチン業務」を明確に切り分けた、プロならではの構築術は必見です。</w:t>
      </w:r>
    </w:p>
    <w:p w:rsidR="00000000" w:rsidDel="00000000" w:rsidP="00000000" w:rsidRDefault="00000000" w:rsidRPr="00000000" w14:paraId="00000DCF">
      <w:pPr>
        <w:pStyle w:val="Heading3"/>
        <w:rPr/>
      </w:pPr>
      <w:bookmarkStart w:colFirst="0" w:colLast="0" w:name="_5i84cutb2ube" w:id="484"/>
      <w:bookmarkEnd w:id="484"/>
      <w:r w:rsidDel="00000000" w:rsidR="00000000" w:rsidRPr="00000000">
        <w:rPr>
          <w:rFonts w:ascii="Arial Unicode MS" w:cs="Arial Unicode MS" w:eastAsia="Arial Unicode MS" w:hAnsi="Arial Unicode MS"/>
          <w:rtl w:val="0"/>
        </w:rPr>
        <w:t xml:space="preserve">事業概要</w:t>
      </w:r>
    </w:p>
    <w:p w:rsidR="00000000" w:rsidDel="00000000" w:rsidP="00000000" w:rsidRDefault="00000000" w:rsidRPr="00000000" w14:paraId="00000DD0">
      <w:pPr>
        <w:rPr/>
      </w:pPr>
      <w:r w:rsidDel="00000000" w:rsidR="00000000" w:rsidRPr="00000000">
        <w:rPr>
          <w:rFonts w:ascii="Arial Unicode MS" w:cs="Arial Unicode MS" w:eastAsia="Arial Unicode MS" w:hAnsi="Arial Unicode MS"/>
          <w:rtl w:val="0"/>
        </w:rPr>
        <w:t xml:space="preserve">起業塾やマーケティング、AI関連などの講座・スクールを対象としたプロデュース業。チャレンジ企画、サミット、オートウェビナー、バリューラダー構築などを通じ、クライアントの集客・売上アップを支援。</w:t>
      </w:r>
    </w:p>
    <w:p w:rsidR="00000000" w:rsidDel="00000000" w:rsidP="00000000" w:rsidRDefault="00000000" w:rsidRPr="00000000" w14:paraId="00000DD1">
      <w:pPr>
        <w:pStyle w:val="Heading3"/>
        <w:rPr/>
      </w:pPr>
      <w:bookmarkStart w:colFirst="0" w:colLast="0" w:name="_2tp6z7oe56s8" w:id="485"/>
      <w:bookmarkEnd w:id="485"/>
      <w:r w:rsidDel="00000000" w:rsidR="00000000" w:rsidRPr="00000000">
        <w:rPr>
          <w:rFonts w:ascii="Arial Unicode MS" w:cs="Arial Unicode MS" w:eastAsia="Arial Unicode MS" w:hAnsi="Arial Unicode MS"/>
          <w:rtl w:val="0"/>
        </w:rPr>
        <w:t xml:space="preserve">導入前のビジネス課題</w:t>
      </w:r>
    </w:p>
    <w:p w:rsidR="00000000" w:rsidDel="00000000" w:rsidP="00000000" w:rsidRDefault="00000000" w:rsidRPr="00000000" w14:paraId="00000DD2">
      <w:pPr>
        <w:rPr/>
      </w:pPr>
      <w:r w:rsidDel="00000000" w:rsidR="00000000" w:rsidRPr="00000000">
        <w:rPr>
          <w:rFonts w:ascii="Arial Unicode MS" w:cs="Arial Unicode MS" w:eastAsia="Arial Unicode MS" w:hAnsi="Arial Unicode MS"/>
          <w:rtl w:val="0"/>
        </w:rPr>
        <w:t xml:space="preserve">最大の課題は、とにかく「手を動かす作業」があまりにも多かったことです。</w:t>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rPr/>
      </w:pPr>
      <w:r w:rsidDel="00000000" w:rsidR="00000000" w:rsidRPr="00000000">
        <w:rPr>
          <w:rFonts w:ascii="Arial Unicode MS" w:cs="Arial Unicode MS" w:eastAsia="Arial Unicode MS" w:hAnsi="Arial Unicode MS"/>
          <w:rtl w:val="0"/>
        </w:rPr>
        <w:t xml:space="preserve">案件が多い一方でスタッフは少なく、プロモーションを行うにあたっては、何パターンもの広告用LP作成から、セミナーやイベントへのリマインド配信、購入者への案内、さらには退会依頼の処理に至るまで、多くの業務を手動で行っていました。</w:t>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Fonts w:ascii="Arial Unicode MS" w:cs="Arial Unicode MS" w:eastAsia="Arial Unicode MS" w:hAnsi="Arial Unicode MS"/>
          <w:rtl w:val="0"/>
        </w:rPr>
        <w:t xml:space="preserve">そのため、プロモーションを実施するたびに膨大な労力を奪われ、疲弊していました。正直なところ、「業務が回らない」という状態になりかけていたのです。</w:t>
      </w:r>
    </w:p>
    <w:p w:rsidR="00000000" w:rsidDel="00000000" w:rsidP="00000000" w:rsidRDefault="00000000" w:rsidRPr="00000000" w14:paraId="00000DD7">
      <w:pPr>
        <w:pStyle w:val="Heading3"/>
        <w:rPr/>
      </w:pPr>
      <w:bookmarkStart w:colFirst="0" w:colLast="0" w:name="_u5s17ovclwl1" w:id="486"/>
      <w:bookmarkEnd w:id="486"/>
      <w:r w:rsidDel="00000000" w:rsidR="00000000" w:rsidRPr="00000000">
        <w:rPr>
          <w:rFonts w:ascii="Arial Unicode MS" w:cs="Arial Unicode MS" w:eastAsia="Arial Unicode MS" w:hAnsi="Arial Unicode MS"/>
          <w:rtl w:val="0"/>
        </w:rPr>
        <w:t xml:space="preserve">課題解決のUTAGE活用法</w:t>
      </w:r>
    </w:p>
    <w:p w:rsidR="00000000" w:rsidDel="00000000" w:rsidP="00000000" w:rsidRDefault="00000000" w:rsidRPr="00000000" w14:paraId="00000DD8">
      <w:pPr>
        <w:rPr/>
      </w:pPr>
      <w:r w:rsidDel="00000000" w:rsidR="00000000" w:rsidRPr="00000000">
        <w:rPr>
          <w:rFonts w:ascii="Arial Unicode MS" w:cs="Arial Unicode MS" w:eastAsia="Arial Unicode MS" w:hAnsi="Arial Unicode MS"/>
          <w:rtl w:val="0"/>
        </w:rPr>
        <w:t xml:space="preserve">「自動化できる部分は自動化し、時間短縮に使える機能は使い倒す」。</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Fonts w:ascii="Arial Unicode MS" w:cs="Arial Unicode MS" w:eastAsia="Arial Unicode MS" w:hAnsi="Arial Unicode MS"/>
          <w:rtl w:val="0"/>
        </w:rPr>
        <w:t xml:space="preserve">この方針のもと、LP制作から事務手続き、顧客への追撃配信に至るまで、これまで手動で行っていたあらゆる業務を徹底的にシステムへ置き換えました。</w:t>
      </w:r>
    </w:p>
    <w:p w:rsidR="00000000" w:rsidDel="00000000" w:rsidP="00000000" w:rsidRDefault="00000000" w:rsidRPr="00000000" w14:paraId="00000DDB">
      <w:pPr>
        <w:pStyle w:val="Heading4"/>
        <w:rPr/>
      </w:pPr>
      <w:bookmarkStart w:colFirst="0" w:colLast="0" w:name="_z2vfsk7hcf3q" w:id="487"/>
      <w:bookmarkEnd w:id="487"/>
      <w:r w:rsidDel="00000000" w:rsidR="00000000" w:rsidRPr="00000000">
        <w:rPr>
          <w:rFonts w:ascii="Arial Unicode MS" w:cs="Arial Unicode MS" w:eastAsia="Arial Unicode MS" w:hAnsi="Arial Unicode MS"/>
          <w:rtl w:val="0"/>
        </w:rPr>
        <w:t xml:space="preserve">成果につながったファネル全体像</w:t>
      </w:r>
    </w:p>
    <w:p w:rsidR="00000000" w:rsidDel="00000000" w:rsidP="00000000" w:rsidRDefault="00000000" w:rsidRPr="00000000" w14:paraId="00000DDC">
      <w:pPr>
        <w:rPr/>
      </w:pPr>
      <w:r w:rsidDel="00000000" w:rsidR="00000000" w:rsidRPr="00000000">
        <w:rPr>
          <w:rFonts w:ascii="Arial Unicode MS" w:cs="Arial Unicode MS" w:eastAsia="Arial Unicode MS" w:hAnsi="Arial Unicode MS"/>
          <w:rtl w:val="0"/>
        </w:rPr>
        <w:t xml:space="preserve">①Meta広告</w:t>
      </w:r>
    </w:p>
    <w:p w:rsidR="00000000" w:rsidDel="00000000" w:rsidP="00000000" w:rsidRDefault="00000000" w:rsidRPr="00000000" w14:paraId="00000DD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DE">
      <w:pPr>
        <w:rPr/>
      </w:pPr>
      <w:r w:rsidDel="00000000" w:rsidR="00000000" w:rsidRPr="00000000">
        <w:rPr>
          <w:rFonts w:ascii="Arial Unicode MS" w:cs="Arial Unicode MS" w:eastAsia="Arial Unicode MS" w:hAnsi="Arial Unicode MS"/>
          <w:rtl w:val="0"/>
        </w:rPr>
        <w:t xml:space="preserve">②LP：メールアドレス登録（オファー：A「チャレンジ企画」・B「自動ウェビナー」）</w:t>
      </w:r>
    </w:p>
    <w:p w:rsidR="00000000" w:rsidDel="00000000" w:rsidP="00000000" w:rsidRDefault="00000000" w:rsidRPr="00000000" w14:paraId="00000DD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E0">
      <w:pPr>
        <w:rPr/>
      </w:pPr>
      <w:r w:rsidDel="00000000" w:rsidR="00000000" w:rsidRPr="00000000">
        <w:rPr>
          <w:rFonts w:ascii="Arial Unicode MS" w:cs="Arial Unicode MS" w:eastAsia="Arial Unicode MS" w:hAnsi="Arial Unicode MS"/>
          <w:rtl w:val="0"/>
        </w:rPr>
        <w:t xml:space="preserve">③ステップメール配信</w:t>
      </w:r>
    </w:p>
    <w:p w:rsidR="00000000" w:rsidDel="00000000" w:rsidP="00000000" w:rsidRDefault="00000000" w:rsidRPr="00000000" w14:paraId="00000DE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E2">
      <w:pPr>
        <w:rPr/>
      </w:pPr>
      <w:r w:rsidDel="00000000" w:rsidR="00000000" w:rsidRPr="00000000">
        <w:rPr>
          <w:rFonts w:ascii="Arial Unicode MS" w:cs="Arial Unicode MS" w:eastAsia="Arial Unicode MS" w:hAnsi="Arial Unicode MS"/>
          <w:rtl w:val="0"/>
        </w:rPr>
        <w:t xml:space="preserve">④パターンA：チャレンジ企画（リアル開催）</w:t>
      </w:r>
    </w:p>
    <w:p w:rsidR="00000000" w:rsidDel="00000000" w:rsidP="00000000" w:rsidRDefault="00000000" w:rsidRPr="00000000" w14:paraId="00000DE3">
      <w:pPr>
        <w:rPr/>
      </w:pPr>
      <w:r w:rsidDel="00000000" w:rsidR="00000000" w:rsidRPr="00000000">
        <w:rPr>
          <w:rFonts w:ascii="Arial Unicode MS" w:cs="Arial Unicode MS" w:eastAsia="Arial Unicode MS" w:hAnsi="Arial Unicode MS"/>
          <w:rtl w:val="0"/>
        </w:rPr>
        <w:t xml:space="preserve">④パターンB：自動ウェビナー</w:t>
      </w:r>
    </w:p>
    <w:p w:rsidR="00000000" w:rsidDel="00000000" w:rsidP="00000000" w:rsidRDefault="00000000" w:rsidRPr="00000000" w14:paraId="00000DE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E5">
      <w:pPr>
        <w:rPr/>
      </w:pPr>
      <w:r w:rsidDel="00000000" w:rsidR="00000000" w:rsidRPr="00000000">
        <w:rPr>
          <w:rFonts w:ascii="Arial Unicode MS" w:cs="Arial Unicode MS" w:eastAsia="Arial Unicode MS" w:hAnsi="Arial Unicode MS"/>
          <w:rtl w:val="0"/>
        </w:rPr>
        <w:t xml:space="preserve">⑤個別相談</w:t>
      </w:r>
    </w:p>
    <w:p w:rsidR="00000000" w:rsidDel="00000000" w:rsidP="00000000" w:rsidRDefault="00000000" w:rsidRPr="00000000" w14:paraId="00000DE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E7">
      <w:pPr>
        <w:rPr/>
      </w:pPr>
      <w:r w:rsidDel="00000000" w:rsidR="00000000" w:rsidRPr="00000000">
        <w:rPr>
          <w:rFonts w:ascii="Arial Unicode MS" w:cs="Arial Unicode MS" w:eastAsia="Arial Unicode MS" w:hAnsi="Arial Unicode MS"/>
          <w:rtl w:val="0"/>
        </w:rPr>
        <w:t xml:space="preserve">⑥（※）バックエンド商品オファー（オンライン講座・スクール）</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Fonts w:ascii="Arial Unicode MS" w:cs="Arial Unicode MS" w:eastAsia="Arial Unicode MS" w:hAnsi="Arial Unicode MS"/>
          <w:rtl w:val="0"/>
        </w:rPr>
        <w:t xml:space="preserve">（※）フロントエンド商品をオファーせず、</w:t>
      </w:r>
    </w:p>
    <w:p w:rsidR="00000000" w:rsidDel="00000000" w:rsidP="00000000" w:rsidRDefault="00000000" w:rsidRPr="00000000" w14:paraId="00000DEA">
      <w:pPr>
        <w:rPr/>
      </w:pPr>
      <w:r w:rsidDel="00000000" w:rsidR="00000000" w:rsidRPr="00000000">
        <w:rPr>
          <w:rFonts w:ascii="Arial Unicode MS" w:cs="Arial Unicode MS" w:eastAsia="Arial Unicode MS" w:hAnsi="Arial Unicode MS"/>
          <w:rtl w:val="0"/>
        </w:rPr>
        <w:t xml:space="preserve">　　　直接バックエンド（主要）商品を販売する流れ。</w:t>
      </w:r>
    </w:p>
    <w:p w:rsidR="00000000" w:rsidDel="00000000" w:rsidP="00000000" w:rsidRDefault="00000000" w:rsidRPr="00000000" w14:paraId="00000DEB">
      <w:pPr>
        <w:pStyle w:val="Heading4"/>
        <w:rPr/>
      </w:pPr>
      <w:bookmarkStart w:colFirst="0" w:colLast="0" w:name="_prcbkfz2xxl0" w:id="488"/>
      <w:bookmarkEnd w:id="488"/>
      <w:r w:rsidDel="00000000" w:rsidR="00000000" w:rsidRPr="00000000">
        <w:rPr>
          <w:rFonts w:ascii="Arial Unicode MS" w:cs="Arial Unicode MS" w:eastAsia="Arial Unicode MS" w:hAnsi="Arial Unicode MS"/>
          <w:rtl w:val="0"/>
        </w:rPr>
        <w:t xml:space="preserve">活用した機能と具体的な施策内容</w:t>
      </w:r>
    </w:p>
    <w:p w:rsidR="00000000" w:rsidDel="00000000" w:rsidP="00000000" w:rsidRDefault="00000000" w:rsidRPr="00000000" w14:paraId="00000DEC">
      <w:pPr>
        <w:rPr>
          <w:b w:val="1"/>
          <w:bCs w:val="1"/>
        </w:rPr>
      </w:pPr>
      <w:r w:rsidDel="00000000" w:rsidR="00000000" w:rsidRPr="00000000">
        <w:rPr>
          <w:rFonts w:ascii="Arial Unicode MS" w:cs="Arial Unicode MS" w:eastAsia="Arial Unicode MS" w:hAnsi="Arial Unicode MS"/>
          <w:b w:val="1"/>
          <w:bCs w:val="1"/>
          <w:rtl w:val="0"/>
        </w:rPr>
        <w:t xml:space="preserve">【ファネル機能】ABテスト機能によるLP量産</w:t>
      </w:r>
    </w:p>
    <w:p w:rsidR="00000000" w:rsidDel="00000000" w:rsidP="00000000" w:rsidRDefault="00000000" w:rsidRPr="00000000" w14:paraId="00000DED">
      <w:pPr>
        <w:rPr/>
      </w:pPr>
      <w:r w:rsidDel="00000000" w:rsidR="00000000" w:rsidRPr="00000000">
        <w:rPr>
          <w:rFonts w:ascii="Arial Unicode MS" w:cs="Arial Unicode MS" w:eastAsia="Arial Unicode MS" w:hAnsi="Arial Unicode MS"/>
          <w:rtl w:val="0"/>
        </w:rPr>
        <w:t xml:space="preserve">LPを1枚作成した後、ABテスト機能を活用してヘッダー画像のみを差し替えるなどして、短時間で大量のLP構築を実現しました。また、毎回作る必要があるページや要素は過去に作成したものを複製できるため、サンクスページやフッターなどの共通部分を使い回すことで、制作効率を劇的に高めています。</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b w:val="1"/>
          <w:bCs w:val="1"/>
        </w:rPr>
      </w:pPr>
      <w:r w:rsidDel="00000000" w:rsidR="00000000" w:rsidRPr="00000000">
        <w:rPr>
          <w:rFonts w:ascii="Arial Unicode MS" w:cs="Arial Unicode MS" w:eastAsia="Arial Unicode MS" w:hAnsi="Arial Unicode MS"/>
          <w:b w:val="1"/>
          <w:bCs w:val="1"/>
          <w:rtl w:val="0"/>
        </w:rPr>
        <w:t xml:space="preserve">【会員サイト機能】入退会処理の完全自動化</w:t>
      </w:r>
    </w:p>
    <w:p w:rsidR="00000000" w:rsidDel="00000000" w:rsidP="00000000" w:rsidRDefault="00000000" w:rsidRPr="00000000" w14:paraId="00000DF0">
      <w:pPr>
        <w:rPr/>
      </w:pPr>
      <w:r w:rsidDel="00000000" w:rsidR="00000000" w:rsidRPr="00000000">
        <w:rPr>
          <w:rFonts w:ascii="Arial Unicode MS" w:cs="Arial Unicode MS" w:eastAsia="Arial Unicode MS" w:hAnsi="Arial Unicode MS"/>
          <w:rtl w:val="0"/>
        </w:rPr>
        <w:t xml:space="preserve">購入者を自動で会員サイトに登録し、ログイン情報を即時送信する仕組みを構築しました。さらに、退会希望者がご自身で手続きを行うと、自動で「課金停止」と「サイト閲覧権限の解除」が連動して実行されるよう設定。サブスクリプション運用における事務対応が劇的に減り、感動レベルの時間短縮を実現しています。</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b w:val="1"/>
          <w:bCs w:val="1"/>
        </w:rPr>
      </w:pPr>
      <w:r w:rsidDel="00000000" w:rsidR="00000000" w:rsidRPr="00000000">
        <w:rPr>
          <w:rFonts w:ascii="Arial Unicode MS" w:cs="Arial Unicode MS" w:eastAsia="Arial Unicode MS" w:hAnsi="Arial Unicode MS"/>
          <w:b w:val="1"/>
          <w:bCs w:val="1"/>
          <w:rtl w:val="0"/>
        </w:rPr>
        <w:t xml:space="preserve">【イベント・予約機能】カレンダー・Zoom連携による工数ゼロ化</w:t>
      </w:r>
    </w:p>
    <w:p w:rsidR="00000000" w:rsidDel="00000000" w:rsidP="00000000" w:rsidRDefault="00000000" w:rsidRPr="00000000" w14:paraId="00000DF3">
      <w:pPr>
        <w:rPr/>
      </w:pPr>
      <w:r w:rsidDel="00000000" w:rsidR="00000000" w:rsidRPr="00000000">
        <w:rPr>
          <w:rFonts w:ascii="Arial Unicode MS" w:cs="Arial Unicode MS" w:eastAsia="Arial Unicode MS" w:hAnsi="Arial Unicode MS"/>
          <w:rtl w:val="0"/>
        </w:rPr>
        <w:t xml:space="preserve">GoogleカレンダーおよびZoomと連携させることで、予約可能枠に申し込みが入ると、即座に「Zoomリンクの発行」と「リマインドメールの送信」が自動化される仕組みを整えました。これにより、当日は「何もしなくても、時間になったらZoomに入ればいいだけ」の状態を作れています。</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b w:val="1"/>
          <w:bCs w:val="1"/>
        </w:rPr>
      </w:pPr>
      <w:r w:rsidDel="00000000" w:rsidR="00000000" w:rsidRPr="00000000">
        <w:rPr>
          <w:rFonts w:ascii="Arial Unicode MS" w:cs="Arial Unicode MS" w:eastAsia="Arial Unicode MS" w:hAnsi="Arial Unicode MS"/>
          <w:b w:val="1"/>
          <w:bCs w:val="1"/>
          <w:rtl w:val="0"/>
        </w:rPr>
        <w:t xml:space="preserve">【メール・LINE配信機能】リマインドとダウンセルの最適化</w:t>
      </w:r>
    </w:p>
    <w:p w:rsidR="00000000" w:rsidDel="00000000" w:rsidP="00000000" w:rsidRDefault="00000000" w:rsidRPr="00000000" w14:paraId="00000DF6">
      <w:pPr>
        <w:rPr/>
      </w:pPr>
      <w:r w:rsidDel="00000000" w:rsidR="00000000" w:rsidRPr="00000000">
        <w:rPr>
          <w:rFonts w:ascii="Arial Unicode MS" w:cs="Arial Unicode MS" w:eastAsia="Arial Unicode MS" w:hAnsi="Arial Unicode MS"/>
          <w:rtl w:val="0"/>
        </w:rPr>
        <w:t xml:space="preserve">リアルタイムで開催する企画に関しても、細やかな「リマインダ配信」設定を行うことでライブ参加率を向上させています。また、「イベント参加日時の◯日後にメールを送る」といった送信タイミングを指定することで、イベント後の追撃やダウンセル商品のオファーを自動化し、売上の最大化を図っています。</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b w:val="1"/>
          <w:bCs w:val="1"/>
        </w:rPr>
      </w:pPr>
      <w:r w:rsidDel="00000000" w:rsidR="00000000" w:rsidRPr="00000000">
        <w:rPr>
          <w:rFonts w:ascii="Arial Unicode MS" w:cs="Arial Unicode MS" w:eastAsia="Arial Unicode MS" w:hAnsi="Arial Unicode MS"/>
          <w:b w:val="1"/>
          <w:bCs w:val="1"/>
          <w:rtl w:val="0"/>
        </w:rPr>
        <w:t xml:space="preserve">【自動ウェビナー機能】チャレンジ企画の「疑似ライブ化」</w:t>
      </w:r>
    </w:p>
    <w:p w:rsidR="00000000" w:rsidDel="00000000" w:rsidP="00000000" w:rsidRDefault="00000000" w:rsidRPr="00000000" w14:paraId="00000DF9">
      <w:pPr>
        <w:rPr/>
      </w:pPr>
      <w:r w:rsidDel="00000000" w:rsidR="00000000" w:rsidRPr="00000000">
        <w:rPr>
          <w:rFonts w:ascii="Arial Unicode MS" w:cs="Arial Unicode MS" w:eastAsia="Arial Unicode MS" w:hAnsi="Arial Unicode MS"/>
          <w:rtl w:val="0"/>
        </w:rPr>
        <w:t xml:space="preserve">本来は自動化が難しいとされる「チャレンジ企画」において、自動ウェビナーの「チャット機能」を活用。あたかもリアルタイムで開催しているかのようなライブ感を演出することで、自動化に成功しました。</w:t>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b w:val="1"/>
          <w:bCs w:val="1"/>
        </w:rPr>
      </w:pPr>
      <w:r w:rsidDel="00000000" w:rsidR="00000000" w:rsidRPr="00000000">
        <w:rPr>
          <w:rFonts w:ascii="Arial Unicode MS" w:cs="Arial Unicode MS" w:eastAsia="Arial Unicode MS" w:hAnsi="Arial Unicode MS"/>
          <w:b w:val="1"/>
          <w:bCs w:val="1"/>
          <w:rtl w:val="0"/>
        </w:rPr>
        <w:t xml:space="preserve">【動画連動アクション設定】視聴時間に応じた4段階の分岐</w:t>
      </w:r>
    </w:p>
    <w:p w:rsidR="00000000" w:rsidDel="00000000" w:rsidP="00000000" w:rsidRDefault="00000000" w:rsidRPr="00000000" w14:paraId="00000DFC">
      <w:pPr>
        <w:rPr/>
      </w:pPr>
      <w:r w:rsidDel="00000000" w:rsidR="00000000" w:rsidRPr="00000000">
        <w:rPr>
          <w:rFonts w:ascii="Arial Unicode MS" w:cs="Arial Unicode MS" w:eastAsia="Arial Unicode MS" w:hAnsi="Arial Unicode MS"/>
          <w:rtl w:val="0"/>
        </w:rPr>
        <w:t xml:space="preserve">80分の自動ウェビナーにおいて、「動画連動アクション設定」を活用し、視聴時間を以下の4段階に分けてシナリオを分岐させています。</w:t>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numPr>
          <w:ilvl w:val="0"/>
          <w:numId w:val="18"/>
        </w:numPr>
        <w:ind w:left="720" w:hanging="360"/>
      </w:pPr>
      <w:r w:rsidDel="00000000" w:rsidR="00000000" w:rsidRPr="00000000">
        <w:rPr>
          <w:rFonts w:ascii="Arial Unicode MS" w:cs="Arial Unicode MS" w:eastAsia="Arial Unicode MS" w:hAnsi="Arial Unicode MS"/>
          <w:rtl w:val="0"/>
        </w:rPr>
        <w:t xml:space="preserve">5分まで（未視聴扱い）：視聴を促すシナリオへ</w:t>
      </w:r>
    </w:p>
    <w:p w:rsidR="00000000" w:rsidDel="00000000" w:rsidP="00000000" w:rsidRDefault="00000000" w:rsidRPr="00000000" w14:paraId="00000DFF">
      <w:pPr>
        <w:numPr>
          <w:ilvl w:val="0"/>
          <w:numId w:val="18"/>
        </w:numPr>
        <w:ind w:left="720" w:hanging="360"/>
      </w:pPr>
      <w:r w:rsidDel="00000000" w:rsidR="00000000" w:rsidRPr="00000000">
        <w:rPr>
          <w:rFonts w:ascii="Arial Unicode MS" w:cs="Arial Unicode MS" w:eastAsia="Arial Unicode MS" w:hAnsi="Arial Unicode MS"/>
          <w:rtl w:val="0"/>
        </w:rPr>
        <w:t xml:space="preserve">32分まで：続きが見たくなる内容のLINEを配信するシナリオへ</w:t>
      </w:r>
    </w:p>
    <w:p w:rsidR="00000000" w:rsidDel="00000000" w:rsidP="00000000" w:rsidRDefault="00000000" w:rsidRPr="00000000" w14:paraId="00000E00">
      <w:pPr>
        <w:numPr>
          <w:ilvl w:val="0"/>
          <w:numId w:val="18"/>
        </w:numPr>
        <w:ind w:left="720" w:hanging="360"/>
      </w:pPr>
      <w:r w:rsidDel="00000000" w:rsidR="00000000" w:rsidRPr="00000000">
        <w:rPr>
          <w:rFonts w:ascii="Arial Unicode MS" w:cs="Arial Unicode MS" w:eastAsia="Arial Unicode MS" w:hAnsi="Arial Unicode MS"/>
          <w:rtl w:val="0"/>
        </w:rPr>
        <w:t xml:space="preserve">56分まで：「もう少し見たらこんなことが実現できる」と期待を持たせるシナリオへ</w:t>
      </w:r>
    </w:p>
    <w:p w:rsidR="00000000" w:rsidDel="00000000" w:rsidP="00000000" w:rsidRDefault="00000000" w:rsidRPr="00000000" w14:paraId="00000E01">
      <w:pPr>
        <w:numPr>
          <w:ilvl w:val="0"/>
          <w:numId w:val="18"/>
        </w:numPr>
        <w:ind w:left="720" w:hanging="360"/>
      </w:pPr>
      <w:r w:rsidDel="00000000" w:rsidR="00000000" w:rsidRPr="00000000">
        <w:rPr>
          <w:rFonts w:ascii="Arial Unicode MS" w:cs="Arial Unicode MS" w:eastAsia="Arial Unicode MS" w:hAnsi="Arial Unicode MS"/>
          <w:rtl w:val="0"/>
        </w:rPr>
        <w:t xml:space="preserve">64分まで：バックエンドオファーを見たくなるようなコピーのシナリオへ</w:t>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Fonts w:ascii="Arial Unicode MS" w:cs="Arial Unicode MS" w:eastAsia="Arial Unicode MS" w:hAnsi="Arial Unicode MS"/>
          <w:rtl w:val="0"/>
        </w:rPr>
        <w:t xml:space="preserve">このように、離脱した時間に応じたステップ配信を自動化し、見込み客の拾い上げを図っています。</w:t>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rPr>
          <w:b w:val="1"/>
          <w:bCs w:val="1"/>
        </w:rPr>
      </w:pPr>
      <w:r w:rsidDel="00000000" w:rsidR="00000000" w:rsidRPr="00000000">
        <w:rPr>
          <w:rFonts w:ascii="Arial Unicode MS" w:cs="Arial Unicode MS" w:eastAsia="Arial Unicode MS" w:hAnsi="Arial Unicode MS"/>
          <w:b w:val="1"/>
          <w:bCs w:val="1"/>
          <w:rtl w:val="0"/>
        </w:rPr>
        <w:t xml:space="preserve">【LINE自動応答機能】キーワード応答による「自動振り分け」</w:t>
      </w:r>
    </w:p>
    <w:p w:rsidR="00000000" w:rsidDel="00000000" w:rsidP="00000000" w:rsidRDefault="00000000" w:rsidRPr="00000000" w14:paraId="00000E06">
      <w:pPr>
        <w:rPr/>
      </w:pPr>
      <w:r w:rsidDel="00000000" w:rsidR="00000000" w:rsidRPr="00000000">
        <w:rPr>
          <w:rFonts w:ascii="Arial Unicode MS" w:cs="Arial Unicode MS" w:eastAsia="Arial Unicode MS" w:hAnsi="Arial Unicode MS"/>
          <w:rtl w:val="0"/>
        </w:rPr>
        <w:t xml:space="preserve">自動ウェビナーのセールスパートで、講師から「LINEで『応募』と送ってください」と指示を出します。「LINE自動応答機能」の設定により、実際に「応募」というキーワードを送った人に対して「アクション」を自動実行。個別相談案内用のシナリオへ遷移させます。一方、送らなかった人には元のシナリオで「予約を促すステップ配信」が流れるよう設定し、見込み度合いに応じたフォローアップを自動化しています。</w:t>
      </w:r>
    </w:p>
    <w:p w:rsidR="00000000" w:rsidDel="00000000" w:rsidP="00000000" w:rsidRDefault="00000000" w:rsidRPr="00000000" w14:paraId="00000E07">
      <w:pPr>
        <w:pStyle w:val="Heading4"/>
        <w:rPr/>
      </w:pPr>
      <w:bookmarkStart w:colFirst="0" w:colLast="0" w:name="_3sv3ranw5m1v" w:id="489"/>
      <w:bookmarkEnd w:id="489"/>
      <w:r w:rsidDel="00000000" w:rsidR="00000000" w:rsidRPr="00000000">
        <w:rPr>
          <w:rFonts w:ascii="Arial Unicode MS" w:cs="Arial Unicode MS" w:eastAsia="Arial Unicode MS" w:hAnsi="Arial Unicode MS"/>
          <w:rtl w:val="0"/>
        </w:rPr>
        <w:t xml:space="preserve">施策の背景にある戦略・意図</w:t>
      </w:r>
    </w:p>
    <w:p w:rsidR="00000000" w:rsidDel="00000000" w:rsidP="00000000" w:rsidRDefault="00000000" w:rsidRPr="00000000" w14:paraId="00000E08">
      <w:pPr>
        <w:rPr/>
      </w:pPr>
      <w:r w:rsidDel="00000000" w:rsidR="00000000" w:rsidRPr="00000000">
        <w:rPr>
          <w:rFonts w:ascii="Arial Unicode MS" w:cs="Arial Unicode MS" w:eastAsia="Arial Unicode MS" w:hAnsi="Arial Unicode MS"/>
          <w:rtl w:val="0"/>
        </w:rPr>
        <w:t xml:space="preserve">とにかく人力でやる部分が多すぎて業務が回らなくなっていたため、「時間短縮」と「自動化」を最優先に考えました。</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Fonts w:ascii="Arial Unicode MS" w:cs="Arial Unicode MS" w:eastAsia="Arial Unicode MS" w:hAnsi="Arial Unicode MS"/>
          <w:rtl w:val="0"/>
        </w:rPr>
        <w:t xml:space="preserve">その結果として、業務効率化だけでなく、自動化されたフローの中にアップセルやダウンセルといった売上を高める仕組みも組み込むことができています。</w:t>
      </w:r>
    </w:p>
    <w:p w:rsidR="00000000" w:rsidDel="00000000" w:rsidP="00000000" w:rsidRDefault="00000000" w:rsidRPr="00000000" w14:paraId="00000E0B">
      <w:pPr>
        <w:pStyle w:val="Heading4"/>
        <w:rPr/>
      </w:pPr>
      <w:bookmarkStart w:colFirst="0" w:colLast="0" w:name="_x4ugl1xsx1zv" w:id="490"/>
      <w:bookmarkEnd w:id="490"/>
      <w:r w:rsidDel="00000000" w:rsidR="00000000" w:rsidRPr="00000000">
        <w:rPr>
          <w:rFonts w:ascii="Arial Unicode MS" w:cs="Arial Unicode MS" w:eastAsia="Arial Unicode MS" w:hAnsi="Arial Unicode MS"/>
          <w:rtl w:val="0"/>
        </w:rPr>
        <w:t xml:space="preserve">施策を成功させるための「コツ・工夫」</w:t>
      </w:r>
    </w:p>
    <w:p w:rsidR="00000000" w:rsidDel="00000000" w:rsidP="00000000" w:rsidRDefault="00000000" w:rsidRPr="00000000" w14:paraId="00000E0C">
      <w:pPr>
        <w:rPr/>
      </w:pPr>
      <w:r w:rsidDel="00000000" w:rsidR="00000000" w:rsidRPr="00000000">
        <w:rPr>
          <w:rFonts w:ascii="Arial Unicode MS" w:cs="Arial Unicode MS" w:eastAsia="Arial Unicode MS" w:hAnsi="Arial Unicode MS"/>
          <w:rtl w:val="0"/>
        </w:rPr>
        <w:t xml:space="preserve">自動化している部分にも、「こんなコメントをいただいて嬉しかった！」「この話の時は盛り上がりましたね」といった、感情や共鳴を意識したコピーを入れ、「ライブ感」を演出しました。</w:t>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pPr>
      <w:r w:rsidDel="00000000" w:rsidR="00000000" w:rsidRPr="00000000">
        <w:rPr>
          <w:rFonts w:ascii="Arial Unicode MS" w:cs="Arial Unicode MS" w:eastAsia="Arial Unicode MS" w:hAnsi="Arial Unicode MS"/>
          <w:rtl w:val="0"/>
        </w:rPr>
        <w:t xml:space="preserve">また、チャレンジ企画のライブセミナーやコメント投稿といった「リアルタイムで行う部分」と、リマインドや終了後のダウンセル、ステップ配信といった「自動化する部分」を明確に分け、ハイブリッドで運用しました。</w:t>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pPr>
      <w:r w:rsidDel="00000000" w:rsidR="00000000" w:rsidRPr="00000000">
        <w:rPr>
          <w:rFonts w:ascii="Arial Unicode MS" w:cs="Arial Unicode MS" w:eastAsia="Arial Unicode MS" w:hAnsi="Arial Unicode MS"/>
          <w:rtl w:val="0"/>
        </w:rPr>
        <w:t xml:space="preserve">効率性を上げつつも、コンテンツホルダーの人間味や人間性に触れていただけるプロモーションを構築することが、成功のコツだと考えています。</w:t>
      </w:r>
    </w:p>
    <w:p w:rsidR="00000000" w:rsidDel="00000000" w:rsidP="00000000" w:rsidRDefault="00000000" w:rsidRPr="00000000" w14:paraId="00000E11">
      <w:pPr>
        <w:pStyle w:val="Heading3"/>
        <w:rPr/>
      </w:pPr>
      <w:bookmarkStart w:colFirst="0" w:colLast="0" w:name="_s9ajjppf7hm1" w:id="491"/>
      <w:bookmarkEnd w:id="491"/>
      <w:r w:rsidDel="00000000" w:rsidR="00000000" w:rsidRPr="00000000">
        <w:rPr>
          <w:rFonts w:ascii="Arial Unicode MS" w:cs="Arial Unicode MS" w:eastAsia="Arial Unicode MS" w:hAnsi="Arial Unicode MS"/>
          <w:rtl w:val="0"/>
        </w:rPr>
        <w:t xml:space="preserve">導入後の成果と変化</w:t>
      </w:r>
    </w:p>
    <w:p w:rsidR="00000000" w:rsidDel="00000000" w:rsidP="00000000" w:rsidRDefault="00000000" w:rsidRPr="00000000" w14:paraId="00000E12">
      <w:pPr>
        <w:pStyle w:val="Heading4"/>
        <w:rPr/>
      </w:pPr>
      <w:bookmarkStart w:colFirst="0" w:colLast="0" w:name="_k2txs99cc8mj" w:id="492"/>
      <w:bookmarkEnd w:id="492"/>
      <w:r w:rsidDel="00000000" w:rsidR="00000000" w:rsidRPr="00000000">
        <w:rPr>
          <w:rFonts w:ascii="Arial Unicode MS" w:cs="Arial Unicode MS" w:eastAsia="Arial Unicode MS" w:hAnsi="Arial Unicode MS"/>
          <w:rtl w:val="0"/>
        </w:rPr>
        <w:t xml:space="preserve">具体的な成果</w:t>
      </w:r>
    </w:p>
    <w:p w:rsidR="00000000" w:rsidDel="00000000" w:rsidP="00000000" w:rsidRDefault="00000000" w:rsidRPr="00000000" w14:paraId="00000E13">
      <w:pPr>
        <w:rPr/>
      </w:pPr>
      <w:r w:rsidDel="00000000" w:rsidR="00000000" w:rsidRPr="00000000">
        <w:rPr>
          <w:rFonts w:ascii="Arial Unicode MS" w:cs="Arial Unicode MS" w:eastAsia="Arial Unicode MS" w:hAnsi="Arial Unicode MS"/>
          <w:rtl w:val="0"/>
        </w:rPr>
        <w:t xml:space="preserve">UTAGEを活用して手動業務を削減し、高度な自動化ファネルを構築した結果、起業塾のクライアント様の事例にて以下の成果が得られました。</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numPr>
          <w:ilvl w:val="0"/>
          <w:numId w:val="37"/>
        </w:numPr>
        <w:ind w:left="720" w:hanging="360"/>
      </w:pPr>
      <w:r w:rsidDel="00000000" w:rsidR="00000000" w:rsidRPr="00000000">
        <w:rPr>
          <w:rFonts w:ascii="Arial Unicode MS" w:cs="Arial Unicode MS" w:eastAsia="Arial Unicode MS" w:hAnsi="Arial Unicode MS"/>
          <w:rtl w:val="0"/>
        </w:rPr>
        <w:t xml:space="preserve">売上（半年間）：約1.2億円</w:t>
      </w:r>
    </w:p>
    <w:p w:rsidR="00000000" w:rsidDel="00000000" w:rsidP="00000000" w:rsidRDefault="00000000" w:rsidRPr="00000000" w14:paraId="00000E16">
      <w:pPr>
        <w:numPr>
          <w:ilvl w:val="0"/>
          <w:numId w:val="37"/>
        </w:numPr>
        <w:ind w:left="720" w:hanging="360"/>
      </w:pPr>
      <w:r w:rsidDel="00000000" w:rsidR="00000000" w:rsidRPr="00000000">
        <w:rPr>
          <w:rFonts w:ascii="Arial Unicode MS" w:cs="Arial Unicode MS" w:eastAsia="Arial Unicode MS" w:hAnsi="Arial Unicode MS"/>
          <w:rtl w:val="0"/>
        </w:rPr>
        <w:t xml:space="preserve">月商：数百万円 → 最低でも1,000万円以上に増加</w:t>
      </w:r>
    </w:p>
    <w:p w:rsidR="00000000" w:rsidDel="00000000" w:rsidP="00000000" w:rsidRDefault="00000000" w:rsidRPr="00000000" w14:paraId="00000E17">
      <w:pPr>
        <w:numPr>
          <w:ilvl w:val="0"/>
          <w:numId w:val="37"/>
        </w:numPr>
        <w:ind w:left="720" w:hanging="360"/>
      </w:pPr>
      <w:r w:rsidDel="00000000" w:rsidR="00000000" w:rsidRPr="00000000">
        <w:rPr>
          <w:rFonts w:ascii="Arial Unicode MS" w:cs="Arial Unicode MS" w:eastAsia="Arial Unicode MS" w:hAnsi="Arial Unicode MS"/>
          <w:rtl w:val="0"/>
        </w:rPr>
        <w:t xml:space="preserve">運営体制：スタッフ数を減らしても、業務効率と制作スピードが向上</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Fonts w:ascii="Arial Unicode MS" w:cs="Arial Unicode MS" w:eastAsia="Arial Unicode MS" w:hAnsi="Arial Unicode MS"/>
          <w:rtl w:val="0"/>
        </w:rPr>
        <w:t xml:space="preserve">以前はリアルタイムのセミナーを都度開催し、日程調整も手動で行っていたため、多忙でキャンペーンの回数を打てずにいました。しかし、UTAGE導入後はLP量産やリマインダ、後追い配信、ダウンセルまでが自動化され、広告をかけての「チャレンジ企画型セールス」への転換に成功。売上が劇的に向上しました。</w:t>
      </w:r>
    </w:p>
    <w:p w:rsidR="00000000" w:rsidDel="00000000" w:rsidP="00000000" w:rsidRDefault="00000000" w:rsidRPr="00000000" w14:paraId="00000E1A">
      <w:pPr>
        <w:pStyle w:val="Heading4"/>
        <w:rPr/>
      </w:pPr>
      <w:bookmarkStart w:colFirst="0" w:colLast="0" w:name="_o7p9jz5kco7j" w:id="493"/>
      <w:bookmarkEnd w:id="493"/>
      <w:r w:rsidDel="00000000" w:rsidR="00000000" w:rsidRPr="00000000">
        <w:rPr>
          <w:rFonts w:ascii="Arial Unicode MS" w:cs="Arial Unicode MS" w:eastAsia="Arial Unicode MS" w:hAnsi="Arial Unicode MS"/>
          <w:rtl w:val="0"/>
        </w:rPr>
        <w:t xml:space="preserve">実感できた変化</w:t>
      </w:r>
    </w:p>
    <w:p w:rsidR="00000000" w:rsidDel="00000000" w:rsidP="00000000" w:rsidRDefault="00000000" w:rsidRPr="00000000" w14:paraId="00000E1B">
      <w:pPr>
        <w:rPr/>
      </w:pPr>
      <w:r w:rsidDel="00000000" w:rsidR="00000000" w:rsidRPr="00000000">
        <w:rPr>
          <w:rFonts w:ascii="Arial Unicode MS" w:cs="Arial Unicode MS" w:eastAsia="Arial Unicode MS" w:hAnsi="Arial Unicode MS"/>
          <w:rtl w:val="0"/>
        </w:rPr>
        <w:t xml:space="preserve">以前よりもスタッフ数は減っているのに、忙しくなるどころか、むしろ業務は楽になっています。</w:t>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Fonts w:ascii="Arial Unicode MS" w:cs="Arial Unicode MS" w:eastAsia="Arial Unicode MS" w:hAnsi="Arial Unicode MS"/>
          <w:rtl w:val="0"/>
        </w:rPr>
        <w:t xml:space="preserve">また、ページや要素の複製を活用して作業スピードが格段に上がったため、クライアント様から「リンクを変えてほしい」「もう1LP作って欲しい」といった要望があっても即座に対応でき、「え？もうできたんですか！？仕事早すぎですね！」と驚かれることもしばしばです。</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Fonts w:ascii="Arial Unicode MS" w:cs="Arial Unicode MS" w:eastAsia="Arial Unicode MS" w:hAnsi="Arial Unicode MS"/>
          <w:rtl w:val="0"/>
        </w:rPr>
        <w:t xml:space="preserve">こうした実績が評価され、ファネルマーケティングのプロとして、著名人やインフルエンサー様からもお声がけいただく機会が増えています。</w:t>
      </w:r>
    </w:p>
    <w:p w:rsidR="00000000" w:rsidDel="00000000" w:rsidP="00000000" w:rsidRDefault="00000000" w:rsidRPr="00000000" w14:paraId="00000E20">
      <w:pPr>
        <w:pStyle w:val="Heading4"/>
        <w:rPr/>
      </w:pPr>
      <w:bookmarkStart w:colFirst="0" w:colLast="0" w:name="_j8g44r3unilk" w:id="494"/>
      <w:bookmarkEnd w:id="494"/>
      <w:r w:rsidDel="00000000" w:rsidR="00000000" w:rsidRPr="00000000">
        <w:rPr>
          <w:rFonts w:ascii="Arial Unicode MS" w:cs="Arial Unicode MS" w:eastAsia="Arial Unicode MS" w:hAnsi="Arial Unicode MS"/>
          <w:rtl w:val="0"/>
        </w:rPr>
        <w:t xml:space="preserve">今後の事業展望</w:t>
      </w:r>
    </w:p>
    <w:p w:rsidR="00000000" w:rsidDel="00000000" w:rsidP="00000000" w:rsidRDefault="00000000" w:rsidRPr="00000000" w14:paraId="00000E21">
      <w:pPr>
        <w:rPr/>
      </w:pPr>
      <w:r w:rsidDel="00000000" w:rsidR="00000000" w:rsidRPr="00000000">
        <w:rPr>
          <w:rFonts w:ascii="Arial Unicode MS" w:cs="Arial Unicode MS" w:eastAsia="Arial Unicode MS" w:hAnsi="Arial Unicode MS"/>
          <w:rtl w:val="0"/>
        </w:rPr>
        <w:t xml:space="preserve">チャレンジ企画やサミットなどの大きなキャンペーンにかかっていた労力と時間が削減できたため、現在はそれ以外の土台づくりを進めています。</w:t>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Fonts w:ascii="Arial Unicode MS" w:cs="Arial Unicode MS" w:eastAsia="Arial Unicode MS" w:hAnsi="Arial Unicode MS"/>
          <w:rtl w:val="0"/>
        </w:rPr>
        <w:t xml:space="preserve">具体的には、フロント・ミドル価格帯のコンテンツを量産し、バリューラダーファネルを複数構築しています。低額・定額・高額商品を回遊できるファネルを作ることで、常時濃いリストを集めてサブスクリプションで安定収益を上げつつ、キャンペーン時に大きく売り上げるといった、「安定」と「爆発」の両方の仕掛けを持つことを目指しています。</w:t>
      </w:r>
    </w:p>
    <w:p w:rsidR="00000000" w:rsidDel="00000000" w:rsidP="00000000" w:rsidRDefault="00000000" w:rsidRPr="00000000" w14:paraId="00000E24">
      <w:pPr>
        <w:pStyle w:val="Heading3"/>
        <w:rPr/>
      </w:pPr>
      <w:bookmarkStart w:colFirst="0" w:colLast="0" w:name="_y3og64ye0j3n" w:id="495"/>
      <w:bookmarkEnd w:id="495"/>
      <w:r w:rsidDel="00000000" w:rsidR="00000000" w:rsidRPr="00000000">
        <w:rPr>
          <w:rFonts w:ascii="Arial Unicode MS" w:cs="Arial Unicode MS" w:eastAsia="Arial Unicode MS" w:hAnsi="Arial Unicode MS"/>
          <w:rtl w:val="0"/>
        </w:rPr>
        <w:t xml:space="preserve">UTAGEユーザーへのメッセージ</w:t>
      </w:r>
    </w:p>
    <w:p w:rsidR="00000000" w:rsidDel="00000000" w:rsidP="00000000" w:rsidRDefault="00000000" w:rsidRPr="00000000" w14:paraId="00000E25">
      <w:pPr>
        <w:rPr/>
      </w:pPr>
      <w:r w:rsidDel="00000000" w:rsidR="00000000" w:rsidRPr="00000000">
        <w:rPr>
          <w:rFonts w:ascii="Arial Unicode MS" w:cs="Arial Unicode MS" w:eastAsia="Arial Unicode MS" w:hAnsi="Arial Unicode MS"/>
          <w:rtl w:val="0"/>
        </w:rPr>
        <w:t xml:space="preserve">UTAGEは機能があまりにも充実しているだけに、「使いこなせないんじゃないか」「私には手に余るんじゃないか」と不安に思う方も多い印象です。</w:t>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pPr>
      <w:r w:rsidDel="00000000" w:rsidR="00000000" w:rsidRPr="00000000">
        <w:rPr>
          <w:rFonts w:ascii="Arial Unicode MS" w:cs="Arial Unicode MS" w:eastAsia="Arial Unicode MS" w:hAnsi="Arial Unicode MS"/>
          <w:rtl w:val="0"/>
        </w:rPr>
        <w:t xml:space="preserve">もちろん、すべての機能を使いこなせるに越したことはありませんが、その中の1つでも2つでも活用することで、ビジネスは変わっていきます。</w:t>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Fonts w:ascii="Arial Unicode MS" w:cs="Arial Unicode MS" w:eastAsia="Arial Unicode MS" w:hAnsi="Arial Unicode MS"/>
          <w:rtl w:val="0"/>
        </w:rPr>
        <w:t xml:space="preserve">まだ使っていない方は、とりあえずお試しで2週間使ってみて、その素晴らしさを体感していただきたいです。また、すでに使っているけれど「LP作成とステップメール設置ぐらいしかできていない」という方は、UTAGEさんが開催されている勉強会やアーカイブを見ることをおすすめします。</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Fonts w:ascii="Arial Unicode MS" w:cs="Arial Unicode MS" w:eastAsia="Arial Unicode MS" w:hAnsi="Arial Unicode MS"/>
          <w:rtl w:val="0"/>
        </w:rPr>
        <w:t xml:space="preserve">「え！そんなことできるようになってるんですか！」と驚くことも多いので、一緒にUTAGEを使い倒して、ビジネスを自動化・安定化・飛躍させていきましょう！</w:t>
      </w:r>
    </w:p>
    <w:p w:rsidR="00000000" w:rsidDel="00000000" w:rsidP="00000000" w:rsidRDefault="00000000" w:rsidRPr="00000000" w14:paraId="00000E2C">
      <w:pPr>
        <w:pStyle w:val="Heading3"/>
        <w:rPr/>
      </w:pPr>
      <w:bookmarkStart w:colFirst="0" w:colLast="0" w:name="_s3k0f2phs5zh" w:id="496"/>
      <w:bookmarkEnd w:id="496"/>
      <w:r w:rsidDel="00000000" w:rsidR="00000000" w:rsidRPr="00000000">
        <w:rPr>
          <w:rFonts w:ascii="Arial Unicode MS" w:cs="Arial Unicode MS" w:eastAsia="Arial Unicode MS" w:hAnsi="Arial Unicode MS"/>
          <w:rtl w:val="0"/>
        </w:rPr>
        <w:t xml:space="preserve">UTAGE運営者コメント</w:t>
      </w:r>
    </w:p>
    <w:p w:rsidR="00000000" w:rsidDel="00000000" w:rsidP="00000000" w:rsidRDefault="00000000" w:rsidRPr="00000000" w14:paraId="00000E2D">
      <w:pPr>
        <w:rPr/>
      </w:pPr>
      <w:r w:rsidDel="00000000" w:rsidR="00000000" w:rsidRPr="00000000">
        <w:rPr>
          <w:rFonts w:ascii="Arial Unicode MS" w:cs="Arial Unicode MS" w:eastAsia="Arial Unicode MS" w:hAnsi="Arial Unicode MS"/>
          <w:rtl w:val="0"/>
        </w:rPr>
        <w:t xml:space="preserve">「案件が増えるほど忙殺される」というプロデューサーならではの悩みを、UTAGEの機能を徹底的に使い倒すことで解決された、圧巻の事例です。高見様の構築術には、多くのユーザー様が真似すべき「自動化の極意」が詰まっています。</w:t>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Fonts w:ascii="Arial Unicode MS" w:cs="Arial Unicode MS" w:eastAsia="Arial Unicode MS" w:hAnsi="Arial Unicode MS"/>
          <w:rtl w:val="0"/>
        </w:rPr>
        <w:t xml:space="preserve">まず第一に、「動画連動アクション」と「シナリオ遷移」を組み合わせた緻密な分岐です。これは以下の2ステップで実現可能です。</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Fonts w:ascii="Arial Unicode MS" w:cs="Arial Unicode MS" w:eastAsia="Arial Unicode MS" w:hAnsi="Arial Unicode MS"/>
          <w:rtl w:val="0"/>
        </w:rPr>
        <w:t xml:space="preserve">ステップ1（ラベル付与）： 自動ウェビナーの「動画連動アクション」にて、5分・32分・56分・64分の各地点で「視聴済みラベル」を付与するアクションを設定します。これにより、最後まで見た人には4つのラベル全てが付与されます。</w:t>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Fonts w:ascii="Arial Unicode MS" w:cs="Arial Unicode MS" w:eastAsia="Arial Unicode MS" w:hAnsi="Arial Unicode MS"/>
          <w:rtl w:val="0"/>
        </w:rPr>
        <w:t xml:space="preserve">ステップ2（シナリオ遷移アクション）： ウェビナー終了後（翌日など）に発動する「アクション」を設定し、特定の視聴区間の人だけを別のシナリオへ移動させます。例えば「32分〜56分の間で離脱した人」を抽出する場合、アクションの配信条件にて「『32分ラベル』を含む」かつ「『56分ラベル』を含む人を除外（AND条件で除外）」という設定を行います。</w:t>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Fonts w:ascii="Arial Unicode MS" w:cs="Arial Unicode MS" w:eastAsia="Arial Unicode MS" w:hAnsi="Arial Unicode MS"/>
          <w:rtl w:val="0"/>
        </w:rPr>
        <w:t xml:space="preserve">単に「32分ラベルを含む」だけでは、56分以降まで見た人も対象に含まれてしまいますが、ここで上位のラベルを「AND条件」で「除外」設定することによって、その区間で離脱した人だけをピンポイントで遷移させることができます。あとは遷移先のシナリオで、その層に刺さる内容のステップ配信が自動的に流れるのを待つだけです。</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Fonts w:ascii="Arial Unicode MS" w:cs="Arial Unicode MS" w:eastAsia="Arial Unicode MS" w:hAnsi="Arial Unicode MS"/>
          <w:rtl w:val="0"/>
        </w:rPr>
        <w:t xml:space="preserve">第二に、「入退会処理」の完全自動化です。サブスクリプション運営において精神的負担となる解約対応ですが、高見様は「商品管理」機能にある「継続課金解除時の動作設定」を活用されています。ここでは、課金停止と連動して「停止するバンドルコース（会員サイトの閲覧権限）」や「登録するシナリオ（解約通知メールの送信など）」をあらかじめ設定可能です。これにより、お客様が解約手続きをした瞬間に、サイトの閲覧権限停止から事務連絡までが全て自動で完結する仕組みを構築できます。</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Fonts w:ascii="Arial Unicode MS" w:cs="Arial Unicode MS" w:eastAsia="Arial Unicode MS" w:hAnsi="Arial Unicode MS"/>
          <w:rtl w:val="0"/>
        </w:rPr>
        <w:t xml:space="preserve">第三に、「自動ウェビナー」と「LINE連携」を駆使したハイブリッド運用です。高見様は自動ウェビナーの「チャット機能」を活用し、ライブ感を演出するコメントを表示させることで「疑似ライブ」を実現されました。その上で、重要なオファーのタイミングでは「LINE自動応答機能」を使い、特定のキーワード（「応募」など）を送ってくれた熱量の高い人にだけ「個別相談」を案内する仕組みを取り入れています。この「教育や信頼構築は自動化し、最後のクロージングは個別で行う」というメリハリこそが、半年で1.2億円という大きな成果を生み出す鍵だったのではないでしょうか。</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Fonts w:ascii="Arial Unicode MS" w:cs="Arial Unicode MS" w:eastAsia="Arial Unicode MS" w:hAnsi="Arial Unicode MS"/>
          <w:rtl w:val="0"/>
        </w:rPr>
        <w:t xml:space="preserve">「スタッフが減ったのに、業務は楽になった」という高見様の言葉は、UTAGEによる仕組み化が、経営効率を劇的に改善させることを証明してくれています。</w:t>
      </w:r>
    </w:p>
    <w:p w:rsidR="00000000" w:rsidDel="00000000" w:rsidP="00000000" w:rsidRDefault="00000000" w:rsidRPr="00000000" w14:paraId="00000E3C">
      <w:pPr>
        <w:pStyle w:val="Heading4"/>
        <w:rPr/>
      </w:pPr>
      <w:bookmarkStart w:colFirst="0" w:colLast="0" w:name="_s0tku5arz4ec" w:id="497"/>
      <w:bookmarkEnd w:id="497"/>
      <w:r w:rsidDel="00000000" w:rsidR="00000000" w:rsidRPr="00000000">
        <w:rPr>
          <w:rFonts w:ascii="Arial Unicode MS" w:cs="Arial Unicode MS" w:eastAsia="Arial Unicode MS" w:hAnsi="Arial Unicode MS"/>
          <w:rtl w:val="0"/>
        </w:rPr>
        <w:t xml:space="preserve">明日からできる3つのアクション</w:t>
      </w:r>
    </w:p>
    <w:p w:rsidR="00000000" w:rsidDel="00000000" w:rsidP="00000000" w:rsidRDefault="00000000" w:rsidRPr="00000000" w14:paraId="00000E3D">
      <w:pPr>
        <w:rPr/>
      </w:pPr>
      <w:r w:rsidDel="00000000" w:rsidR="00000000" w:rsidRPr="00000000">
        <w:rPr>
          <w:rFonts w:ascii="Arial Unicode MS" w:cs="Arial Unicode MS" w:eastAsia="Arial Unicode MS" w:hAnsi="Arial Unicode MS"/>
          <w:rtl w:val="0"/>
        </w:rPr>
        <w:t xml:space="preserve">以下の3つの中から、今のあなたにできそうなものを1つ選んで実践してみてください。</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numPr>
          <w:ilvl w:val="0"/>
          <w:numId w:val="85"/>
        </w:numPr>
        <w:ind w:left="720" w:hanging="360"/>
        <w:rPr>
          <w:u w:val="none"/>
        </w:rPr>
      </w:pPr>
      <w:r w:rsidDel="00000000" w:rsidR="00000000" w:rsidRPr="00000000">
        <w:rPr>
          <w:rFonts w:ascii="Arial Unicode MS" w:cs="Arial Unicode MS" w:eastAsia="Arial Unicode MS" w:hAnsi="Arial Unicode MS"/>
          <w:b w:val="1"/>
          <w:bCs w:val="1"/>
          <w:rtl w:val="0"/>
        </w:rPr>
        <w:t xml:space="preserve">【LP改善の第一歩】ABテストの実施</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ファネルのページ一覧画面にある「ABテスト」機能を活用し、既存のLPを複製する。まずはヘッダー画像やキャッチコピーだけを差し替えた「Bパターン」を作成し、成約率に違いが出るか検証してみる。</w:t>
      </w:r>
    </w:p>
    <w:p w:rsidR="00000000" w:rsidDel="00000000" w:rsidP="00000000" w:rsidRDefault="00000000" w:rsidRPr="00000000" w14:paraId="00000E40">
      <w:pPr>
        <w:ind w:left="720" w:firstLine="0"/>
        <w:rPr/>
      </w:pPr>
      <w:r w:rsidDel="00000000" w:rsidR="00000000" w:rsidRPr="00000000">
        <w:rPr>
          <w:rtl w:val="0"/>
        </w:rPr>
      </w:r>
    </w:p>
    <w:p w:rsidR="00000000" w:rsidDel="00000000" w:rsidP="00000000" w:rsidRDefault="00000000" w:rsidRPr="00000000" w14:paraId="00000E41">
      <w:pPr>
        <w:numPr>
          <w:ilvl w:val="0"/>
          <w:numId w:val="85"/>
        </w:numPr>
        <w:ind w:left="720" w:hanging="360"/>
        <w:rPr>
          <w:u w:val="none"/>
        </w:rPr>
      </w:pPr>
      <w:r w:rsidDel="00000000" w:rsidR="00000000" w:rsidRPr="00000000">
        <w:rPr>
          <w:rFonts w:ascii="Arial Unicode MS" w:cs="Arial Unicode MS" w:eastAsia="Arial Unicode MS" w:hAnsi="Arial Unicode MS"/>
          <w:b w:val="1"/>
          <w:bCs w:val="1"/>
          <w:rtl w:val="0"/>
        </w:rPr>
        <w:t xml:space="preserve">【後追いの準備】動画視聴ラベルの付与</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動画」要素、あるいは「ウェビナー動画」要素に、「動画連動アクション」を追加する。「10分」「30分」などの視聴タイミングで「ラベル」が付与されるように設定しておき、後から視聴状況に応じたシナリオ分岐を可能にする。</w:t>
      </w:r>
    </w:p>
    <w:p w:rsidR="00000000" w:rsidDel="00000000" w:rsidP="00000000" w:rsidRDefault="00000000" w:rsidRPr="00000000" w14:paraId="00000E42">
      <w:pPr>
        <w:ind w:left="720" w:firstLine="0"/>
        <w:rPr/>
      </w:pPr>
      <w:r w:rsidDel="00000000" w:rsidR="00000000" w:rsidRPr="00000000">
        <w:rPr>
          <w:rtl w:val="0"/>
        </w:rPr>
      </w:r>
    </w:p>
    <w:p w:rsidR="00000000" w:rsidDel="00000000" w:rsidP="00000000" w:rsidRDefault="00000000" w:rsidRPr="00000000" w14:paraId="00000E43">
      <w:pPr>
        <w:numPr>
          <w:ilvl w:val="0"/>
          <w:numId w:val="85"/>
        </w:numPr>
        <w:ind w:left="720" w:hanging="360"/>
        <w:rPr>
          <w:u w:val="none"/>
        </w:rPr>
      </w:pPr>
      <w:r w:rsidDel="00000000" w:rsidR="00000000" w:rsidRPr="00000000">
        <w:rPr>
          <w:rFonts w:ascii="Arial Unicode MS" w:cs="Arial Unicode MS" w:eastAsia="Arial Unicode MS" w:hAnsi="Arial Unicode MS"/>
          <w:b w:val="1"/>
          <w:bCs w:val="1"/>
          <w:rtl w:val="0"/>
        </w:rPr>
        <w:t xml:space="preserve">【事務コスト削減】退会処理の自動化</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会員サイトの【サイト設定 &gt; 決済連携設定 &gt; 課金連動 &gt; する &gt; 受講生側での課金停止】を「許可する」に設定する。受講生自身がマイページから解約手続きを行えるようにし、事務対応の手間を減らす。</w:t>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br w:type="page"/>
      </w:r>
      <w:r w:rsidDel="00000000" w:rsidR="00000000" w:rsidRPr="00000000">
        <w:rPr>
          <w:rtl w:val="0"/>
        </w:rPr>
      </w:r>
    </w:p>
    <w:p w:rsidR="00000000" w:rsidDel="00000000" w:rsidP="00000000" w:rsidRDefault="00000000" w:rsidRPr="00000000" w14:paraId="00000E47">
      <w:pPr>
        <w:pStyle w:val="Heading1"/>
        <w:rPr/>
      </w:pPr>
      <w:bookmarkStart w:colFirst="0" w:colLast="0" w:name="_eswzmrl8dvvq" w:id="498"/>
      <w:bookmarkEnd w:id="498"/>
      <w:r w:rsidDel="00000000" w:rsidR="00000000" w:rsidRPr="00000000">
        <w:rPr>
          <w:rFonts w:ascii="Arial Unicode MS" w:cs="Arial Unicode MS" w:eastAsia="Arial Unicode MS" w:hAnsi="Arial Unicode MS"/>
          <w:rtl w:val="0"/>
        </w:rPr>
        <w:t xml:space="preserve">渡辺 みゆ 様</w:t>
      </w:r>
    </w:p>
    <w:p w:rsidR="00000000" w:rsidDel="00000000" w:rsidP="00000000" w:rsidRDefault="00000000" w:rsidRPr="00000000" w14:paraId="00000E48">
      <w:pPr>
        <w:rPr/>
      </w:pPr>
      <w:r w:rsidDel="00000000" w:rsidR="00000000" w:rsidRPr="00000000">
        <w:rPr>
          <w:rFonts w:ascii="Arial Unicode MS" w:cs="Arial Unicode MS" w:eastAsia="Arial Unicode MS" w:hAnsi="Arial Unicode MS"/>
          <w:rtl w:val="0"/>
        </w:rPr>
        <w:t xml:space="preserve">（自動化コンサルタント）</w:t>
      </w:r>
    </w:p>
    <w:p w:rsidR="00000000" w:rsidDel="00000000" w:rsidP="00000000" w:rsidRDefault="00000000" w:rsidRPr="00000000" w14:paraId="00000E49">
      <w:pPr>
        <w:pStyle w:val="Heading2"/>
        <w:rPr/>
      </w:pPr>
      <w:bookmarkStart w:colFirst="0" w:colLast="0" w:name="_kf13vjfdrsap" w:id="499"/>
      <w:bookmarkEnd w:id="499"/>
      <w:r w:rsidDel="00000000" w:rsidR="00000000" w:rsidRPr="00000000">
        <w:rPr>
          <w:rFonts w:ascii="Arial Unicode MS" w:cs="Arial Unicode MS" w:eastAsia="Arial Unicode MS" w:hAnsi="Arial Unicode MS"/>
          <w:rtl w:val="0"/>
        </w:rPr>
        <w:t xml:space="preserve">「セミナー開催ゼロ」で年商1.2億円を達成！</w:t>
        <w:br w:type="textWrapping"/>
        <w:t xml:space="preserve">VSL自動集客でROAS9,000%を実現した</w:t>
        <w:br w:type="textWrapping"/>
        <w:t xml:space="preserve">「個別相談×サブスク」の"二段構え"ファネル戦略</w:t>
      </w:r>
    </w:p>
    <w:p w:rsidR="00000000" w:rsidDel="00000000" w:rsidP="00000000" w:rsidRDefault="00000000" w:rsidRPr="00000000" w14:paraId="00000E4A">
      <w:pPr>
        <w:numPr>
          <w:ilvl w:val="0"/>
          <w:numId w:val="30"/>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年商：4,000万円 → 1.2億円</w:t>
      </w:r>
    </w:p>
    <w:p w:rsidR="00000000" w:rsidDel="00000000" w:rsidP="00000000" w:rsidRDefault="00000000" w:rsidRPr="00000000" w14:paraId="00000E4B">
      <w:pPr>
        <w:numPr>
          <w:ilvl w:val="0"/>
          <w:numId w:val="30"/>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セミナー開催：毎月 → 0回</w:t>
      </w:r>
    </w:p>
    <w:p w:rsidR="00000000" w:rsidDel="00000000" w:rsidP="00000000" w:rsidRDefault="00000000" w:rsidRPr="00000000" w14:paraId="00000E4C">
      <w:pPr>
        <w:numPr>
          <w:ilvl w:val="0"/>
          <w:numId w:val="30"/>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成約率：90%超</w:t>
      </w:r>
    </w:p>
    <w:p w:rsidR="00000000" w:rsidDel="00000000" w:rsidP="00000000" w:rsidRDefault="00000000" w:rsidRPr="00000000" w14:paraId="00000E4D">
      <w:pPr>
        <w:numPr>
          <w:ilvl w:val="0"/>
          <w:numId w:val="30"/>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ROAS：7,000～9,000%</w:t>
      </w:r>
    </w:p>
    <w:p w:rsidR="00000000" w:rsidDel="00000000" w:rsidP="00000000" w:rsidRDefault="00000000" w:rsidRPr="00000000" w14:paraId="00000E4E">
      <w:pPr>
        <w:numPr>
          <w:ilvl w:val="0"/>
          <w:numId w:val="30"/>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年間ツールコスト：約50%削減</w:t>
      </w:r>
    </w:p>
    <w:p w:rsidR="00000000" w:rsidDel="00000000" w:rsidP="00000000" w:rsidRDefault="00000000" w:rsidRPr="00000000" w14:paraId="00000E4F">
      <w:pPr>
        <w:pStyle w:val="Heading3"/>
        <w:rPr/>
      </w:pPr>
      <w:bookmarkStart w:colFirst="0" w:colLast="0" w:name="_om25m9dzaefe" w:id="500"/>
      <w:bookmarkEnd w:id="500"/>
      <w:r w:rsidDel="00000000" w:rsidR="00000000" w:rsidRPr="00000000">
        <w:rPr>
          <w:rFonts w:ascii="Arial Unicode MS" w:cs="Arial Unicode MS" w:eastAsia="Arial Unicode MS" w:hAnsi="Arial Unicode MS"/>
          <w:rtl w:val="0"/>
        </w:rPr>
        <w:t xml:space="preserve">この事例のポイント</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b w:val="1"/>
          <w:bCs w:val="1"/>
        </w:rPr>
      </w:pPr>
      <w:r w:rsidDel="00000000" w:rsidR="00000000" w:rsidRPr="00000000">
        <w:rPr>
          <w:rFonts w:ascii="Arial Unicode MS" w:cs="Arial Unicode MS" w:eastAsia="Arial Unicode MS" w:hAnsi="Arial Unicode MS"/>
          <w:b w:val="1"/>
          <w:bCs w:val="1"/>
          <w:rtl w:val="0"/>
        </w:rPr>
        <w:t xml:space="preserve">機会損失を利益に変えれば、セミナー開催ゼロでも売上を3倍にできる</w:t>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Fonts w:ascii="Arial Unicode MS" w:cs="Arial Unicode MS" w:eastAsia="Arial Unicode MS" w:hAnsi="Arial Unicode MS"/>
          <w:rtl w:val="0"/>
        </w:rPr>
        <w:t xml:space="preserve">「売上を伸ばしたいが、これ以上働く時間は増やせない…」。そんなジレンマを、UTAGEによる「自動化」で突破した事例です。</w:t>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rFonts w:ascii="Arial Unicode MS" w:cs="Arial Unicode MS" w:eastAsia="Arial Unicode MS" w:hAnsi="Arial Unicode MS"/>
          <w:rtl w:val="0"/>
        </w:rPr>
        <w:t xml:space="preserve">渡辺様は、毎月のセミナー開催とSNS集客により、ご自身が「ブラック企業状態」と語るほど多忙な日々を送っていました。しかし、UTAGEへ一本化し、VSL（セールス動画）による自動集客とサブスクを連携させ、徹底して「取りこぼし」を防ぐ仕組みを構築。</w:t>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Fonts w:ascii="Arial Unicode MS" w:cs="Arial Unicode MS" w:eastAsia="Arial Unicode MS" w:hAnsi="Arial Unicode MS"/>
          <w:rtl w:val="0"/>
        </w:rPr>
        <w:t xml:space="preserve">その結果、労働時間を大幅に削減しながら、セミナー開催なしで年商を3倍に拡大させました。</w:t>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Fonts w:ascii="Arial Unicode MS" w:cs="Arial Unicode MS" w:eastAsia="Arial Unicode MS" w:hAnsi="Arial Unicode MS"/>
          <w:rtl w:val="0"/>
        </w:rPr>
        <w:t xml:space="preserve">本事例では、メインの個別相談から漏れた層をサブスクで救い上げ、ROAS9,000%という高収益体質を実現した「二段構え」のファネル戦略をご紹介します。「忙しすぎて、次のステージに行けない」と悩む方に、必見の内容です。</w:t>
      </w:r>
    </w:p>
    <w:p w:rsidR="00000000" w:rsidDel="00000000" w:rsidP="00000000" w:rsidRDefault="00000000" w:rsidRPr="00000000" w14:paraId="00000E5A">
      <w:pPr>
        <w:pStyle w:val="Heading3"/>
        <w:rPr/>
      </w:pPr>
      <w:bookmarkStart w:colFirst="0" w:colLast="0" w:name="_3wpthureafam" w:id="501"/>
      <w:bookmarkEnd w:id="501"/>
      <w:r w:rsidDel="00000000" w:rsidR="00000000" w:rsidRPr="00000000">
        <w:rPr>
          <w:rFonts w:ascii="Arial Unicode MS" w:cs="Arial Unicode MS" w:eastAsia="Arial Unicode MS" w:hAnsi="Arial Unicode MS"/>
          <w:rtl w:val="0"/>
        </w:rPr>
        <w:t xml:space="preserve">事業概要</w:t>
      </w:r>
    </w:p>
    <w:p w:rsidR="00000000" w:rsidDel="00000000" w:rsidP="00000000" w:rsidRDefault="00000000" w:rsidRPr="00000000" w14:paraId="00000E5B">
      <w:pPr>
        <w:rPr/>
      </w:pPr>
      <w:r w:rsidDel="00000000" w:rsidR="00000000" w:rsidRPr="00000000">
        <w:rPr>
          <w:rFonts w:ascii="Arial Unicode MS" w:cs="Arial Unicode MS" w:eastAsia="Arial Unicode MS" w:hAnsi="Arial Unicode MS"/>
          <w:rtl w:val="0"/>
        </w:rPr>
        <w:t xml:space="preserve">自動化コンサルタントとして、オンラインコンテンツ販売や講座・スクールを運営。ビジネスの自動化を通じて、女性がより自由で豊かな人生を送れるよう支援を行っている。</w:t>
      </w:r>
    </w:p>
    <w:p w:rsidR="00000000" w:rsidDel="00000000" w:rsidP="00000000" w:rsidRDefault="00000000" w:rsidRPr="00000000" w14:paraId="00000E5C">
      <w:pPr>
        <w:pStyle w:val="Heading3"/>
        <w:rPr/>
      </w:pPr>
      <w:bookmarkStart w:colFirst="0" w:colLast="0" w:name="_bnaudqaogoby" w:id="502"/>
      <w:bookmarkEnd w:id="502"/>
      <w:r w:rsidDel="00000000" w:rsidR="00000000" w:rsidRPr="00000000">
        <w:rPr>
          <w:rFonts w:ascii="Arial Unicode MS" w:cs="Arial Unicode MS" w:eastAsia="Arial Unicode MS" w:hAnsi="Arial Unicode MS"/>
          <w:rtl w:val="0"/>
        </w:rPr>
        <w:t xml:space="preserve">導入前のビジネス課題</w:t>
      </w:r>
    </w:p>
    <w:p w:rsidR="00000000" w:rsidDel="00000000" w:rsidP="00000000" w:rsidRDefault="00000000" w:rsidRPr="00000000" w14:paraId="00000E5D">
      <w:pPr>
        <w:rPr/>
      </w:pPr>
      <w:r w:rsidDel="00000000" w:rsidR="00000000" w:rsidRPr="00000000">
        <w:rPr>
          <w:rFonts w:ascii="Arial Unicode MS" w:cs="Arial Unicode MS" w:eastAsia="Arial Unicode MS" w:hAnsi="Arial Unicode MS"/>
          <w:rtl w:val="0"/>
        </w:rPr>
        <w:t xml:space="preserve">以前は起業コンサルタントとしてSNS集客から毎月のセミナー開催へとつなげていましたが、不登校の子どもを育てながらの集客時間の確保は困難で、睡眠時間を削りながら疲弊していました。年商4,000万円が限界で、まさに「ブラック企業状態」でした。</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Fonts w:ascii="Arial Unicode MS" w:cs="Arial Unicode MS" w:eastAsia="Arial Unicode MS" w:hAnsi="Arial Unicode MS"/>
          <w:rtl w:val="0"/>
        </w:rPr>
        <w:t xml:space="preserve">また、ツール環境も複雑でした。Teachable、ペライチ、Vimeo、リザーブドストック、L Message、TimeRexなど、多数のツールを組み合わせて使用していたため、コストがかさむだけでなく、管理が煩雑になっていました。</w:t>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rPr/>
      </w:pPr>
      <w:r w:rsidDel="00000000" w:rsidR="00000000" w:rsidRPr="00000000">
        <w:rPr>
          <w:rFonts w:ascii="Arial Unicode MS" w:cs="Arial Unicode MS" w:eastAsia="Arial Unicode MS" w:hAnsi="Arial Unicode MS"/>
          <w:rtl w:val="0"/>
        </w:rPr>
        <w:t xml:space="preserve">特に会員サイト（Teachable）は英語表記でわかりにくく、アップデートのたびに翻訳が必要になるなどの悩みがありました。さらに、これだけツールが多いと全てを使いこなせるサポートスタッフが見つからず、人に任せることもできないという悪循環に陥っていたのです。</w:t>
      </w:r>
    </w:p>
    <w:p w:rsidR="00000000" w:rsidDel="00000000" w:rsidP="00000000" w:rsidRDefault="00000000" w:rsidRPr="00000000" w14:paraId="00000E62">
      <w:pPr>
        <w:pStyle w:val="Heading3"/>
        <w:rPr/>
      </w:pPr>
      <w:bookmarkStart w:colFirst="0" w:colLast="0" w:name="_5hdxm5dyhlke" w:id="503"/>
      <w:bookmarkEnd w:id="503"/>
      <w:r w:rsidDel="00000000" w:rsidR="00000000" w:rsidRPr="00000000">
        <w:rPr>
          <w:rFonts w:ascii="Arial Unicode MS" w:cs="Arial Unicode MS" w:eastAsia="Arial Unicode MS" w:hAnsi="Arial Unicode MS"/>
          <w:rtl w:val="0"/>
        </w:rPr>
        <w:t xml:space="preserve">課題解決のUTAGE活用法</w:t>
      </w:r>
    </w:p>
    <w:p w:rsidR="00000000" w:rsidDel="00000000" w:rsidP="00000000" w:rsidRDefault="00000000" w:rsidRPr="00000000" w14:paraId="00000E63">
      <w:pPr>
        <w:rPr/>
      </w:pPr>
      <w:r w:rsidDel="00000000" w:rsidR="00000000" w:rsidRPr="00000000">
        <w:rPr>
          <w:rFonts w:ascii="Arial Unicode MS" w:cs="Arial Unicode MS" w:eastAsia="Arial Unicode MS" w:hAnsi="Arial Unicode MS"/>
          <w:rtl w:val="0"/>
        </w:rPr>
        <w:t xml:space="preserve">この課題を解決するため、複雑なツール群をすべて解約し、UTAGEへ完全移行しました。集客から販売、納品までを一本化するとともに、VSL（動画）を活用して「個別相談」と「サブスクリプション」を組み合わせた「二段構え」のファネルを構築。集客の9割を自動化しながら、外注化しやすいシンプルな体制を実現しています。</w:t>
      </w:r>
    </w:p>
    <w:p w:rsidR="00000000" w:rsidDel="00000000" w:rsidP="00000000" w:rsidRDefault="00000000" w:rsidRPr="00000000" w14:paraId="00000E64">
      <w:pPr>
        <w:pStyle w:val="Heading4"/>
        <w:rPr/>
      </w:pPr>
      <w:bookmarkStart w:colFirst="0" w:colLast="0" w:name="_2xzzkzcu5avj" w:id="504"/>
      <w:bookmarkEnd w:id="504"/>
      <w:r w:rsidDel="00000000" w:rsidR="00000000" w:rsidRPr="00000000">
        <w:rPr>
          <w:rFonts w:ascii="Arial Unicode MS" w:cs="Arial Unicode MS" w:eastAsia="Arial Unicode MS" w:hAnsi="Arial Unicode MS"/>
          <w:rtl w:val="0"/>
        </w:rPr>
        <w:t xml:space="preserve">成果につながったファネル全体像</w:t>
      </w:r>
    </w:p>
    <w:p w:rsidR="00000000" w:rsidDel="00000000" w:rsidP="00000000" w:rsidRDefault="00000000" w:rsidRPr="00000000" w14:paraId="00000E65">
      <w:pPr>
        <w:rPr/>
      </w:pPr>
      <w:r w:rsidDel="00000000" w:rsidR="00000000" w:rsidRPr="00000000">
        <w:rPr>
          <w:rFonts w:ascii="Arial Unicode MS" w:cs="Arial Unicode MS" w:eastAsia="Arial Unicode MS" w:hAnsi="Arial Unicode MS"/>
          <w:rtl w:val="0"/>
        </w:rPr>
        <w:t xml:space="preserve">①Meta広告・SNS投稿</w:t>
      </w:r>
    </w:p>
    <w:p w:rsidR="00000000" w:rsidDel="00000000" w:rsidP="00000000" w:rsidRDefault="00000000" w:rsidRPr="00000000" w14:paraId="00000E6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67">
      <w:pPr>
        <w:rPr/>
      </w:pPr>
      <w:r w:rsidDel="00000000" w:rsidR="00000000" w:rsidRPr="00000000">
        <w:rPr>
          <w:rFonts w:ascii="Arial Unicode MS" w:cs="Arial Unicode MS" w:eastAsia="Arial Unicode MS" w:hAnsi="Arial Unicode MS"/>
          <w:rtl w:val="0"/>
        </w:rPr>
        <w:t xml:space="preserve">②LP：メールアドレス登録</w:t>
      </w:r>
    </w:p>
    <w:p w:rsidR="00000000" w:rsidDel="00000000" w:rsidP="00000000" w:rsidRDefault="00000000" w:rsidRPr="00000000" w14:paraId="00000E6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69">
      <w:pPr>
        <w:rPr/>
      </w:pPr>
      <w:r w:rsidDel="00000000" w:rsidR="00000000" w:rsidRPr="00000000">
        <w:rPr>
          <w:rFonts w:ascii="Arial Unicode MS" w:cs="Arial Unicode MS" w:eastAsia="Arial Unicode MS" w:hAnsi="Arial Unicode MS"/>
          <w:rtl w:val="0"/>
        </w:rPr>
        <w:t xml:space="preserve">③リダイレクトでLINE登録</w:t>
      </w:r>
    </w:p>
    <w:p w:rsidR="00000000" w:rsidDel="00000000" w:rsidP="00000000" w:rsidRDefault="00000000" w:rsidRPr="00000000" w14:paraId="00000E6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6B">
      <w:pPr>
        <w:rPr/>
      </w:pPr>
      <w:r w:rsidDel="00000000" w:rsidR="00000000" w:rsidRPr="00000000">
        <w:rPr>
          <w:rFonts w:ascii="Arial Unicode MS" w:cs="Arial Unicode MS" w:eastAsia="Arial Unicode MS" w:hAnsi="Arial Unicode MS"/>
          <w:rtl w:val="0"/>
        </w:rPr>
        <w:t xml:space="preserve">④ステップメール・LINEステップ配信</w:t>
      </w:r>
    </w:p>
    <w:p w:rsidR="00000000" w:rsidDel="00000000" w:rsidP="00000000" w:rsidRDefault="00000000" w:rsidRPr="00000000" w14:paraId="00000E6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6D">
      <w:pPr>
        <w:rPr/>
      </w:pPr>
      <w:r w:rsidDel="00000000" w:rsidR="00000000" w:rsidRPr="00000000">
        <w:rPr>
          <w:rFonts w:ascii="Arial Unicode MS" w:cs="Arial Unicode MS" w:eastAsia="Arial Unicode MS" w:hAnsi="Arial Unicode MS"/>
          <w:rtl w:val="0"/>
        </w:rPr>
        <w:t xml:space="preserve">⑤VSL（ビデオセールスレター）</w:t>
      </w:r>
    </w:p>
    <w:p w:rsidR="00000000" w:rsidDel="00000000" w:rsidP="00000000" w:rsidRDefault="00000000" w:rsidRPr="00000000" w14:paraId="00000E6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6F">
      <w:pPr>
        <w:rPr/>
      </w:pPr>
      <w:r w:rsidDel="00000000" w:rsidR="00000000" w:rsidRPr="00000000">
        <w:rPr>
          <w:rFonts w:ascii="Arial Unicode MS" w:cs="Arial Unicode MS" w:eastAsia="Arial Unicode MS" w:hAnsi="Arial Unicode MS"/>
          <w:rtl w:val="0"/>
        </w:rPr>
        <w:t xml:space="preserve">⑥個別相談オファー</w:t>
      </w:r>
    </w:p>
    <w:p w:rsidR="00000000" w:rsidDel="00000000" w:rsidP="00000000" w:rsidRDefault="00000000" w:rsidRPr="00000000" w14:paraId="00000E7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71">
      <w:pPr>
        <w:rPr/>
      </w:pPr>
      <w:r w:rsidDel="00000000" w:rsidR="00000000" w:rsidRPr="00000000">
        <w:rPr>
          <w:rFonts w:ascii="Arial Unicode MS" w:cs="Arial Unicode MS" w:eastAsia="Arial Unicode MS" w:hAnsi="Arial Unicode MS"/>
          <w:rtl w:val="0"/>
        </w:rPr>
        <w:t xml:space="preserve">⑦-1 参加者：バックエンド商品オファー（コンサルティング）</w:t>
      </w:r>
    </w:p>
    <w:p w:rsidR="00000000" w:rsidDel="00000000" w:rsidP="00000000" w:rsidRDefault="00000000" w:rsidRPr="00000000" w14:paraId="00000E72">
      <w:pPr>
        <w:rPr/>
      </w:pPr>
      <w:r w:rsidDel="00000000" w:rsidR="00000000" w:rsidRPr="00000000">
        <w:rPr>
          <w:rFonts w:ascii="Arial Unicode MS" w:cs="Arial Unicode MS" w:eastAsia="Arial Unicode MS" w:hAnsi="Arial Unicode MS"/>
          <w:rtl w:val="0"/>
        </w:rPr>
        <w:t xml:space="preserve">⑦-2 未参加者：フロントエンド商品オファー（サブスク講座）→バックエンド商品オファー（動画商品）</w:t>
      </w:r>
    </w:p>
    <w:p w:rsidR="00000000" w:rsidDel="00000000" w:rsidP="00000000" w:rsidRDefault="00000000" w:rsidRPr="00000000" w14:paraId="00000E73">
      <w:pPr>
        <w:pStyle w:val="Heading4"/>
        <w:rPr/>
      </w:pPr>
      <w:bookmarkStart w:colFirst="0" w:colLast="0" w:name="_p6n6ulltfcnl" w:id="505"/>
      <w:bookmarkEnd w:id="505"/>
      <w:r w:rsidDel="00000000" w:rsidR="00000000" w:rsidRPr="00000000">
        <w:rPr>
          <w:rFonts w:ascii="Arial Unicode MS" w:cs="Arial Unicode MS" w:eastAsia="Arial Unicode MS" w:hAnsi="Arial Unicode MS"/>
          <w:rtl w:val="0"/>
        </w:rPr>
        <w:t xml:space="preserve">活用した機能と具体的な施策内容</w:t>
      </w:r>
    </w:p>
    <w:p w:rsidR="00000000" w:rsidDel="00000000" w:rsidP="00000000" w:rsidRDefault="00000000" w:rsidRPr="00000000" w14:paraId="00000E74">
      <w:pPr>
        <w:rPr>
          <w:b w:val="1"/>
          <w:bCs w:val="1"/>
        </w:rPr>
      </w:pPr>
      <w:r w:rsidDel="00000000" w:rsidR="00000000" w:rsidRPr="00000000">
        <w:rPr>
          <w:rFonts w:ascii="Arial Unicode MS" w:cs="Arial Unicode MS" w:eastAsia="Arial Unicode MS" w:hAnsi="Arial Unicode MS"/>
          <w:b w:val="1"/>
          <w:bCs w:val="1"/>
          <w:rtl w:val="0"/>
        </w:rPr>
        <w:t xml:space="preserve">【ファネル機能】機会損失を防ぐ「二段構え」の仕組</w:t>
      </w:r>
    </w:p>
    <w:p w:rsidR="00000000" w:rsidDel="00000000" w:rsidP="00000000" w:rsidRDefault="00000000" w:rsidRPr="00000000" w14:paraId="00000E75">
      <w:pPr>
        <w:rPr/>
      </w:pPr>
      <w:r w:rsidDel="00000000" w:rsidR="00000000" w:rsidRPr="00000000">
        <w:rPr>
          <w:rFonts w:ascii="Arial Unicode MS" w:cs="Arial Unicode MS" w:eastAsia="Arial Unicode MS" w:hAnsi="Arial Unicode MS"/>
          <w:rtl w:val="0"/>
        </w:rPr>
        <w:t xml:space="preserve">LP登録者にVSL（動画）を視聴してもらい、個別相談へ誘導する流れを構築。未申込者にはサブスク講座を自動でオファーし、さらに購入者には動画商品をアップセルするなど、顧客の行動に合わせてオファーが切り替わることで機会損失を最小化しました。また、ファネル機能によりペライチが不要になり、動画管理機能とファネル機能を連携することでVimeoも不要になりました。</w:t>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b w:val="1"/>
          <w:bCs w:val="1"/>
        </w:rPr>
      </w:pPr>
      <w:r w:rsidDel="00000000" w:rsidR="00000000" w:rsidRPr="00000000">
        <w:rPr>
          <w:rFonts w:ascii="Arial Unicode MS" w:cs="Arial Unicode MS" w:eastAsia="Arial Unicode MS" w:hAnsi="Arial Unicode MS"/>
          <w:b w:val="1"/>
          <w:bCs w:val="1"/>
          <w:rtl w:val="0"/>
        </w:rPr>
        <w:t xml:space="preserve">【会員サイト機能】Teachableからの完全移行</w:t>
      </w:r>
    </w:p>
    <w:p w:rsidR="00000000" w:rsidDel="00000000" w:rsidP="00000000" w:rsidRDefault="00000000" w:rsidRPr="00000000" w14:paraId="00000E78">
      <w:pPr>
        <w:rPr/>
      </w:pPr>
      <w:r w:rsidDel="00000000" w:rsidR="00000000" w:rsidRPr="00000000">
        <w:rPr>
          <w:rFonts w:ascii="Arial Unicode MS" w:cs="Arial Unicode MS" w:eastAsia="Arial Unicode MS" w:hAnsi="Arial Unicode MS"/>
          <w:rtl w:val="0"/>
        </w:rPr>
        <w:t xml:space="preserve">英語表記で使いづらかったTeachableをやめ、UTAGEで会員サイトを再構築しました。バンドル機能や視聴済み管理、速度変更など必要な機能が揃っており、商品購入後の会員サイト案内や権限付与もすべて自動化されています。</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b w:val="1"/>
          <w:bCs w:val="1"/>
        </w:rPr>
      </w:pPr>
      <w:r w:rsidDel="00000000" w:rsidR="00000000" w:rsidRPr="00000000">
        <w:rPr>
          <w:rFonts w:ascii="Arial Unicode MS" w:cs="Arial Unicode MS" w:eastAsia="Arial Unicode MS" w:hAnsi="Arial Unicode MS"/>
          <w:b w:val="1"/>
          <w:bCs w:val="1"/>
          <w:rtl w:val="0"/>
        </w:rPr>
        <w:t xml:space="preserve">【メール・LINE配信機能】配信スタンドの統合</w:t>
      </w:r>
    </w:p>
    <w:p w:rsidR="00000000" w:rsidDel="00000000" w:rsidP="00000000" w:rsidRDefault="00000000" w:rsidRPr="00000000" w14:paraId="00000E7B">
      <w:pPr>
        <w:rPr/>
      </w:pPr>
      <w:r w:rsidDel="00000000" w:rsidR="00000000" w:rsidRPr="00000000">
        <w:rPr>
          <w:rFonts w:ascii="Arial Unicode MS" w:cs="Arial Unicode MS" w:eastAsia="Arial Unicode MS" w:hAnsi="Arial Unicode MS"/>
          <w:rtl w:val="0"/>
        </w:rPr>
        <w:t xml:space="preserve">リザーブドストックやL Message（エルメ）で行っていた配信業務をUTAGEに集約しました。顧客管理とメッセージ配信が連動することで、複数のツールを使わずにスムーズなステップ配信が可能になりました。</w:t>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b w:val="1"/>
          <w:bCs w:val="1"/>
        </w:rPr>
      </w:pPr>
      <w:r w:rsidDel="00000000" w:rsidR="00000000" w:rsidRPr="00000000">
        <w:rPr>
          <w:rFonts w:ascii="Arial Unicode MS" w:cs="Arial Unicode MS" w:eastAsia="Arial Unicode MS" w:hAnsi="Arial Unicode MS"/>
          <w:b w:val="1"/>
          <w:bCs w:val="1"/>
          <w:rtl w:val="0"/>
        </w:rPr>
        <w:t xml:space="preserve">【イベント・予約機能】日程調整の自動連携</w:t>
      </w:r>
    </w:p>
    <w:p w:rsidR="00000000" w:rsidDel="00000000" w:rsidP="00000000" w:rsidRDefault="00000000" w:rsidRPr="00000000" w14:paraId="00000E7E">
      <w:pPr>
        <w:rPr/>
      </w:pPr>
      <w:r w:rsidDel="00000000" w:rsidR="00000000" w:rsidRPr="00000000">
        <w:rPr>
          <w:rFonts w:ascii="Arial Unicode MS" w:cs="Arial Unicode MS" w:eastAsia="Arial Unicode MS" w:hAnsi="Arial Unicode MS"/>
          <w:rtl w:val="0"/>
        </w:rPr>
        <w:t xml:space="preserve">個別相談の予約に使用していたTimeRexをUTAGEの予約機能に切り替えました。これにより、申し込みから決済、当日までのリマインド配信が一つのシステム内で完結するようになり、管理の手間が大幅に減りました。</w:t>
      </w:r>
    </w:p>
    <w:p w:rsidR="00000000" w:rsidDel="00000000" w:rsidP="00000000" w:rsidRDefault="00000000" w:rsidRPr="00000000" w14:paraId="00000E7F">
      <w:pPr>
        <w:pStyle w:val="Heading4"/>
        <w:rPr/>
      </w:pPr>
      <w:bookmarkStart w:colFirst="0" w:colLast="0" w:name="_b7k4mfjhqt8f" w:id="506"/>
      <w:bookmarkEnd w:id="506"/>
      <w:r w:rsidDel="00000000" w:rsidR="00000000" w:rsidRPr="00000000">
        <w:rPr>
          <w:rFonts w:ascii="Arial Unicode MS" w:cs="Arial Unicode MS" w:eastAsia="Arial Unicode MS" w:hAnsi="Arial Unicode MS"/>
          <w:rtl w:val="0"/>
        </w:rPr>
        <w:t xml:space="preserve">施策の背景にある戦略・意図</w:t>
      </w:r>
    </w:p>
    <w:p w:rsidR="00000000" w:rsidDel="00000000" w:rsidP="00000000" w:rsidRDefault="00000000" w:rsidRPr="00000000" w14:paraId="00000E80">
      <w:pPr>
        <w:rPr/>
      </w:pPr>
      <w:r w:rsidDel="00000000" w:rsidR="00000000" w:rsidRPr="00000000">
        <w:rPr>
          <w:rFonts w:ascii="Arial Unicode MS" w:cs="Arial Unicode MS" w:eastAsia="Arial Unicode MS" w:hAnsi="Arial Unicode MS"/>
          <w:rtl w:val="0"/>
        </w:rPr>
        <w:t xml:space="preserve">以前は集客に1日4～5時間を費やしており、増え続けるクライアントのサポートに十分な時間を使えていませんでした。「自分がセミナーや新規集客に必死になればなるほど、クライアントの士気が下がる」と感じていたため、集客を自動化することで、自分のプライベートの時間を確保しつつ、クライアントの結果によりコミットできる体制を作りたかったのです。</w:t>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rPr>
          <w:rFonts w:ascii="Arial Unicode MS" w:cs="Arial Unicode MS" w:eastAsia="Arial Unicode MS" w:hAnsi="Arial Unicode MS"/>
          <w:rtl w:val="0"/>
        </w:rPr>
        <w:t xml:space="preserve">また、年間50万円ほどかかっていたツール代を削減することも大きな目的でした。さらに、「多すぎるツールを使いこなせる人がいない」という人材確保の課題を解消し、業務をスムーズに他者へ任せられる環境を作る狙いがありました。</w:t>
      </w:r>
    </w:p>
    <w:p w:rsidR="00000000" w:rsidDel="00000000" w:rsidP="00000000" w:rsidRDefault="00000000" w:rsidRPr="00000000" w14:paraId="00000E83">
      <w:pPr>
        <w:pStyle w:val="Heading4"/>
        <w:rPr/>
      </w:pPr>
      <w:bookmarkStart w:colFirst="0" w:colLast="0" w:name="_qodsa1365z67" w:id="507"/>
      <w:bookmarkEnd w:id="507"/>
      <w:r w:rsidDel="00000000" w:rsidR="00000000" w:rsidRPr="00000000">
        <w:rPr>
          <w:rFonts w:ascii="Arial Unicode MS" w:cs="Arial Unicode MS" w:eastAsia="Arial Unicode MS" w:hAnsi="Arial Unicode MS"/>
          <w:rtl w:val="0"/>
        </w:rPr>
        <w:t xml:space="preserve">施策を成功させるための「コツ・工夫」</w:t>
      </w:r>
    </w:p>
    <w:p w:rsidR="00000000" w:rsidDel="00000000" w:rsidP="00000000" w:rsidRDefault="00000000" w:rsidRPr="00000000" w14:paraId="00000E84">
      <w:pPr>
        <w:rPr/>
      </w:pPr>
      <w:r w:rsidDel="00000000" w:rsidR="00000000" w:rsidRPr="00000000">
        <w:rPr>
          <w:rFonts w:ascii="Arial Unicode MS" w:cs="Arial Unicode MS" w:eastAsia="Arial Unicode MS" w:hAnsi="Arial Unicode MS"/>
          <w:rtl w:val="0"/>
        </w:rPr>
        <w:t xml:space="preserve">VSLの成約率を高めるために、ブランディングとビジネス構築を強化しました。その結果、自動化された仕組みの中でも高い信頼関係を築くことに成功しています。</w:t>
      </w:r>
    </w:p>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rPr/>
      </w:pPr>
      <w:r w:rsidDel="00000000" w:rsidR="00000000" w:rsidRPr="00000000">
        <w:rPr>
          <w:rFonts w:ascii="Arial Unicode MS" w:cs="Arial Unicode MS" w:eastAsia="Arial Unicode MS" w:hAnsi="Arial Unicode MS"/>
          <w:rtl w:val="0"/>
        </w:rPr>
        <w:t xml:space="preserve">また、「SNS集客」だけに頼ると労働集約型になってしまうため、Meta広告の運用を学び、SNSなしでも新規集客ができる体制を整えました。</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Fonts w:ascii="Arial Unicode MS" w:cs="Arial Unicode MS" w:eastAsia="Arial Unicode MS" w:hAnsi="Arial Unicode MS"/>
          <w:rtl w:val="0"/>
        </w:rPr>
        <w:t xml:space="preserve">さらに、会員サイト等の構築においては、まず自分でUTAGEを学び、実践しました。その経験を元に、クライアントにも分かりやすく教えられるよう動画コンテンツを作成し、ノウハウを展開しています。</w:t>
      </w:r>
    </w:p>
    <w:p w:rsidR="00000000" w:rsidDel="00000000" w:rsidP="00000000" w:rsidRDefault="00000000" w:rsidRPr="00000000" w14:paraId="00000E89">
      <w:pPr>
        <w:pStyle w:val="Heading3"/>
        <w:rPr/>
      </w:pPr>
      <w:bookmarkStart w:colFirst="0" w:colLast="0" w:name="_ua4jg8uzlngc" w:id="508"/>
      <w:bookmarkEnd w:id="508"/>
      <w:r w:rsidDel="00000000" w:rsidR="00000000" w:rsidRPr="00000000">
        <w:rPr>
          <w:rFonts w:ascii="Arial Unicode MS" w:cs="Arial Unicode MS" w:eastAsia="Arial Unicode MS" w:hAnsi="Arial Unicode MS"/>
          <w:rtl w:val="0"/>
        </w:rPr>
        <w:t xml:space="preserve">導入後の成果と変化</w:t>
      </w:r>
    </w:p>
    <w:p w:rsidR="00000000" w:rsidDel="00000000" w:rsidP="00000000" w:rsidRDefault="00000000" w:rsidRPr="00000000" w14:paraId="00000E8A">
      <w:pPr>
        <w:pStyle w:val="Heading4"/>
        <w:rPr/>
      </w:pPr>
      <w:bookmarkStart w:colFirst="0" w:colLast="0" w:name="_nxeir1phrxu7" w:id="509"/>
      <w:bookmarkEnd w:id="509"/>
      <w:r w:rsidDel="00000000" w:rsidR="00000000" w:rsidRPr="00000000">
        <w:rPr>
          <w:rFonts w:ascii="Arial Unicode MS" w:cs="Arial Unicode MS" w:eastAsia="Arial Unicode MS" w:hAnsi="Arial Unicode MS"/>
          <w:rtl w:val="0"/>
        </w:rPr>
        <w:t xml:space="preserve">具体的な成果</w:t>
      </w:r>
    </w:p>
    <w:p w:rsidR="00000000" w:rsidDel="00000000" w:rsidP="00000000" w:rsidRDefault="00000000" w:rsidRPr="00000000" w14:paraId="00000E8B">
      <w:pPr>
        <w:rPr/>
      </w:pPr>
      <w:r w:rsidDel="00000000" w:rsidR="00000000" w:rsidRPr="00000000">
        <w:rPr>
          <w:rFonts w:ascii="Arial Unicode MS" w:cs="Arial Unicode MS" w:eastAsia="Arial Unicode MS" w:hAnsi="Arial Unicode MS"/>
          <w:rtl w:val="0"/>
        </w:rPr>
        <w:t xml:space="preserve">SNS集客と毎月のセミナー開催で疲弊していた状態から、UTAGEで集客の9割を自動化した結果、以下の成果が得られました。</w:t>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numPr>
          <w:ilvl w:val="0"/>
          <w:numId w:val="79"/>
        </w:numPr>
        <w:ind w:left="720" w:hanging="360"/>
      </w:pPr>
      <w:r w:rsidDel="00000000" w:rsidR="00000000" w:rsidRPr="00000000">
        <w:rPr>
          <w:rFonts w:ascii="Arial Unicode MS" w:cs="Arial Unicode MS" w:eastAsia="Arial Unicode MS" w:hAnsi="Arial Unicode MS"/>
          <w:rtl w:val="0"/>
        </w:rPr>
        <w:t xml:space="preserve">年商：4,000万円 → 1.2億円（3倍）</w:t>
      </w:r>
    </w:p>
    <w:p w:rsidR="00000000" w:rsidDel="00000000" w:rsidP="00000000" w:rsidRDefault="00000000" w:rsidRPr="00000000" w14:paraId="00000E8E">
      <w:pPr>
        <w:numPr>
          <w:ilvl w:val="0"/>
          <w:numId w:val="79"/>
        </w:numPr>
        <w:ind w:left="720" w:hanging="360"/>
      </w:pPr>
      <w:r w:rsidDel="00000000" w:rsidR="00000000" w:rsidRPr="00000000">
        <w:rPr>
          <w:rFonts w:ascii="Arial Unicode MS" w:cs="Arial Unicode MS" w:eastAsia="Arial Unicode MS" w:hAnsi="Arial Unicode MS"/>
          <w:rtl w:val="0"/>
        </w:rPr>
        <w:t xml:space="preserve">セミナー開催：毎月 → 0回（1年間開催なし）</w:t>
      </w:r>
    </w:p>
    <w:p w:rsidR="00000000" w:rsidDel="00000000" w:rsidP="00000000" w:rsidRDefault="00000000" w:rsidRPr="00000000" w14:paraId="00000E8F">
      <w:pPr>
        <w:numPr>
          <w:ilvl w:val="0"/>
          <w:numId w:val="79"/>
        </w:numPr>
        <w:ind w:left="720" w:hanging="360"/>
      </w:pPr>
      <w:r w:rsidDel="00000000" w:rsidR="00000000" w:rsidRPr="00000000">
        <w:rPr>
          <w:rFonts w:ascii="Arial Unicode MS" w:cs="Arial Unicode MS" w:eastAsia="Arial Unicode MS" w:hAnsi="Arial Unicode MS"/>
          <w:rtl w:val="0"/>
        </w:rPr>
        <w:t xml:space="preserve">成約率：90%超</w:t>
      </w:r>
    </w:p>
    <w:p w:rsidR="00000000" w:rsidDel="00000000" w:rsidP="00000000" w:rsidRDefault="00000000" w:rsidRPr="00000000" w14:paraId="00000E90">
      <w:pPr>
        <w:numPr>
          <w:ilvl w:val="0"/>
          <w:numId w:val="79"/>
        </w:numPr>
        <w:ind w:left="720" w:hanging="360"/>
      </w:pPr>
      <w:r w:rsidDel="00000000" w:rsidR="00000000" w:rsidRPr="00000000">
        <w:rPr>
          <w:rFonts w:ascii="Arial Unicode MS" w:cs="Arial Unicode MS" w:eastAsia="Arial Unicode MS" w:hAnsi="Arial Unicode MS"/>
          <w:rtl w:val="0"/>
        </w:rPr>
        <w:t xml:space="preserve">ROAS（広告費用対効果）：7,000～9,000%</w:t>
      </w:r>
    </w:p>
    <w:p w:rsidR="00000000" w:rsidDel="00000000" w:rsidP="00000000" w:rsidRDefault="00000000" w:rsidRPr="00000000" w14:paraId="00000E91">
      <w:pPr>
        <w:numPr>
          <w:ilvl w:val="0"/>
          <w:numId w:val="79"/>
        </w:numPr>
        <w:ind w:left="720" w:hanging="360"/>
      </w:pPr>
      <w:r w:rsidDel="00000000" w:rsidR="00000000" w:rsidRPr="00000000">
        <w:rPr>
          <w:rFonts w:ascii="Arial Unicode MS" w:cs="Arial Unicode MS" w:eastAsia="Arial Unicode MS" w:hAnsi="Arial Unicode MS"/>
          <w:rtl w:val="0"/>
        </w:rPr>
        <w:t xml:space="preserve">ツールコスト：年間約50万円 → 約26万円（UTAGEのみ）</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pPr>
      <w:r w:rsidDel="00000000" w:rsidR="00000000" w:rsidRPr="00000000">
        <w:rPr>
          <w:rFonts w:ascii="Arial Unicode MS" w:cs="Arial Unicode MS" w:eastAsia="Arial Unicode MS" w:hAnsi="Arial Unicode MS"/>
          <w:rtl w:val="0"/>
        </w:rPr>
        <w:t xml:space="preserve">自身の成果だけでなく、クライアントも同様にセミナー開催なしで年商1,000万～3,000万円を達成できるようになり、ビジネス効率が劇的に向上しています。</w:t>
      </w:r>
    </w:p>
    <w:p w:rsidR="00000000" w:rsidDel="00000000" w:rsidP="00000000" w:rsidRDefault="00000000" w:rsidRPr="00000000" w14:paraId="00000E94">
      <w:pPr>
        <w:pStyle w:val="Heading4"/>
        <w:rPr/>
      </w:pPr>
      <w:bookmarkStart w:colFirst="0" w:colLast="0" w:name="_95bmy3cfggn7" w:id="510"/>
      <w:bookmarkEnd w:id="510"/>
      <w:r w:rsidDel="00000000" w:rsidR="00000000" w:rsidRPr="00000000">
        <w:rPr>
          <w:rFonts w:ascii="Arial Unicode MS" w:cs="Arial Unicode MS" w:eastAsia="Arial Unicode MS" w:hAnsi="Arial Unicode MS"/>
          <w:rtl w:val="0"/>
        </w:rPr>
        <w:t xml:space="preserve">実感できた変化</w:t>
      </w:r>
    </w:p>
    <w:p w:rsidR="00000000" w:rsidDel="00000000" w:rsidP="00000000" w:rsidRDefault="00000000" w:rsidRPr="00000000" w14:paraId="00000E95">
      <w:pPr>
        <w:rPr/>
      </w:pPr>
      <w:r w:rsidDel="00000000" w:rsidR="00000000" w:rsidRPr="00000000">
        <w:rPr>
          <w:rFonts w:ascii="Arial Unicode MS" w:cs="Arial Unicode MS" w:eastAsia="Arial Unicode MS" w:hAnsi="Arial Unicode MS"/>
          <w:rtl w:val="0"/>
        </w:rPr>
        <w:t xml:space="preserve">年商4,000万円の頃よりも働く時間が圧倒的に短くなりました。現在は月に2回、家族や起業仲間と旅行やビジネス合宿に参加していますが、それでも月商8桁を安定して維持できています。</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Fonts w:ascii="Arial Unicode MS" w:cs="Arial Unicode MS" w:eastAsia="Arial Unicode MS" w:hAnsi="Arial Unicode MS"/>
          <w:rtl w:val="0"/>
        </w:rPr>
        <w:t xml:space="preserve">また、UTAGEに一本化したことで会員サイトの利便性が向上し、クライアントからも「わかりやすい」と好評です。何より、集客業務から解放された時間をクライアントのサポートに充てられるようになり、顧客成果にコミットできる環境が整いました。</w:t>
      </w:r>
    </w:p>
    <w:p w:rsidR="00000000" w:rsidDel="00000000" w:rsidP="00000000" w:rsidRDefault="00000000" w:rsidRPr="00000000" w14:paraId="00000E98">
      <w:pPr>
        <w:pStyle w:val="Heading4"/>
        <w:rPr/>
      </w:pPr>
      <w:bookmarkStart w:colFirst="0" w:colLast="0" w:name="_2jfmdj6fq4hi" w:id="511"/>
      <w:bookmarkEnd w:id="511"/>
      <w:r w:rsidDel="00000000" w:rsidR="00000000" w:rsidRPr="00000000">
        <w:rPr>
          <w:rFonts w:ascii="Arial Unicode MS" w:cs="Arial Unicode MS" w:eastAsia="Arial Unicode MS" w:hAnsi="Arial Unicode MS"/>
          <w:rtl w:val="0"/>
        </w:rPr>
        <w:t xml:space="preserve">今後の事業展望</w:t>
      </w:r>
    </w:p>
    <w:p w:rsidR="00000000" w:rsidDel="00000000" w:rsidP="00000000" w:rsidRDefault="00000000" w:rsidRPr="00000000" w14:paraId="00000E99">
      <w:pPr>
        <w:rPr/>
      </w:pPr>
      <w:r w:rsidDel="00000000" w:rsidR="00000000" w:rsidRPr="00000000">
        <w:rPr>
          <w:rFonts w:ascii="Arial Unicode MS" w:cs="Arial Unicode MS" w:eastAsia="Arial Unicode MS" w:hAnsi="Arial Unicode MS"/>
          <w:rtl w:val="0"/>
        </w:rPr>
        <w:t xml:space="preserve">今後は、自動化コンサルティングで年商3億円を目指すとともに、実店舗ビジネスの展開も進めていきたいと考えています。</w:t>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rPr>
          <w:rFonts w:ascii="Arial Unicode MS" w:cs="Arial Unicode MS" w:eastAsia="Arial Unicode MS" w:hAnsi="Arial Unicode MS"/>
          <w:rtl w:val="0"/>
        </w:rPr>
        <w:t xml:space="preserve">また、女性は子育てや親の介護など、ライフスタイルによって仕事が制限されることが少なくありません。私のように子育て真っ最中の女性や、多忙な方々のビジネスをUTAGEで自動化することで、その人の人生を「もっと自由に、もっと豊かに」するお手伝いをしていきたいです。</w:t>
      </w:r>
    </w:p>
    <w:p w:rsidR="00000000" w:rsidDel="00000000" w:rsidP="00000000" w:rsidRDefault="00000000" w:rsidRPr="00000000" w14:paraId="00000E9C">
      <w:pPr>
        <w:pStyle w:val="Heading3"/>
        <w:rPr/>
      </w:pPr>
      <w:bookmarkStart w:colFirst="0" w:colLast="0" w:name="_91eq3x8sa9m3" w:id="512"/>
      <w:bookmarkEnd w:id="512"/>
      <w:r w:rsidDel="00000000" w:rsidR="00000000" w:rsidRPr="00000000">
        <w:rPr>
          <w:rFonts w:ascii="Arial Unicode MS" w:cs="Arial Unicode MS" w:eastAsia="Arial Unicode MS" w:hAnsi="Arial Unicode MS"/>
          <w:rtl w:val="0"/>
        </w:rPr>
        <w:t xml:space="preserve">UTAGEユーザーへのメッセージ</w:t>
      </w:r>
    </w:p>
    <w:p w:rsidR="00000000" w:rsidDel="00000000" w:rsidP="00000000" w:rsidRDefault="00000000" w:rsidRPr="00000000" w14:paraId="00000E9D">
      <w:pPr>
        <w:rPr/>
      </w:pPr>
      <w:r w:rsidDel="00000000" w:rsidR="00000000" w:rsidRPr="00000000">
        <w:rPr>
          <w:rFonts w:ascii="Arial Unicode MS" w:cs="Arial Unicode MS" w:eastAsia="Arial Unicode MS" w:hAnsi="Arial Unicode MS"/>
          <w:rtl w:val="0"/>
        </w:rPr>
        <w:t xml:space="preserve">UTAGEという素晴らしいツールをずっと待ち望んでいました。まさか日本でこれほどのツールを作っていただけるなんて感動です。海外ツールを徹夜で学んだ日々があるからこそ、UTAGEのありがたさが身にしみています。</w:t>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Fonts w:ascii="Arial Unicode MS" w:cs="Arial Unicode MS" w:eastAsia="Arial Unicode MS" w:hAnsi="Arial Unicode MS"/>
          <w:rtl w:val="0"/>
        </w:rPr>
        <w:t xml:space="preserve">オンラインでビジネスをするなら、UTAGEへの一本化をおすすめします。UTAGEはあなたのビジネスの「時間・収入・豊かさ」を手に入れるための、一番心強いパートナーとなるからです。</w:t>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rPr>
          <w:rFonts w:ascii="Arial Unicode MS" w:cs="Arial Unicode MS" w:eastAsia="Arial Unicode MS" w:hAnsi="Arial Unicode MS"/>
          <w:rtl w:val="0"/>
        </w:rPr>
        <w:t xml:space="preserve">いろいろな海外ツールを使わなくても、UTAGEに一本化するだけで集客の9割が自動化できます。私は1年前、本気でUTAGEを学び、ビジネスの軸として活用すると決めた過去の自分を褒めたいです。</w:t>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Fonts w:ascii="Arial Unicode MS" w:cs="Arial Unicode MS" w:eastAsia="Arial Unicode MS" w:hAnsi="Arial Unicode MS"/>
          <w:rtl w:val="0"/>
        </w:rPr>
        <w:t xml:space="preserve">UTAGEがあれば、どんな制限も限界も突破できます。自分らしく、自由にビジネスを楽しんでいきましょう！</w:t>
      </w:r>
    </w:p>
    <w:p w:rsidR="00000000" w:rsidDel="00000000" w:rsidP="00000000" w:rsidRDefault="00000000" w:rsidRPr="00000000" w14:paraId="00000EA4">
      <w:pPr>
        <w:pStyle w:val="Heading3"/>
        <w:rPr/>
      </w:pPr>
      <w:bookmarkStart w:colFirst="0" w:colLast="0" w:name="_68d611e6vr0r" w:id="513"/>
      <w:bookmarkEnd w:id="513"/>
      <w:r w:rsidDel="00000000" w:rsidR="00000000" w:rsidRPr="00000000">
        <w:rPr>
          <w:rFonts w:ascii="Arial Unicode MS" w:cs="Arial Unicode MS" w:eastAsia="Arial Unicode MS" w:hAnsi="Arial Unicode MS"/>
          <w:rtl w:val="0"/>
        </w:rPr>
        <w:t xml:space="preserve">UTAGE運営者コメント</w:t>
      </w:r>
    </w:p>
    <w:p w:rsidR="00000000" w:rsidDel="00000000" w:rsidP="00000000" w:rsidRDefault="00000000" w:rsidRPr="00000000" w14:paraId="00000EA5">
      <w:pPr>
        <w:rPr/>
      </w:pPr>
      <w:r w:rsidDel="00000000" w:rsidR="00000000" w:rsidRPr="00000000">
        <w:rPr>
          <w:rFonts w:ascii="Arial Unicode MS" w:cs="Arial Unicode MS" w:eastAsia="Arial Unicode MS" w:hAnsi="Arial Unicode MS"/>
          <w:rtl w:val="0"/>
        </w:rPr>
        <w:t xml:space="preserve">「毎月のセミナー開催でブラック企業」状態から、「セミナー開催ゼロで年商3倍」へ。渡辺様の事例は、労働集約型のビジネスモデルに限界を感じている方にとって、希望となる成功事例ではないでしょうか。</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Fonts w:ascii="Arial Unicode MS" w:cs="Arial Unicode MS" w:eastAsia="Arial Unicode MS" w:hAnsi="Arial Unicode MS"/>
          <w:rtl w:val="0"/>
        </w:rPr>
        <w:t xml:space="preserve">特筆すべきは、ROAS（広告費用対効果）7,000～9,000%、成約率90%超という数字です。これは、単に自動化しただけでなく、渡辺様が仰る通り「ブランディング」と「ビジネス構築」を徹底し、VSL（動画）での信頼構築を強化された結果でしょう。圧倒的な成果を出すためには、まずはコンテンツの質を高めることも重要です。</w:t>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Fonts w:ascii="Arial Unicode MS" w:cs="Arial Unicode MS" w:eastAsia="Arial Unicode MS" w:hAnsi="Arial Unicode MS"/>
          <w:rtl w:val="0"/>
        </w:rPr>
        <w:t xml:space="preserve">その上で、ファネル設計という点で、個別相談に申し込まなかった方に対し、自動的にサブスク講座をオファーする「二段構え」の仕組みというのは、非常に参考になったのではないでしょうか。</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Fonts w:ascii="Arial Unicode MS" w:cs="Arial Unicode MS" w:eastAsia="Arial Unicode MS" w:hAnsi="Arial Unicode MS"/>
          <w:rtl w:val="0"/>
        </w:rPr>
        <w:t xml:space="preserve">これは、「アクション機能」を使ってシナリオを遷移させることで実現でき、個別相談に申し込まなかった人にだけ、自動で別のオファーを案内することが可能です。顧客の行動に合わせてオファーを分けることで、機会損失を最小限に抑えられます。</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rPr>
          <w:rFonts w:ascii="Arial Unicode MS" w:cs="Arial Unicode MS" w:eastAsia="Arial Unicode MS" w:hAnsi="Arial Unicode MS"/>
          <w:rtl w:val="0"/>
        </w:rPr>
        <w:t xml:space="preserve">また、ツールを一本化したことで「サポートを依頼しやすくなった」という視点は、組織化を目指す上で見落としがちな重要なポイントです。ツールが複雑だと、それを扱えるハイスキルな人材が必要になりますが、UTAGE一つであれば、マニュアル化もしやすく、外注のハードルを下げることができます。</w:t>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Fonts w:ascii="Arial Unicode MS" w:cs="Arial Unicode MS" w:eastAsia="Arial Unicode MS" w:hAnsi="Arial Unicode MS"/>
          <w:rtl w:val="0"/>
        </w:rPr>
        <w:t xml:space="preserve">「本気でUTAGEを学び、ビジネスの軸として活用すると決めた過去の自分を褒めたいです」。 渡辺様のこの言葉には、重要な示唆があります。最初はツールの習得や構築に難しさを感じる場面があるかもしれません。しかし、一度その仕組みさえ作ってしまえば、渡辺様のように業務負担が大幅に減り、ビジネスを飛躍させる土台となります。</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Fonts w:ascii="Arial Unicode MS" w:cs="Arial Unicode MS" w:eastAsia="Arial Unicode MS" w:hAnsi="Arial Unicode MS"/>
          <w:rtl w:val="0"/>
        </w:rPr>
        <w:t xml:space="preserve">ぜひ皆様も、時間を確保して「仕組み作り」に取り組んでみてください。その一歩が、今後のビジネスを大きく変えるきっかけになるはずです。</w:t>
      </w:r>
    </w:p>
    <w:p w:rsidR="00000000" w:rsidDel="00000000" w:rsidP="00000000" w:rsidRDefault="00000000" w:rsidRPr="00000000" w14:paraId="00000EB2">
      <w:pPr>
        <w:pStyle w:val="Heading4"/>
        <w:rPr/>
      </w:pPr>
      <w:bookmarkStart w:colFirst="0" w:colLast="0" w:name="_k9n2vv4l6849" w:id="514"/>
      <w:bookmarkEnd w:id="514"/>
      <w:r w:rsidDel="00000000" w:rsidR="00000000" w:rsidRPr="00000000">
        <w:rPr>
          <w:rFonts w:ascii="Arial Unicode MS" w:cs="Arial Unicode MS" w:eastAsia="Arial Unicode MS" w:hAnsi="Arial Unicode MS"/>
          <w:rtl w:val="0"/>
        </w:rPr>
        <w:t xml:space="preserve">明日からできる3つのアクション</w:t>
      </w:r>
    </w:p>
    <w:p w:rsidR="00000000" w:rsidDel="00000000" w:rsidP="00000000" w:rsidRDefault="00000000" w:rsidRPr="00000000" w14:paraId="00000EB3">
      <w:pPr>
        <w:rPr/>
      </w:pPr>
      <w:r w:rsidDel="00000000" w:rsidR="00000000" w:rsidRPr="00000000">
        <w:rPr>
          <w:rFonts w:ascii="Arial Unicode MS" w:cs="Arial Unicode MS" w:eastAsia="Arial Unicode MS" w:hAnsi="Arial Unicode MS"/>
          <w:rtl w:val="0"/>
        </w:rPr>
        <w:t xml:space="preserve">以下の3つの中から、今のあなたにできそうなものを1つ選んで実践してみてください。</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numPr>
          <w:ilvl w:val="0"/>
          <w:numId w:val="32"/>
        </w:numPr>
        <w:ind w:left="720" w:hanging="360"/>
        <w:rPr>
          <w:u w:val="none"/>
        </w:rPr>
      </w:pPr>
      <w:r w:rsidDel="00000000" w:rsidR="00000000" w:rsidRPr="00000000">
        <w:rPr>
          <w:rFonts w:ascii="Arial Unicode MS" w:cs="Arial Unicode MS" w:eastAsia="Arial Unicode MS" w:hAnsi="Arial Unicode MS"/>
          <w:b w:val="1"/>
          <w:bCs w:val="1"/>
          <w:rtl w:val="0"/>
        </w:rPr>
        <w:t xml:space="preserve">【機会損失の防止】ダウンセルオファーの作成</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個別相談やメイン商品の販売で成約に至らなかった人に対し、「サブスク」や「動画教材」など、より安価に案内できるダウンセルオファーのアイデアを書き出す。</w:t>
      </w:r>
    </w:p>
    <w:p w:rsidR="00000000" w:rsidDel="00000000" w:rsidP="00000000" w:rsidRDefault="00000000" w:rsidRPr="00000000" w14:paraId="00000EB6">
      <w:pPr>
        <w:ind w:left="720" w:firstLine="0"/>
        <w:rPr/>
      </w:pPr>
      <w:r w:rsidDel="00000000" w:rsidR="00000000" w:rsidRPr="00000000">
        <w:rPr>
          <w:rtl w:val="0"/>
        </w:rPr>
      </w:r>
    </w:p>
    <w:p w:rsidR="00000000" w:rsidDel="00000000" w:rsidP="00000000" w:rsidRDefault="00000000" w:rsidRPr="00000000" w14:paraId="00000EB7">
      <w:pPr>
        <w:numPr>
          <w:ilvl w:val="0"/>
          <w:numId w:val="32"/>
        </w:numPr>
        <w:ind w:left="720" w:hanging="360"/>
        <w:rPr>
          <w:u w:val="none"/>
        </w:rPr>
      </w:pPr>
      <w:r w:rsidDel="00000000" w:rsidR="00000000" w:rsidRPr="00000000">
        <w:rPr>
          <w:rFonts w:ascii="Arial Unicode MS" w:cs="Arial Unicode MS" w:eastAsia="Arial Unicode MS" w:hAnsi="Arial Unicode MS"/>
          <w:b w:val="1"/>
          <w:bCs w:val="1"/>
          <w:rtl w:val="0"/>
        </w:rPr>
        <w:t xml:space="preserve">【コストの見直し】利用ツールの棚卸し</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現在利用している他社ツール（動画管理、予約システム、会員サイト等）を書き出し、UTAGEの標準機能で代替・解約できるものがないか確認する。</w:t>
      </w:r>
    </w:p>
    <w:p w:rsidR="00000000" w:rsidDel="00000000" w:rsidP="00000000" w:rsidRDefault="00000000" w:rsidRPr="00000000" w14:paraId="00000EB8">
      <w:pPr>
        <w:ind w:left="720" w:firstLine="0"/>
        <w:rPr/>
      </w:pPr>
      <w:r w:rsidDel="00000000" w:rsidR="00000000" w:rsidRPr="00000000">
        <w:rPr>
          <w:rtl w:val="0"/>
        </w:rPr>
      </w:r>
    </w:p>
    <w:p w:rsidR="00000000" w:rsidDel="00000000" w:rsidP="00000000" w:rsidRDefault="00000000" w:rsidRPr="00000000" w14:paraId="00000EB9">
      <w:pPr>
        <w:numPr>
          <w:ilvl w:val="0"/>
          <w:numId w:val="32"/>
        </w:numPr>
        <w:ind w:left="720" w:hanging="360"/>
        <w:rPr>
          <w:u w:val="none"/>
        </w:rPr>
      </w:pPr>
      <w:r w:rsidDel="00000000" w:rsidR="00000000" w:rsidRPr="00000000">
        <w:rPr>
          <w:rFonts w:ascii="Arial Unicode MS" w:cs="Arial Unicode MS" w:eastAsia="Arial Unicode MS" w:hAnsi="Arial Unicode MS"/>
          <w:b w:val="1"/>
          <w:bCs w:val="1"/>
          <w:rtl w:val="0"/>
        </w:rPr>
        <w:t xml:space="preserve">【集客の自動化】セールス動画（VSL）の作成</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セミナー開催の手間をなくすため、セミナーの内容を録画し、LP登録直後に視聴してもらうための「動画コンテンツ」を作成する。</w:t>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br w:type="page"/>
      </w:r>
      <w:r w:rsidDel="00000000" w:rsidR="00000000" w:rsidRPr="00000000">
        <w:rPr>
          <w:rtl w:val="0"/>
        </w:rPr>
      </w:r>
    </w:p>
    <w:p w:rsidR="00000000" w:rsidDel="00000000" w:rsidP="00000000" w:rsidRDefault="00000000" w:rsidRPr="00000000" w14:paraId="00000EBD">
      <w:pPr>
        <w:pStyle w:val="Heading1"/>
        <w:rPr/>
      </w:pPr>
      <w:bookmarkStart w:colFirst="0" w:colLast="0" w:name="_1lpync1xgccf" w:id="515"/>
      <w:bookmarkEnd w:id="515"/>
      <w:r w:rsidDel="00000000" w:rsidR="00000000" w:rsidRPr="00000000">
        <w:rPr>
          <w:rFonts w:ascii="Arial Unicode MS" w:cs="Arial Unicode MS" w:eastAsia="Arial Unicode MS" w:hAnsi="Arial Unicode MS"/>
          <w:rtl w:val="0"/>
        </w:rPr>
        <w:t xml:space="preserve">灘本 敏 様</w:t>
      </w:r>
    </w:p>
    <w:p w:rsidR="00000000" w:rsidDel="00000000" w:rsidP="00000000" w:rsidRDefault="00000000" w:rsidRPr="00000000" w14:paraId="00000EBE">
      <w:pPr>
        <w:rPr/>
      </w:pPr>
      <w:r w:rsidDel="00000000" w:rsidR="00000000" w:rsidRPr="00000000">
        <w:rPr>
          <w:rFonts w:ascii="Arial Unicode MS" w:cs="Arial Unicode MS" w:eastAsia="Arial Unicode MS" w:hAnsi="Arial Unicode MS"/>
          <w:rtl w:val="0"/>
        </w:rPr>
        <w:t xml:space="preserve">（マーケティング支援・ディレクター養成・コミュニティ運営・商工会議所専門家派遣事業）</w:t>
      </w:r>
    </w:p>
    <w:p w:rsidR="00000000" w:rsidDel="00000000" w:rsidP="00000000" w:rsidRDefault="00000000" w:rsidRPr="00000000" w14:paraId="00000EBF">
      <w:pPr>
        <w:pStyle w:val="Heading2"/>
        <w:rPr/>
      </w:pPr>
      <w:bookmarkStart w:colFirst="0" w:colLast="0" w:name="_25fbriv5tkj0" w:id="516"/>
      <w:bookmarkEnd w:id="516"/>
      <w:r w:rsidDel="00000000" w:rsidR="00000000" w:rsidRPr="00000000">
        <w:rPr>
          <w:rFonts w:ascii="Arial Unicode MS" w:cs="Arial Unicode MS" w:eastAsia="Arial Unicode MS" w:hAnsi="Arial Unicode MS"/>
          <w:rtl w:val="0"/>
        </w:rPr>
        <w:t xml:space="preserve">「一発屋施策」から「資産となる仕組み化」へ</w:t>
        <w:br w:type="textWrapping"/>
        <w:t xml:space="preserve">自動ウェビナーと緻密なデータ分析で反応率2倍を実現</w:t>
      </w:r>
    </w:p>
    <w:p w:rsidR="00000000" w:rsidDel="00000000" w:rsidP="00000000" w:rsidRDefault="00000000" w:rsidRPr="00000000" w14:paraId="00000EC0">
      <w:pPr>
        <w:numPr>
          <w:ilvl w:val="0"/>
          <w:numId w:val="38"/>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反応率：約2倍</w:t>
      </w:r>
    </w:p>
    <w:p w:rsidR="00000000" w:rsidDel="00000000" w:rsidP="00000000" w:rsidRDefault="00000000" w:rsidRPr="00000000" w14:paraId="00000EC1">
      <w:pPr>
        <w:numPr>
          <w:ilvl w:val="0"/>
          <w:numId w:val="38"/>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セミナー運営：リアル開催 → 完全自動化</w:t>
      </w:r>
    </w:p>
    <w:p w:rsidR="00000000" w:rsidDel="00000000" w:rsidP="00000000" w:rsidRDefault="00000000" w:rsidRPr="00000000" w14:paraId="00000EC2">
      <w:pPr>
        <w:numPr>
          <w:ilvl w:val="0"/>
          <w:numId w:val="38"/>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事業体制：1人 → チーム化</w:t>
      </w:r>
    </w:p>
    <w:p w:rsidR="00000000" w:rsidDel="00000000" w:rsidP="00000000" w:rsidRDefault="00000000" w:rsidRPr="00000000" w14:paraId="00000EC3">
      <w:pPr>
        <w:pStyle w:val="Heading3"/>
        <w:rPr/>
      </w:pPr>
      <w:bookmarkStart w:colFirst="0" w:colLast="0" w:name="_8rxq11xg84zd" w:id="517"/>
      <w:bookmarkEnd w:id="517"/>
      <w:r w:rsidDel="00000000" w:rsidR="00000000" w:rsidRPr="00000000">
        <w:rPr>
          <w:rFonts w:ascii="Arial Unicode MS" w:cs="Arial Unicode MS" w:eastAsia="Arial Unicode MS" w:hAnsi="Arial Unicode MS"/>
          <w:rtl w:val="0"/>
        </w:rPr>
        <w:t xml:space="preserve">この事例のポイント</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b w:val="1"/>
          <w:bCs w:val="1"/>
        </w:rPr>
      </w:pPr>
      <w:r w:rsidDel="00000000" w:rsidR="00000000" w:rsidRPr="00000000">
        <w:rPr>
          <w:rFonts w:ascii="Arial Unicode MS" w:cs="Arial Unicode MS" w:eastAsia="Arial Unicode MS" w:hAnsi="Arial Unicode MS"/>
          <w:b w:val="1"/>
          <w:bCs w:val="1"/>
          <w:rtl w:val="0"/>
        </w:rPr>
        <w:t xml:space="preserve">「自動化」と「データ分析」で、一過性の施策を“高反応”な「資産」に変える</w:t>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Fonts w:ascii="Arial Unicode MS" w:cs="Arial Unicode MS" w:eastAsia="Arial Unicode MS" w:hAnsi="Arial Unicode MS"/>
          <w:rtl w:val="0"/>
        </w:rPr>
        <w:t xml:space="preserve">施策を打っても、やりっ放しになっていませんか？</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Fonts w:ascii="Arial Unicode MS" w:cs="Arial Unicode MS" w:eastAsia="Arial Unicode MS" w:hAnsi="Arial Unicode MS"/>
          <w:rtl w:val="0"/>
        </w:rPr>
        <w:t xml:space="preserve">ここでご紹介するのは、毎回リアル開催していたセミナーを「自動ウェビナー」化し、さらに徹底した数値分析を行うことで、反応率を約2倍に高めた灘本様の事例です。</w:t>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Fonts w:ascii="Arial Unicode MS" w:cs="Arial Unicode MS" w:eastAsia="Arial Unicode MS" w:hAnsi="Arial Unicode MS"/>
          <w:rtl w:val="0"/>
        </w:rPr>
        <w:t xml:space="preserve">灘本様は、セミナーの予約から実施までの作業を自動化するだけでなく、「いつ・誰に・何を送れば反応するか」を可視化・分析する仕組みを構築されました。</w:t>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rFonts w:ascii="Arial Unicode MS" w:cs="Arial Unicode MS" w:eastAsia="Arial Unicode MS" w:hAnsi="Arial Unicode MS"/>
          <w:rtl w:val="0"/>
        </w:rPr>
        <w:t xml:space="preserve">その結果、単なる効率化にとどまらず、オンラインコースの販売開始や、共に事業を行うメンバーの増加など、事業の幅を大きく広げられています。</w:t>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Fonts w:ascii="Arial Unicode MS" w:cs="Arial Unicode MS" w:eastAsia="Arial Unicode MS" w:hAnsi="Arial Unicode MS"/>
          <w:rtl w:val="0"/>
        </w:rPr>
        <w:t xml:space="preserve">「セミナー開催の負担を減らしたい」「感覚ではなくデータに基づいて売上を伸ばしたい」という方に、参考にしていただきたい事例です。</w:t>
      </w:r>
    </w:p>
    <w:p w:rsidR="00000000" w:rsidDel="00000000" w:rsidP="00000000" w:rsidRDefault="00000000" w:rsidRPr="00000000" w14:paraId="00000ED0">
      <w:pPr>
        <w:pStyle w:val="Heading3"/>
        <w:rPr/>
      </w:pPr>
      <w:bookmarkStart w:colFirst="0" w:colLast="0" w:name="_lqi78zr6tbzr" w:id="518"/>
      <w:bookmarkEnd w:id="518"/>
      <w:r w:rsidDel="00000000" w:rsidR="00000000" w:rsidRPr="00000000">
        <w:rPr>
          <w:rFonts w:ascii="Arial Unicode MS" w:cs="Arial Unicode MS" w:eastAsia="Arial Unicode MS" w:hAnsi="Arial Unicode MS"/>
          <w:rtl w:val="0"/>
        </w:rPr>
        <w:t xml:space="preserve">事業概要</w:t>
      </w:r>
    </w:p>
    <w:p w:rsidR="00000000" w:rsidDel="00000000" w:rsidP="00000000" w:rsidRDefault="00000000" w:rsidRPr="00000000" w14:paraId="00000ED1">
      <w:pPr>
        <w:rPr/>
      </w:pPr>
      <w:r w:rsidDel="00000000" w:rsidR="00000000" w:rsidRPr="00000000">
        <w:rPr>
          <w:rFonts w:ascii="Arial Unicode MS" w:cs="Arial Unicode MS" w:eastAsia="Arial Unicode MS" w:hAnsi="Arial Unicode MS"/>
          <w:rtl w:val="0"/>
        </w:rPr>
        <w:t xml:space="preserve">マーケティング支援事業のほか、マーケティングディレクター養成講座やビジネスコミュニティを運営。商工会議所の専門家派遣事業におけるマーケティング担当としても活動している。</w:t>
      </w:r>
    </w:p>
    <w:p w:rsidR="00000000" w:rsidDel="00000000" w:rsidP="00000000" w:rsidRDefault="00000000" w:rsidRPr="00000000" w14:paraId="00000ED2">
      <w:pPr>
        <w:pStyle w:val="Heading3"/>
        <w:rPr/>
      </w:pPr>
      <w:bookmarkStart w:colFirst="0" w:colLast="0" w:name="_j9b03qtti8aw" w:id="519"/>
      <w:bookmarkEnd w:id="519"/>
      <w:r w:rsidDel="00000000" w:rsidR="00000000" w:rsidRPr="00000000">
        <w:rPr>
          <w:rFonts w:ascii="Arial Unicode MS" w:cs="Arial Unicode MS" w:eastAsia="Arial Unicode MS" w:hAnsi="Arial Unicode MS"/>
          <w:rtl w:val="0"/>
        </w:rPr>
        <w:t xml:space="preserve">導入前のビジネス課題</w:t>
      </w:r>
    </w:p>
    <w:p w:rsidR="00000000" w:rsidDel="00000000" w:rsidP="00000000" w:rsidRDefault="00000000" w:rsidRPr="00000000" w14:paraId="00000ED3">
      <w:pPr>
        <w:rPr/>
      </w:pPr>
      <w:r w:rsidDel="00000000" w:rsidR="00000000" w:rsidRPr="00000000">
        <w:rPr>
          <w:rFonts w:ascii="Arial Unicode MS" w:cs="Arial Unicode MS" w:eastAsia="Arial Unicode MS" w:hAnsi="Arial Unicode MS"/>
          <w:rtl w:val="0"/>
        </w:rPr>
        <w:t xml:space="preserve">以前は、セミナーを毎回リアルで開催しており、その都度対応する必要がありました。また、オンラインコースを販売した実績がなく、新しい収益の柱を作れていませんでした。</w:t>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Fonts w:ascii="Arial Unicode MS" w:cs="Arial Unicode MS" w:eastAsia="Arial Unicode MS" w:hAnsi="Arial Unicode MS"/>
          <w:rtl w:val="0"/>
        </w:rPr>
        <w:t xml:space="preserve">加えて、一過性の「一発屋施策」ではなく、ビジネスの「資産」として積み上がるマーケティングの仕組みを構築し、事業の幅を広げたいと考えていました。</w:t>
      </w:r>
    </w:p>
    <w:p w:rsidR="00000000" w:rsidDel="00000000" w:rsidP="00000000" w:rsidRDefault="00000000" w:rsidRPr="00000000" w14:paraId="00000ED6">
      <w:pPr>
        <w:pStyle w:val="Heading3"/>
        <w:rPr/>
      </w:pPr>
      <w:bookmarkStart w:colFirst="0" w:colLast="0" w:name="_k1l44ecqxvtg" w:id="520"/>
      <w:bookmarkEnd w:id="520"/>
      <w:r w:rsidDel="00000000" w:rsidR="00000000" w:rsidRPr="00000000">
        <w:rPr>
          <w:rFonts w:ascii="Arial Unicode MS" w:cs="Arial Unicode MS" w:eastAsia="Arial Unicode MS" w:hAnsi="Arial Unicode MS"/>
          <w:rtl w:val="0"/>
        </w:rPr>
        <w:t xml:space="preserve">課題解決のUTAGE活用法</w:t>
      </w:r>
    </w:p>
    <w:p w:rsidR="00000000" w:rsidDel="00000000" w:rsidP="00000000" w:rsidRDefault="00000000" w:rsidRPr="00000000" w14:paraId="00000ED7">
      <w:pPr>
        <w:rPr/>
      </w:pPr>
      <w:r w:rsidDel="00000000" w:rsidR="00000000" w:rsidRPr="00000000">
        <w:rPr>
          <w:rFonts w:ascii="Arial Unicode MS" w:cs="Arial Unicode MS" w:eastAsia="Arial Unicode MS" w:hAnsi="Arial Unicode MS"/>
          <w:rtl w:val="0"/>
        </w:rPr>
        <w:t xml:space="preserve">これらの課題を解決するため、UTAGEの「自動ウェビナー機能」を導入し、セミナー運営を完全自動化しました。</w:t>
      </w:r>
    </w:p>
    <w:p w:rsidR="00000000" w:rsidDel="00000000" w:rsidP="00000000" w:rsidRDefault="00000000" w:rsidRPr="00000000" w14:paraId="00000ED8">
      <w:pPr>
        <w:rPr/>
      </w:pPr>
      <w:r w:rsidDel="00000000" w:rsidR="00000000" w:rsidRPr="00000000">
        <w:rPr>
          <w:rtl w:val="0"/>
        </w:rPr>
      </w:r>
    </w:p>
    <w:p w:rsidR="00000000" w:rsidDel="00000000" w:rsidP="00000000" w:rsidRDefault="00000000" w:rsidRPr="00000000" w14:paraId="00000ED9">
      <w:pPr>
        <w:rPr/>
      </w:pPr>
      <w:r w:rsidDel="00000000" w:rsidR="00000000" w:rsidRPr="00000000">
        <w:rPr>
          <w:rFonts w:ascii="Arial Unicode MS" w:cs="Arial Unicode MS" w:eastAsia="Arial Unicode MS" w:hAnsi="Arial Unicode MS"/>
          <w:rtl w:val="0"/>
        </w:rPr>
        <w:t xml:space="preserve">さらに、個別相談の予約管理やLINE運用もUTAGEに集約。アンケート結果や動画の視聴状況に応じてシナリオを分岐させ、顧客一人ひとりに最適なメッセージを自動で届ける仕組みを構築しました。</w:t>
      </w:r>
    </w:p>
    <w:p w:rsidR="00000000" w:rsidDel="00000000" w:rsidP="00000000" w:rsidRDefault="00000000" w:rsidRPr="00000000" w14:paraId="00000EDA">
      <w:pPr>
        <w:pStyle w:val="Heading4"/>
        <w:rPr/>
      </w:pPr>
      <w:bookmarkStart w:colFirst="0" w:colLast="0" w:name="_cumba05jdasq" w:id="521"/>
      <w:bookmarkEnd w:id="521"/>
      <w:r w:rsidDel="00000000" w:rsidR="00000000" w:rsidRPr="00000000">
        <w:rPr>
          <w:rFonts w:ascii="Arial Unicode MS" w:cs="Arial Unicode MS" w:eastAsia="Arial Unicode MS" w:hAnsi="Arial Unicode MS"/>
          <w:rtl w:val="0"/>
        </w:rPr>
        <w:t xml:space="preserve">成果につながったファネル全体像</w:t>
      </w:r>
    </w:p>
    <w:p w:rsidR="00000000" w:rsidDel="00000000" w:rsidP="00000000" w:rsidRDefault="00000000" w:rsidRPr="00000000" w14:paraId="00000EDB">
      <w:pPr>
        <w:rPr/>
      </w:pPr>
      <w:r w:rsidDel="00000000" w:rsidR="00000000" w:rsidRPr="00000000">
        <w:rPr>
          <w:rFonts w:ascii="Arial Unicode MS" w:cs="Arial Unicode MS" w:eastAsia="Arial Unicode MS" w:hAnsi="Arial Unicode MS"/>
          <w:rtl w:val="0"/>
        </w:rPr>
        <w:t xml:space="preserve">①SNS投稿・YouTube</w:t>
      </w:r>
    </w:p>
    <w:p w:rsidR="00000000" w:rsidDel="00000000" w:rsidP="00000000" w:rsidRDefault="00000000" w:rsidRPr="00000000" w14:paraId="00000ED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DD">
      <w:pPr>
        <w:rPr/>
      </w:pPr>
      <w:r w:rsidDel="00000000" w:rsidR="00000000" w:rsidRPr="00000000">
        <w:rPr>
          <w:rFonts w:ascii="Arial Unicode MS" w:cs="Arial Unicode MS" w:eastAsia="Arial Unicode MS" w:hAnsi="Arial Unicode MS"/>
          <w:rtl w:val="0"/>
        </w:rPr>
        <w:t xml:space="preserve">②LP：メールアドレス登録（オファー：動画コンテンツ）</w:t>
      </w:r>
    </w:p>
    <w:p w:rsidR="00000000" w:rsidDel="00000000" w:rsidP="00000000" w:rsidRDefault="00000000" w:rsidRPr="00000000" w14:paraId="00000ED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DF">
      <w:pPr>
        <w:rPr/>
      </w:pPr>
      <w:r w:rsidDel="00000000" w:rsidR="00000000" w:rsidRPr="00000000">
        <w:rPr>
          <w:rFonts w:ascii="Arial Unicode MS" w:cs="Arial Unicode MS" w:eastAsia="Arial Unicode MS" w:hAnsi="Arial Unicode MS"/>
          <w:rtl w:val="0"/>
        </w:rPr>
        <w:t xml:space="preserve">③サンクスページ：LINE登録案内</w:t>
      </w:r>
    </w:p>
    <w:p w:rsidR="00000000" w:rsidDel="00000000" w:rsidP="00000000" w:rsidRDefault="00000000" w:rsidRPr="00000000" w14:paraId="00000EE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E1">
      <w:pPr>
        <w:rPr/>
      </w:pPr>
      <w:r w:rsidDel="00000000" w:rsidR="00000000" w:rsidRPr="00000000">
        <w:rPr>
          <w:rFonts w:ascii="Arial Unicode MS" w:cs="Arial Unicode MS" w:eastAsia="Arial Unicode MS" w:hAnsi="Arial Unicode MS"/>
          <w:rtl w:val="0"/>
        </w:rPr>
        <w:t xml:space="preserve">④LINEテンプレートによるアンケート→回答結果によりシナリオ分岐・ラベル付与</w:t>
      </w:r>
    </w:p>
    <w:p w:rsidR="00000000" w:rsidDel="00000000" w:rsidP="00000000" w:rsidRDefault="00000000" w:rsidRPr="00000000" w14:paraId="00000EE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E3">
      <w:pPr>
        <w:rPr/>
      </w:pPr>
      <w:r w:rsidDel="00000000" w:rsidR="00000000" w:rsidRPr="00000000">
        <w:rPr>
          <w:rFonts w:ascii="Arial Unicode MS" w:cs="Arial Unicode MS" w:eastAsia="Arial Unicode MS" w:hAnsi="Arial Unicode MS"/>
          <w:rtl w:val="0"/>
        </w:rPr>
        <w:t xml:space="preserve">⑤自動ウェビナー→視聴状況によりシナリオ分岐</w:t>
      </w:r>
    </w:p>
    <w:p w:rsidR="00000000" w:rsidDel="00000000" w:rsidP="00000000" w:rsidRDefault="00000000" w:rsidRPr="00000000" w14:paraId="00000EE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E5">
      <w:pPr>
        <w:rPr/>
      </w:pPr>
      <w:r w:rsidDel="00000000" w:rsidR="00000000" w:rsidRPr="00000000">
        <w:rPr>
          <w:rFonts w:ascii="Arial Unicode MS" w:cs="Arial Unicode MS" w:eastAsia="Arial Unicode MS" w:hAnsi="Arial Unicode MS"/>
          <w:rtl w:val="0"/>
        </w:rPr>
        <w:t xml:space="preserve">⑥フロントエンド商品オファー（個別コンサルティング・コーチング）</w:t>
      </w:r>
    </w:p>
    <w:p w:rsidR="00000000" w:rsidDel="00000000" w:rsidP="00000000" w:rsidRDefault="00000000" w:rsidRPr="00000000" w14:paraId="00000EE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E7">
      <w:pPr>
        <w:rPr/>
      </w:pPr>
      <w:r w:rsidDel="00000000" w:rsidR="00000000" w:rsidRPr="00000000">
        <w:rPr>
          <w:rFonts w:ascii="Arial Unicode MS" w:cs="Arial Unicode MS" w:eastAsia="Arial Unicode MS" w:hAnsi="Arial Unicode MS"/>
          <w:rtl w:val="0"/>
        </w:rPr>
        <w:t xml:space="preserve">⑦ミドルエンド商品オファー（買い切りのオンラインコース）</w:t>
      </w:r>
    </w:p>
    <w:p w:rsidR="00000000" w:rsidDel="00000000" w:rsidP="00000000" w:rsidRDefault="00000000" w:rsidRPr="00000000" w14:paraId="00000EE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E9">
      <w:pPr>
        <w:rPr/>
      </w:pPr>
      <w:r w:rsidDel="00000000" w:rsidR="00000000" w:rsidRPr="00000000">
        <w:rPr>
          <w:rFonts w:ascii="Arial Unicode MS" w:cs="Arial Unicode MS" w:eastAsia="Arial Unicode MS" w:hAnsi="Arial Unicode MS"/>
          <w:rtl w:val="0"/>
        </w:rPr>
        <w:t xml:space="preserve">⑧ステップ配信→個別コンサルティング</w:t>
      </w:r>
    </w:p>
    <w:p w:rsidR="00000000" w:rsidDel="00000000" w:rsidP="00000000" w:rsidRDefault="00000000" w:rsidRPr="00000000" w14:paraId="00000EE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EB">
      <w:pPr>
        <w:rPr/>
      </w:pPr>
      <w:r w:rsidDel="00000000" w:rsidR="00000000" w:rsidRPr="00000000">
        <w:rPr>
          <w:rFonts w:ascii="Arial Unicode MS" w:cs="Arial Unicode MS" w:eastAsia="Arial Unicode MS" w:hAnsi="Arial Unicode MS"/>
          <w:rtl w:val="0"/>
        </w:rPr>
        <w:t xml:space="preserve">⑨バックエンド商品オファー（オンライン講座・スクール）</w:t>
      </w:r>
    </w:p>
    <w:p w:rsidR="00000000" w:rsidDel="00000000" w:rsidP="00000000" w:rsidRDefault="00000000" w:rsidRPr="00000000" w14:paraId="00000EEC">
      <w:pPr>
        <w:pStyle w:val="Heading4"/>
        <w:rPr/>
      </w:pPr>
      <w:bookmarkStart w:colFirst="0" w:colLast="0" w:name="_ctodt771pz1m" w:id="522"/>
      <w:bookmarkEnd w:id="522"/>
      <w:r w:rsidDel="00000000" w:rsidR="00000000" w:rsidRPr="00000000">
        <w:rPr>
          <w:rFonts w:ascii="Arial Unicode MS" w:cs="Arial Unicode MS" w:eastAsia="Arial Unicode MS" w:hAnsi="Arial Unicode MS"/>
          <w:rtl w:val="0"/>
        </w:rPr>
        <w:t xml:space="preserve">活用した機能と具体的な施策内容</w:t>
      </w:r>
    </w:p>
    <w:p w:rsidR="00000000" w:rsidDel="00000000" w:rsidP="00000000" w:rsidRDefault="00000000" w:rsidRPr="00000000" w14:paraId="00000EED">
      <w:pPr>
        <w:rPr>
          <w:b w:val="1"/>
          <w:bCs w:val="1"/>
        </w:rPr>
      </w:pPr>
      <w:r w:rsidDel="00000000" w:rsidR="00000000" w:rsidRPr="00000000">
        <w:rPr>
          <w:rFonts w:ascii="Arial Unicode MS" w:cs="Arial Unicode MS" w:eastAsia="Arial Unicode MS" w:hAnsi="Arial Unicode MS"/>
          <w:b w:val="1"/>
          <w:bCs w:val="1"/>
          <w:rtl w:val="0"/>
        </w:rPr>
        <w:t xml:space="preserve">【自動ウェビナー機能】リアルセミナーの自動化</w:t>
      </w:r>
    </w:p>
    <w:p w:rsidR="00000000" w:rsidDel="00000000" w:rsidP="00000000" w:rsidRDefault="00000000" w:rsidRPr="00000000" w14:paraId="00000EEE">
      <w:pPr>
        <w:rPr/>
      </w:pPr>
      <w:r w:rsidDel="00000000" w:rsidR="00000000" w:rsidRPr="00000000">
        <w:rPr>
          <w:rFonts w:ascii="Arial Unicode MS" w:cs="Arial Unicode MS" w:eastAsia="Arial Unicode MS" w:hAnsi="Arial Unicode MS"/>
          <w:rtl w:val="0"/>
        </w:rPr>
        <w:t xml:space="preserve">これまで毎回リアルで開催していたセミナーを、録画動画を用いた「自動ウェビナー」に切り替えました。これにより、セミナー開催にかかる労力を削減しつつ、安定して見込み客へアプローチできる環境を整えました。</w:t>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rPr>
          <w:b w:val="1"/>
          <w:bCs w:val="1"/>
        </w:rPr>
      </w:pPr>
      <w:r w:rsidDel="00000000" w:rsidR="00000000" w:rsidRPr="00000000">
        <w:rPr>
          <w:rFonts w:ascii="Arial Unicode MS" w:cs="Arial Unicode MS" w:eastAsia="Arial Unicode MS" w:hAnsi="Arial Unicode MS"/>
          <w:b w:val="1"/>
          <w:bCs w:val="1"/>
          <w:rtl w:val="0"/>
        </w:rPr>
        <w:t xml:space="preserve">【イベント・予約機能】予約管理の完全移行</w:t>
      </w:r>
    </w:p>
    <w:p w:rsidR="00000000" w:rsidDel="00000000" w:rsidP="00000000" w:rsidRDefault="00000000" w:rsidRPr="00000000" w14:paraId="00000EF1">
      <w:pPr>
        <w:rPr/>
      </w:pPr>
      <w:r w:rsidDel="00000000" w:rsidR="00000000" w:rsidRPr="00000000">
        <w:rPr>
          <w:rFonts w:ascii="Arial Unicode MS" w:cs="Arial Unicode MS" w:eastAsia="Arial Unicode MS" w:hAnsi="Arial Unicode MS"/>
          <w:rtl w:val="0"/>
        </w:rPr>
        <w:t xml:space="preserve">個別相談の予約から実施までに発生していた連絡や管理作業を、すべてUTAGEの「イベント・予約機能」に置き換えました。これにより、事務作業の負担を大幅に軽減しています。</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b w:val="1"/>
          <w:bCs w:val="1"/>
        </w:rPr>
      </w:pPr>
      <w:r w:rsidDel="00000000" w:rsidR="00000000" w:rsidRPr="00000000">
        <w:rPr>
          <w:rFonts w:ascii="Arial Unicode MS" w:cs="Arial Unicode MS" w:eastAsia="Arial Unicode MS" w:hAnsi="Arial Unicode MS"/>
          <w:b w:val="1"/>
          <w:bCs w:val="1"/>
          <w:rtl w:val="0"/>
        </w:rPr>
        <w:t xml:space="preserve">【LINEテンプレート機能】アンケートによるシナリオ分岐</w:t>
      </w:r>
    </w:p>
    <w:p w:rsidR="00000000" w:rsidDel="00000000" w:rsidP="00000000" w:rsidRDefault="00000000" w:rsidRPr="00000000" w14:paraId="00000EF4">
      <w:pPr>
        <w:rPr/>
      </w:pPr>
      <w:r w:rsidDel="00000000" w:rsidR="00000000" w:rsidRPr="00000000">
        <w:rPr>
          <w:rFonts w:ascii="Arial Unicode MS" w:cs="Arial Unicode MS" w:eastAsia="Arial Unicode MS" w:hAnsi="Arial Unicode MS"/>
          <w:rtl w:val="0"/>
        </w:rPr>
        <w:t xml:space="preserve">LINEの「テンプレート機能」を活用し、メッセージ内でアンケートを実施しています。ボタンタップ時の「動作」設定にてアクションを実行し、ラベル付与やシナリオ遷移を自動化して、回答内容に応じた配信の出し分けを実現しました。</w:t>
      </w:r>
    </w:p>
    <w:p w:rsidR="00000000" w:rsidDel="00000000" w:rsidP="00000000" w:rsidRDefault="00000000" w:rsidRPr="00000000" w14:paraId="00000EF5">
      <w:pPr>
        <w:rPr/>
      </w:pPr>
      <w:r w:rsidDel="00000000" w:rsidR="00000000" w:rsidRPr="00000000">
        <w:rPr>
          <w:rtl w:val="0"/>
        </w:rPr>
      </w:r>
    </w:p>
    <w:p w:rsidR="00000000" w:rsidDel="00000000" w:rsidP="00000000" w:rsidRDefault="00000000" w:rsidRPr="00000000" w14:paraId="00000EF6">
      <w:pPr>
        <w:rPr>
          <w:b w:val="1"/>
          <w:bCs w:val="1"/>
        </w:rPr>
      </w:pPr>
      <w:r w:rsidDel="00000000" w:rsidR="00000000" w:rsidRPr="00000000">
        <w:rPr>
          <w:rFonts w:ascii="Arial Unicode MS" w:cs="Arial Unicode MS" w:eastAsia="Arial Unicode MS" w:hAnsi="Arial Unicode MS"/>
          <w:b w:val="1"/>
          <w:bCs w:val="1"/>
          <w:rtl w:val="0"/>
        </w:rPr>
        <w:t xml:space="preserve">【動画連動アクション設定】視聴状況によるセグメント</w:t>
      </w:r>
    </w:p>
    <w:p w:rsidR="00000000" w:rsidDel="00000000" w:rsidP="00000000" w:rsidRDefault="00000000" w:rsidRPr="00000000" w14:paraId="00000EF7">
      <w:pPr>
        <w:rPr/>
      </w:pPr>
      <w:r w:rsidDel="00000000" w:rsidR="00000000" w:rsidRPr="00000000">
        <w:rPr>
          <w:rFonts w:ascii="Arial Unicode MS" w:cs="Arial Unicode MS" w:eastAsia="Arial Unicode MS" w:hAnsi="Arial Unicode MS"/>
          <w:rtl w:val="0"/>
        </w:rPr>
        <w:t xml:space="preserve">自動ウェビナーにて「動画連動アクション設定」を活用しています。「視聴してほしい箇所まで視聴しているかどうか」を基準にラベルを付与し、その後のシナリオを分岐させることで、視聴状況に合わせた最適なフォローアップを自動化しました。</w:t>
      </w:r>
    </w:p>
    <w:p w:rsidR="00000000" w:rsidDel="00000000" w:rsidP="00000000" w:rsidRDefault="00000000" w:rsidRPr="00000000" w14:paraId="00000EF8">
      <w:pPr>
        <w:pStyle w:val="Heading4"/>
        <w:rPr/>
      </w:pPr>
      <w:bookmarkStart w:colFirst="0" w:colLast="0" w:name="_57qfkjrnpush" w:id="523"/>
      <w:bookmarkEnd w:id="523"/>
      <w:r w:rsidDel="00000000" w:rsidR="00000000" w:rsidRPr="00000000">
        <w:rPr>
          <w:rFonts w:ascii="Arial Unicode MS" w:cs="Arial Unicode MS" w:eastAsia="Arial Unicode MS" w:hAnsi="Arial Unicode MS"/>
          <w:rtl w:val="0"/>
        </w:rPr>
        <w:t xml:space="preserve">施策の背景にある戦略・意図</w:t>
      </w:r>
    </w:p>
    <w:p w:rsidR="00000000" w:rsidDel="00000000" w:rsidP="00000000" w:rsidRDefault="00000000" w:rsidRPr="00000000" w14:paraId="00000EF9">
      <w:pPr>
        <w:rPr/>
      </w:pPr>
      <w:r w:rsidDel="00000000" w:rsidR="00000000" w:rsidRPr="00000000">
        <w:rPr>
          <w:rFonts w:ascii="Arial Unicode MS" w:cs="Arial Unicode MS" w:eastAsia="Arial Unicode MS" w:hAnsi="Arial Unicode MS"/>
          <w:rtl w:val="0"/>
        </w:rPr>
        <w:t xml:space="preserve">一過性の「一発屋施策」を行っていても、ビジネスの資産として積み上がっていきません。</w:t>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rFonts w:ascii="Arial Unicode MS" w:cs="Arial Unicode MS" w:eastAsia="Arial Unicode MS" w:hAnsi="Arial Unicode MS"/>
          <w:rtl w:val="0"/>
        </w:rPr>
        <w:t xml:space="preserve">そのため、なるべくメールやLINE登録者との「距離を縮める」ことができる施策に注力すべきだと考えました。一方的な配信で終わらせるのではなく、顧客との結びつきを強めることで、ビジネスの「資産」として積み上がるような関係構築を目指しました。</w:t>
      </w:r>
    </w:p>
    <w:p w:rsidR="00000000" w:rsidDel="00000000" w:rsidP="00000000" w:rsidRDefault="00000000" w:rsidRPr="00000000" w14:paraId="00000EFC">
      <w:pPr>
        <w:pStyle w:val="Heading4"/>
        <w:rPr/>
      </w:pPr>
      <w:bookmarkStart w:colFirst="0" w:colLast="0" w:name="_3iv4snju9ht9" w:id="524"/>
      <w:bookmarkEnd w:id="524"/>
      <w:r w:rsidDel="00000000" w:rsidR="00000000" w:rsidRPr="00000000">
        <w:rPr>
          <w:rFonts w:ascii="Arial Unicode MS" w:cs="Arial Unicode MS" w:eastAsia="Arial Unicode MS" w:hAnsi="Arial Unicode MS"/>
          <w:rtl w:val="0"/>
        </w:rPr>
        <w:t xml:space="preserve">施策を成功させるための「コツ・工夫」</w:t>
      </w:r>
    </w:p>
    <w:p w:rsidR="00000000" w:rsidDel="00000000" w:rsidP="00000000" w:rsidRDefault="00000000" w:rsidRPr="00000000" w14:paraId="00000EFD">
      <w:pPr>
        <w:rPr/>
      </w:pPr>
      <w:r w:rsidDel="00000000" w:rsidR="00000000" w:rsidRPr="00000000">
        <w:rPr>
          <w:rFonts w:ascii="Arial Unicode MS" w:cs="Arial Unicode MS" w:eastAsia="Arial Unicode MS" w:hAnsi="Arial Unicode MS"/>
          <w:rtl w:val="0"/>
        </w:rPr>
        <w:t xml:space="preserve">施策を成功させるポイントは、「分析」と「可視化」です。</w:t>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rPr/>
      </w:pPr>
      <w:r w:rsidDel="00000000" w:rsidR="00000000" w:rsidRPr="00000000">
        <w:rPr>
          <w:rFonts w:ascii="Arial Unicode MS" w:cs="Arial Unicode MS" w:eastAsia="Arial Unicode MS" w:hAnsi="Arial Unicode MS"/>
          <w:rtl w:val="0"/>
        </w:rPr>
        <w:t xml:space="preserve">単にメッセージを配信して終わりにするのではなく、「いつ、誰に、どのような内容を、メールとLINEのどちらで配信すると反応が得られるか」を分析し、可視化するようにしています。</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Fonts w:ascii="Arial Unicode MS" w:cs="Arial Unicode MS" w:eastAsia="Arial Unicode MS" w:hAnsi="Arial Unicode MS"/>
          <w:rtl w:val="0"/>
        </w:rPr>
        <w:t xml:space="preserve">また、動画についても「いつ見られるのか」「いつ見たユーザーのコンバージョン（成約）が多かったか」など、数値の裏側まで分析することを心がけています。</w:t>
      </w:r>
    </w:p>
    <w:p w:rsidR="00000000" w:rsidDel="00000000" w:rsidP="00000000" w:rsidRDefault="00000000" w:rsidRPr="00000000" w14:paraId="00000F02">
      <w:pPr>
        <w:pStyle w:val="Heading3"/>
        <w:rPr/>
      </w:pPr>
      <w:bookmarkStart w:colFirst="0" w:colLast="0" w:name="_bmzau2v7h240" w:id="525"/>
      <w:bookmarkEnd w:id="525"/>
      <w:r w:rsidDel="00000000" w:rsidR="00000000" w:rsidRPr="00000000">
        <w:rPr>
          <w:rFonts w:ascii="Arial Unicode MS" w:cs="Arial Unicode MS" w:eastAsia="Arial Unicode MS" w:hAnsi="Arial Unicode MS"/>
          <w:rtl w:val="0"/>
        </w:rPr>
        <w:t xml:space="preserve">導入後の成果と変化</w:t>
      </w:r>
    </w:p>
    <w:p w:rsidR="00000000" w:rsidDel="00000000" w:rsidP="00000000" w:rsidRDefault="00000000" w:rsidRPr="00000000" w14:paraId="00000F03">
      <w:pPr>
        <w:pStyle w:val="Heading4"/>
        <w:rPr/>
      </w:pPr>
      <w:bookmarkStart w:colFirst="0" w:colLast="0" w:name="_55ux9t7w48au" w:id="526"/>
      <w:bookmarkEnd w:id="526"/>
      <w:r w:rsidDel="00000000" w:rsidR="00000000" w:rsidRPr="00000000">
        <w:rPr>
          <w:rFonts w:ascii="Arial Unicode MS" w:cs="Arial Unicode MS" w:eastAsia="Arial Unicode MS" w:hAnsi="Arial Unicode MS"/>
          <w:rtl w:val="0"/>
        </w:rPr>
        <w:t xml:space="preserve">具体的な成果</w:t>
      </w:r>
    </w:p>
    <w:p w:rsidR="00000000" w:rsidDel="00000000" w:rsidP="00000000" w:rsidRDefault="00000000" w:rsidRPr="00000000" w14:paraId="00000F04">
      <w:pPr>
        <w:rPr/>
      </w:pPr>
      <w:r w:rsidDel="00000000" w:rsidR="00000000" w:rsidRPr="00000000">
        <w:rPr>
          <w:rFonts w:ascii="Arial Unicode MS" w:cs="Arial Unicode MS" w:eastAsia="Arial Unicode MS" w:hAnsi="Arial Unicode MS"/>
          <w:rtl w:val="0"/>
        </w:rPr>
        <w:t xml:space="preserve">セミナーの自動化と緻密なデータ分析を実践した結果、以下の成果が得られました。</w:t>
      </w:r>
    </w:p>
    <w:p w:rsidR="00000000" w:rsidDel="00000000" w:rsidP="00000000" w:rsidRDefault="00000000" w:rsidRPr="00000000" w14:paraId="00000F05">
      <w:pPr>
        <w:rPr/>
      </w:pPr>
      <w:r w:rsidDel="00000000" w:rsidR="00000000" w:rsidRPr="00000000">
        <w:rPr>
          <w:rtl w:val="0"/>
        </w:rPr>
      </w:r>
    </w:p>
    <w:p w:rsidR="00000000" w:rsidDel="00000000" w:rsidP="00000000" w:rsidRDefault="00000000" w:rsidRPr="00000000" w14:paraId="00000F06">
      <w:pPr>
        <w:numPr>
          <w:ilvl w:val="0"/>
          <w:numId w:val="1"/>
        </w:numPr>
        <w:ind w:left="720" w:hanging="360"/>
      </w:pPr>
      <w:r w:rsidDel="00000000" w:rsidR="00000000" w:rsidRPr="00000000">
        <w:rPr>
          <w:rFonts w:ascii="Arial Unicode MS" w:cs="Arial Unicode MS" w:eastAsia="Arial Unicode MS" w:hAnsi="Arial Unicode MS"/>
          <w:rtl w:val="0"/>
        </w:rPr>
        <w:t xml:space="preserve">反応率：約2倍</w:t>
      </w:r>
    </w:p>
    <w:p w:rsidR="00000000" w:rsidDel="00000000" w:rsidP="00000000" w:rsidRDefault="00000000" w:rsidRPr="00000000" w14:paraId="00000F07">
      <w:pPr>
        <w:numPr>
          <w:ilvl w:val="0"/>
          <w:numId w:val="1"/>
        </w:numPr>
        <w:ind w:left="720" w:hanging="360"/>
      </w:pPr>
      <w:r w:rsidDel="00000000" w:rsidR="00000000" w:rsidRPr="00000000">
        <w:rPr>
          <w:rFonts w:ascii="Arial Unicode MS" w:cs="Arial Unicode MS" w:eastAsia="Arial Unicode MS" w:hAnsi="Arial Unicode MS"/>
          <w:rtl w:val="0"/>
        </w:rPr>
        <w:t xml:space="preserve">セミナー運営：リアル開催 → 完全自動化（自動ウェビナー）</w:t>
      </w:r>
    </w:p>
    <w:p w:rsidR="00000000" w:rsidDel="00000000" w:rsidP="00000000" w:rsidRDefault="00000000" w:rsidRPr="00000000" w14:paraId="00000F08">
      <w:pPr>
        <w:numPr>
          <w:ilvl w:val="0"/>
          <w:numId w:val="1"/>
        </w:numPr>
        <w:ind w:left="720" w:hanging="360"/>
      </w:pPr>
      <w:r w:rsidDel="00000000" w:rsidR="00000000" w:rsidRPr="00000000">
        <w:rPr>
          <w:rFonts w:ascii="Arial Unicode MS" w:cs="Arial Unicode MS" w:eastAsia="Arial Unicode MS" w:hAnsi="Arial Unicode MS"/>
          <w:rtl w:val="0"/>
        </w:rPr>
        <w:t xml:space="preserve">事業拡大：オンラインコースの販売開始、チーム化（メンバー増）</w:t>
      </w:r>
    </w:p>
    <w:p w:rsidR="00000000" w:rsidDel="00000000" w:rsidP="00000000" w:rsidRDefault="00000000" w:rsidRPr="00000000" w14:paraId="00000F09">
      <w:pPr>
        <w:pStyle w:val="Heading4"/>
        <w:rPr/>
      </w:pPr>
      <w:bookmarkStart w:colFirst="0" w:colLast="0" w:name="_uuitfztq961j" w:id="527"/>
      <w:bookmarkEnd w:id="527"/>
      <w:r w:rsidDel="00000000" w:rsidR="00000000" w:rsidRPr="00000000">
        <w:rPr>
          <w:rFonts w:ascii="Arial Unicode MS" w:cs="Arial Unicode MS" w:eastAsia="Arial Unicode MS" w:hAnsi="Arial Unicode MS"/>
          <w:rtl w:val="0"/>
        </w:rPr>
        <w:t xml:space="preserve">実感できた変化</w:t>
      </w:r>
    </w:p>
    <w:p w:rsidR="00000000" w:rsidDel="00000000" w:rsidP="00000000" w:rsidRDefault="00000000" w:rsidRPr="00000000" w14:paraId="00000F0A">
      <w:pPr>
        <w:rPr/>
      </w:pPr>
      <w:r w:rsidDel="00000000" w:rsidR="00000000" w:rsidRPr="00000000">
        <w:rPr>
          <w:rFonts w:ascii="Arial Unicode MS" w:cs="Arial Unicode MS" w:eastAsia="Arial Unicode MS" w:hAnsi="Arial Unicode MS"/>
          <w:rtl w:val="0"/>
        </w:rPr>
        <w:t xml:space="preserve">最初は一人で事業を行っていましたが、現在では動画マーケティング、LPデザイン、講師、システム開発など、協力してくれる仲間が増えました。</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Fonts w:ascii="Arial Unicode MS" w:cs="Arial Unicode MS" w:eastAsia="Arial Unicode MS" w:hAnsi="Arial Unicode MS"/>
          <w:rtl w:val="0"/>
        </w:rPr>
        <w:t xml:space="preserve">毎回のUTAGE主催の作業会や懇親会で、そのメンバーと会うことも楽しみの一つになっています。</w:t>
      </w:r>
    </w:p>
    <w:p w:rsidR="00000000" w:rsidDel="00000000" w:rsidP="00000000" w:rsidRDefault="00000000" w:rsidRPr="00000000" w14:paraId="00000F0D">
      <w:pPr>
        <w:pStyle w:val="Heading4"/>
        <w:rPr/>
      </w:pPr>
      <w:bookmarkStart w:colFirst="0" w:colLast="0" w:name="_lc9h9ysr14vq" w:id="528"/>
      <w:bookmarkEnd w:id="528"/>
      <w:r w:rsidDel="00000000" w:rsidR="00000000" w:rsidRPr="00000000">
        <w:rPr>
          <w:rFonts w:ascii="Arial Unicode MS" w:cs="Arial Unicode MS" w:eastAsia="Arial Unicode MS" w:hAnsi="Arial Unicode MS"/>
          <w:rtl w:val="0"/>
        </w:rPr>
        <w:t xml:space="preserve">今後の事業展望</w:t>
      </w:r>
    </w:p>
    <w:p w:rsidR="00000000" w:rsidDel="00000000" w:rsidP="00000000" w:rsidRDefault="00000000" w:rsidRPr="00000000" w14:paraId="00000F0E">
      <w:pPr>
        <w:rPr/>
      </w:pPr>
      <w:r w:rsidDel="00000000" w:rsidR="00000000" w:rsidRPr="00000000">
        <w:rPr>
          <w:rFonts w:ascii="Arial Unicode MS" w:cs="Arial Unicode MS" w:eastAsia="Arial Unicode MS" w:hAnsi="Arial Unicode MS"/>
          <w:rtl w:val="0"/>
        </w:rPr>
        <w:t xml:space="preserve">時代の移り変わりが早いため、常に市場を俯瞰・可視化し、これまで実践してきた施策を継続していきます。</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Fonts w:ascii="Arial Unicode MS" w:cs="Arial Unicode MS" w:eastAsia="Arial Unicode MS" w:hAnsi="Arial Unicode MS"/>
          <w:rtl w:val="0"/>
        </w:rPr>
        <w:t xml:space="preserve">また、AIの台頭でコンテンツの価値が下がりつつある今だからこそ、「選ばれるコンテンツ」を磨いていきたいと考えています。</w:t>
      </w:r>
    </w:p>
    <w:p w:rsidR="00000000" w:rsidDel="00000000" w:rsidP="00000000" w:rsidRDefault="00000000" w:rsidRPr="00000000" w14:paraId="00000F11">
      <w:pPr>
        <w:pStyle w:val="Heading3"/>
        <w:rPr/>
      </w:pPr>
      <w:bookmarkStart w:colFirst="0" w:colLast="0" w:name="_ad8ice4f5b04" w:id="529"/>
      <w:bookmarkEnd w:id="529"/>
      <w:r w:rsidDel="00000000" w:rsidR="00000000" w:rsidRPr="00000000">
        <w:rPr>
          <w:rFonts w:ascii="Arial Unicode MS" w:cs="Arial Unicode MS" w:eastAsia="Arial Unicode MS" w:hAnsi="Arial Unicode MS"/>
          <w:rtl w:val="0"/>
        </w:rPr>
        <w:t xml:space="preserve">UTAGEユーザーへのメッセージ</w:t>
      </w:r>
    </w:p>
    <w:p w:rsidR="00000000" w:rsidDel="00000000" w:rsidP="00000000" w:rsidRDefault="00000000" w:rsidRPr="00000000" w14:paraId="00000F12">
      <w:pPr>
        <w:rPr/>
      </w:pPr>
      <w:r w:rsidDel="00000000" w:rsidR="00000000" w:rsidRPr="00000000">
        <w:rPr>
          <w:rFonts w:ascii="Arial Unicode MS" w:cs="Arial Unicode MS" w:eastAsia="Arial Unicode MS" w:hAnsi="Arial Unicode MS"/>
          <w:rtl w:val="0"/>
        </w:rPr>
        <w:t xml:space="preserve">UTAGEシステムは、事業の資産になります。</w:t>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Fonts w:ascii="Arial Unicode MS" w:cs="Arial Unicode MS" w:eastAsia="Arial Unicode MS" w:hAnsi="Arial Unicode MS"/>
          <w:rtl w:val="0"/>
        </w:rPr>
        <w:t xml:space="preserve">「UTAGEを活用して成果が出なかった」という声をよく耳にしますが、安心してください。ただその施策が当たらなかっただけです。</w:t>
      </w:r>
    </w:p>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rPr/>
      </w:pPr>
      <w:r w:rsidDel="00000000" w:rsidR="00000000" w:rsidRPr="00000000">
        <w:rPr>
          <w:rFonts w:ascii="Arial Unicode MS" w:cs="Arial Unicode MS" w:eastAsia="Arial Unicode MS" w:hAnsi="Arial Unicode MS"/>
          <w:rtl w:val="0"/>
        </w:rPr>
        <w:t xml:space="preserve">成果が出るまで諦めず、しっかりとリサーチと分析をしていけば資産になります。共に頑張っていきましょう。</w:t>
      </w:r>
    </w:p>
    <w:p w:rsidR="00000000" w:rsidDel="00000000" w:rsidP="00000000" w:rsidRDefault="00000000" w:rsidRPr="00000000" w14:paraId="00000F17">
      <w:pPr>
        <w:pStyle w:val="Heading3"/>
        <w:rPr/>
      </w:pPr>
      <w:bookmarkStart w:colFirst="0" w:colLast="0" w:name="_jjdkz3x5cz74" w:id="530"/>
      <w:bookmarkEnd w:id="530"/>
      <w:r w:rsidDel="00000000" w:rsidR="00000000" w:rsidRPr="00000000">
        <w:rPr>
          <w:rFonts w:ascii="Arial Unicode MS" w:cs="Arial Unicode MS" w:eastAsia="Arial Unicode MS" w:hAnsi="Arial Unicode MS"/>
          <w:rtl w:val="0"/>
        </w:rPr>
        <w:t xml:space="preserve">UTAGE運営者コメント</w:t>
      </w:r>
    </w:p>
    <w:p w:rsidR="00000000" w:rsidDel="00000000" w:rsidP="00000000" w:rsidRDefault="00000000" w:rsidRPr="00000000" w14:paraId="00000F18">
      <w:pPr>
        <w:rPr/>
      </w:pPr>
      <w:r w:rsidDel="00000000" w:rsidR="00000000" w:rsidRPr="00000000">
        <w:rPr>
          <w:rFonts w:ascii="Arial Unicode MS" w:cs="Arial Unicode MS" w:eastAsia="Arial Unicode MS" w:hAnsi="Arial Unicode MS"/>
          <w:rtl w:val="0"/>
        </w:rPr>
        <w:t xml:space="preserve">一方的に「メッセージを配信して終わり」にせず、分析と改善を繰り返すことで反応率を2倍に高めた灘本様の事例は、成果を出すための非常に理にかなったアプローチです。</w:t>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Fonts w:ascii="Arial Unicode MS" w:cs="Arial Unicode MS" w:eastAsia="Arial Unicode MS" w:hAnsi="Arial Unicode MS"/>
          <w:rtl w:val="0"/>
        </w:rPr>
        <w:t xml:space="preserve">UTAGEは多機能なツールですが、導入するだけで成果が出る魔法の杖ではありません。しかし、灘本様のように「どのメッセージが読まれているか」「動画のどこで離脱しているか」といったデータと向き合い、仮説と検証（PDCA）を繰り返すことで、強力な武器となります。</w:t>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Fonts w:ascii="Arial Unicode MS" w:cs="Arial Unicode MS" w:eastAsia="Arial Unicode MS" w:hAnsi="Arial Unicode MS"/>
          <w:rtl w:val="0"/>
        </w:rPr>
        <w:t xml:space="preserve">特に参考にしたいのが、「アンケート分岐」と「動画連動アクション」の組み合わせです。</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Fonts w:ascii="Arial Unicode MS" w:cs="Arial Unicode MS" w:eastAsia="Arial Unicode MS" w:hAnsi="Arial Unicode MS"/>
          <w:rtl w:val="0"/>
        </w:rPr>
        <w:t xml:space="preserve">まずアンケートでは、「LINEテンプレート機能」が活用されています。これは、メッセージ内に設置したアンケート（ボタンなど）をタップしてもらうことで、ワンタップで回答が完了する機能です。その際に、「動作」設定で「テンプレートを送る」を選択することで、ユーザーとの対話を止めずに、回答内容に応じて次のテンプレート（アンケート）を自動で配信できます。それと同時にラベルも付与できるため、属性分けまで一括で実行可能です。</w:t>
      </w:r>
    </w:p>
    <w:p w:rsidR="00000000" w:rsidDel="00000000" w:rsidP="00000000" w:rsidRDefault="00000000" w:rsidRPr="00000000" w14:paraId="00000F1F">
      <w:pPr>
        <w:rPr/>
      </w:pPr>
      <w:r w:rsidDel="00000000" w:rsidR="00000000" w:rsidRPr="00000000">
        <w:rPr>
          <w:rtl w:val="0"/>
        </w:rPr>
      </w:r>
    </w:p>
    <w:p w:rsidR="00000000" w:rsidDel="00000000" w:rsidP="00000000" w:rsidRDefault="00000000" w:rsidRPr="00000000" w14:paraId="00000F20">
      <w:pPr>
        <w:rPr/>
      </w:pPr>
      <w:r w:rsidDel="00000000" w:rsidR="00000000" w:rsidRPr="00000000">
        <w:rPr>
          <w:rFonts w:ascii="Arial Unicode MS" w:cs="Arial Unicode MS" w:eastAsia="Arial Unicode MS" w:hAnsi="Arial Unicode MS"/>
          <w:rtl w:val="0"/>
        </w:rPr>
        <w:t xml:space="preserve">さらに、自動ウェビナーに「動画連動アクション」を設定されています。これは視聴者が特定のポイントまで到達したタイミングで、「ラベル付与」や「シナリオ遷移」などのアクションを自動実行できる機能です。</w:t>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Fonts w:ascii="Arial Unicode MS" w:cs="Arial Unicode MS" w:eastAsia="Arial Unicode MS" w:hAnsi="Arial Unicode MS"/>
          <w:rtl w:val="0"/>
        </w:rPr>
        <w:t xml:space="preserve">この2つを組み合わせることで、アンケートで「興味関心」を、動画連動アクションで「実際の熱量」を把握し、それぞれに最適なメッセージを出し分けています。「顧客一人ひとりに合わせたアプローチ」の自動化こそが、反応率2倍という成果の要因ではないでしょうか。</w:t>
      </w:r>
    </w:p>
    <w:p w:rsidR="00000000" w:rsidDel="00000000" w:rsidP="00000000" w:rsidRDefault="00000000" w:rsidRPr="00000000" w14:paraId="00000F23">
      <w:pPr>
        <w:rPr/>
      </w:pPr>
      <w:r w:rsidDel="00000000" w:rsidR="00000000" w:rsidRPr="00000000">
        <w:rPr>
          <w:rtl w:val="0"/>
        </w:rPr>
      </w:r>
    </w:p>
    <w:p w:rsidR="00000000" w:rsidDel="00000000" w:rsidP="00000000" w:rsidRDefault="00000000" w:rsidRPr="00000000" w14:paraId="00000F24">
      <w:pPr>
        <w:rPr/>
      </w:pPr>
      <w:r w:rsidDel="00000000" w:rsidR="00000000" w:rsidRPr="00000000">
        <w:rPr>
          <w:rFonts w:ascii="Arial Unicode MS" w:cs="Arial Unicode MS" w:eastAsia="Arial Unicode MS" w:hAnsi="Arial Unicode MS"/>
          <w:rtl w:val="0"/>
        </w:rPr>
        <w:t xml:space="preserve">また、自動化により空いたリソースで仲間を増やし、事業の幅を広げられている点も素晴らしいです。「システムを資産にする」という言葉通り、UTAGEを使いこなして事業をスケールさせている好事例でした。</w:t>
      </w:r>
    </w:p>
    <w:p w:rsidR="00000000" w:rsidDel="00000000" w:rsidP="00000000" w:rsidRDefault="00000000" w:rsidRPr="00000000" w14:paraId="00000F25">
      <w:pPr>
        <w:pStyle w:val="Heading4"/>
        <w:rPr/>
      </w:pPr>
      <w:bookmarkStart w:colFirst="0" w:colLast="0" w:name="_2vee483571xm" w:id="531"/>
      <w:bookmarkEnd w:id="531"/>
      <w:r w:rsidDel="00000000" w:rsidR="00000000" w:rsidRPr="00000000">
        <w:rPr>
          <w:rFonts w:ascii="Arial Unicode MS" w:cs="Arial Unicode MS" w:eastAsia="Arial Unicode MS" w:hAnsi="Arial Unicode MS"/>
          <w:rtl w:val="0"/>
        </w:rPr>
        <w:t xml:space="preserve">明日からできる3つのアクション</w:t>
      </w:r>
    </w:p>
    <w:p w:rsidR="00000000" w:rsidDel="00000000" w:rsidP="00000000" w:rsidRDefault="00000000" w:rsidRPr="00000000" w14:paraId="00000F26">
      <w:pPr>
        <w:rPr/>
      </w:pPr>
      <w:r w:rsidDel="00000000" w:rsidR="00000000" w:rsidRPr="00000000">
        <w:rPr>
          <w:rFonts w:ascii="Arial Unicode MS" w:cs="Arial Unicode MS" w:eastAsia="Arial Unicode MS" w:hAnsi="Arial Unicode MS"/>
          <w:rtl w:val="0"/>
        </w:rPr>
        <w:t xml:space="preserve">以下の3つの中から、今のあなたにできそうなものを1つ選んで実践してみてください。</w:t>
      </w:r>
    </w:p>
    <w:p w:rsidR="00000000" w:rsidDel="00000000" w:rsidP="00000000" w:rsidRDefault="00000000" w:rsidRPr="00000000" w14:paraId="00000F27">
      <w:pPr>
        <w:rPr/>
      </w:pPr>
      <w:r w:rsidDel="00000000" w:rsidR="00000000" w:rsidRPr="00000000">
        <w:rPr>
          <w:rtl w:val="0"/>
        </w:rPr>
      </w:r>
    </w:p>
    <w:p w:rsidR="00000000" w:rsidDel="00000000" w:rsidP="00000000" w:rsidRDefault="00000000" w:rsidRPr="00000000" w14:paraId="00000F28">
      <w:pPr>
        <w:numPr>
          <w:ilvl w:val="0"/>
          <w:numId w:val="74"/>
        </w:numPr>
        <w:ind w:left="720" w:hanging="360"/>
        <w:rPr>
          <w:u w:val="none"/>
        </w:rPr>
      </w:pPr>
      <w:r w:rsidDel="00000000" w:rsidR="00000000" w:rsidRPr="00000000">
        <w:rPr>
          <w:rFonts w:ascii="Arial Unicode MS" w:cs="Arial Unicode MS" w:eastAsia="Arial Unicode MS" w:hAnsi="Arial Unicode MS"/>
          <w:b w:val="1"/>
          <w:bCs w:val="1"/>
          <w:rtl w:val="0"/>
        </w:rPr>
        <w:t xml:space="preserve">【現状の可視化】配信反応率の確認</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ステップ配信を実施しているシナリオを選択し、「送信済 &gt; ステップ」を開く。ここから各通ごとの開封率やクリック率を確認し、反応が良い件名やメッセージ内容などの傾向を分析してみる。</w:t>
      </w:r>
    </w:p>
    <w:p w:rsidR="00000000" w:rsidDel="00000000" w:rsidP="00000000" w:rsidRDefault="00000000" w:rsidRPr="00000000" w14:paraId="00000F29">
      <w:pPr>
        <w:ind w:left="720" w:firstLine="0"/>
        <w:rPr/>
      </w:pPr>
      <w:r w:rsidDel="00000000" w:rsidR="00000000" w:rsidRPr="00000000">
        <w:rPr>
          <w:rtl w:val="0"/>
        </w:rPr>
      </w:r>
    </w:p>
    <w:p w:rsidR="00000000" w:rsidDel="00000000" w:rsidP="00000000" w:rsidRDefault="00000000" w:rsidRPr="00000000" w14:paraId="00000F2A">
      <w:pPr>
        <w:numPr>
          <w:ilvl w:val="0"/>
          <w:numId w:val="74"/>
        </w:numPr>
        <w:ind w:left="720" w:hanging="360"/>
        <w:rPr>
          <w:u w:val="none"/>
        </w:rPr>
      </w:pPr>
      <w:r w:rsidDel="00000000" w:rsidR="00000000" w:rsidRPr="00000000">
        <w:rPr>
          <w:rFonts w:ascii="Arial Unicode MS" w:cs="Arial Unicode MS" w:eastAsia="Arial Unicode MS" w:hAnsi="Arial Unicode MS"/>
          <w:b w:val="1"/>
          <w:bCs w:val="1"/>
          <w:rtl w:val="0"/>
        </w:rPr>
        <w:t xml:space="preserve">【顧客理解の深化】LINEアンケートの導入</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登録直後のステップ配信で、LINEを使って簡単なアンケート（ボタン形式）を実施し、回答結果によって次に送るメッセージやシナリオを分岐させてみる。</w:t>
      </w:r>
    </w:p>
    <w:p w:rsidR="00000000" w:rsidDel="00000000" w:rsidP="00000000" w:rsidRDefault="00000000" w:rsidRPr="00000000" w14:paraId="00000F2B">
      <w:pPr>
        <w:ind w:left="720" w:firstLine="0"/>
        <w:rPr/>
      </w:pPr>
      <w:r w:rsidDel="00000000" w:rsidR="00000000" w:rsidRPr="00000000">
        <w:rPr>
          <w:rtl w:val="0"/>
        </w:rPr>
      </w:r>
    </w:p>
    <w:p w:rsidR="00000000" w:rsidDel="00000000" w:rsidP="00000000" w:rsidRDefault="00000000" w:rsidRPr="00000000" w14:paraId="00000F2C">
      <w:pPr>
        <w:numPr>
          <w:ilvl w:val="0"/>
          <w:numId w:val="74"/>
        </w:numPr>
        <w:ind w:left="720" w:hanging="360"/>
        <w:rPr>
          <w:u w:val="none"/>
        </w:rPr>
      </w:pPr>
      <w:r w:rsidDel="00000000" w:rsidR="00000000" w:rsidRPr="00000000">
        <w:rPr>
          <w:rFonts w:ascii="Arial Unicode MS" w:cs="Arial Unicode MS" w:eastAsia="Arial Unicode MS" w:hAnsi="Arial Unicode MS"/>
          <w:b w:val="1"/>
          <w:bCs w:val="1"/>
          <w:rtl w:val="0"/>
        </w:rPr>
        <w:t xml:space="preserve">【取りこぼし防止】動画視聴データの活用</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自動ウェビナーの「動画連動アクション」設定を活用する。商品のオファー（セールス）が始まるタイミングで「オファー到達ラベル」が付与されるように設定し、「オファーを見た人」と「まだ見ていない人」で、その後のリマインド内容を出し分けてみる。</w:t>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br w:type="page"/>
      </w:r>
      <w:r w:rsidDel="00000000" w:rsidR="00000000" w:rsidRPr="00000000">
        <w:rPr>
          <w:rtl w:val="0"/>
        </w:rPr>
      </w:r>
    </w:p>
    <w:p w:rsidR="00000000" w:rsidDel="00000000" w:rsidP="00000000" w:rsidRDefault="00000000" w:rsidRPr="00000000" w14:paraId="00000F30">
      <w:pPr>
        <w:pStyle w:val="Heading1"/>
        <w:rPr/>
      </w:pPr>
      <w:bookmarkStart w:colFirst="0" w:colLast="0" w:name="_9ym6w4po78rw" w:id="532"/>
      <w:bookmarkEnd w:id="532"/>
      <w:r w:rsidDel="00000000" w:rsidR="00000000" w:rsidRPr="00000000">
        <w:rPr>
          <w:rFonts w:ascii="Arial Unicode MS" w:cs="Arial Unicode MS" w:eastAsia="Arial Unicode MS" w:hAnsi="Arial Unicode MS"/>
          <w:rtl w:val="0"/>
        </w:rPr>
        <w:t xml:space="preserve">りんちゃん 様</w:t>
      </w:r>
    </w:p>
    <w:p w:rsidR="00000000" w:rsidDel="00000000" w:rsidP="00000000" w:rsidRDefault="00000000" w:rsidRPr="00000000" w14:paraId="00000F31">
      <w:pPr>
        <w:rPr/>
      </w:pPr>
      <w:r w:rsidDel="00000000" w:rsidR="00000000" w:rsidRPr="00000000">
        <w:rPr>
          <w:rFonts w:ascii="Arial Unicode MS" w:cs="Arial Unicode MS" w:eastAsia="Arial Unicode MS" w:hAnsi="Arial Unicode MS"/>
          <w:rtl w:val="0"/>
        </w:rPr>
        <w:t xml:space="preserve">（ママ起業家プロデューサー / 講座・スクール運営）</w:t>
      </w:r>
    </w:p>
    <w:p w:rsidR="00000000" w:rsidDel="00000000" w:rsidP="00000000" w:rsidRDefault="00000000" w:rsidRPr="00000000" w14:paraId="00000F32">
      <w:pPr>
        <w:pStyle w:val="Heading2"/>
        <w:rPr/>
      </w:pPr>
      <w:bookmarkStart w:colFirst="0" w:colLast="0" w:name="_vvfxlkvnfq78" w:id="533"/>
      <w:bookmarkEnd w:id="533"/>
      <w:r w:rsidDel="00000000" w:rsidR="00000000" w:rsidRPr="00000000">
        <w:rPr>
          <w:rFonts w:ascii="Arial Unicode MS" w:cs="Arial Unicode MS" w:eastAsia="Arial Unicode MS" w:hAnsi="Arial Unicode MS"/>
          <w:rtl w:val="0"/>
        </w:rPr>
        <w:t xml:space="preserve">手動対応を手放して</w:t>
        <w:br w:type="textWrapping"/>
        <w:t xml:space="preserve">LINE経由の「予約率3倍」を実現</w:t>
        <w:br w:type="textWrapping"/>
        <w:t xml:space="preserve">"人の温度"を乗せる自動化で叶えた</w:t>
        <w:br w:type="textWrapping"/>
        <w:t xml:space="preserve">安定収益と家族時間の両立</w:t>
      </w:r>
    </w:p>
    <w:p w:rsidR="00000000" w:rsidDel="00000000" w:rsidP="00000000" w:rsidRDefault="00000000" w:rsidRPr="00000000" w14:paraId="00000F33">
      <w:pPr>
        <w:numPr>
          <w:ilvl w:val="0"/>
          <w:numId w:val="2"/>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LINE登録からの予約率：約3倍</w:t>
      </w:r>
    </w:p>
    <w:p w:rsidR="00000000" w:rsidDel="00000000" w:rsidP="00000000" w:rsidRDefault="00000000" w:rsidRPr="00000000" w14:paraId="00000F34">
      <w:pPr>
        <w:numPr>
          <w:ilvl w:val="0"/>
          <w:numId w:val="2"/>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手動対応：約70%削減</w:t>
      </w:r>
    </w:p>
    <w:p w:rsidR="00000000" w:rsidDel="00000000" w:rsidP="00000000" w:rsidRDefault="00000000" w:rsidRPr="00000000" w14:paraId="00000F35">
      <w:pPr>
        <w:numPr>
          <w:ilvl w:val="0"/>
          <w:numId w:val="2"/>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講座リピート率：約60%</w:t>
      </w:r>
    </w:p>
    <w:p w:rsidR="00000000" w:rsidDel="00000000" w:rsidP="00000000" w:rsidRDefault="00000000" w:rsidRPr="00000000" w14:paraId="00000F36">
      <w:pPr>
        <w:pStyle w:val="Heading3"/>
        <w:rPr/>
      </w:pPr>
      <w:bookmarkStart w:colFirst="0" w:colLast="0" w:name="_dpfqv2xaba2j" w:id="534"/>
      <w:bookmarkEnd w:id="534"/>
      <w:r w:rsidDel="00000000" w:rsidR="00000000" w:rsidRPr="00000000">
        <w:rPr>
          <w:rFonts w:ascii="Arial Unicode MS" w:cs="Arial Unicode MS" w:eastAsia="Arial Unicode MS" w:hAnsi="Arial Unicode MS"/>
          <w:rtl w:val="0"/>
        </w:rPr>
        <w:t xml:space="preserve">この事例のポイント</w:t>
      </w:r>
    </w:p>
    <w:p w:rsidR="00000000" w:rsidDel="00000000" w:rsidP="00000000" w:rsidRDefault="00000000" w:rsidRPr="00000000" w14:paraId="00000F37">
      <w:pPr>
        <w:rPr/>
      </w:pPr>
      <w:r w:rsidDel="00000000" w:rsidR="00000000" w:rsidRPr="00000000">
        <w:rPr>
          <w:rtl w:val="0"/>
        </w:rPr>
      </w:r>
    </w:p>
    <w:p w:rsidR="00000000" w:rsidDel="00000000" w:rsidP="00000000" w:rsidRDefault="00000000" w:rsidRPr="00000000" w14:paraId="00000F38">
      <w:pPr>
        <w:rPr>
          <w:b w:val="1"/>
          <w:bCs w:val="1"/>
        </w:rPr>
      </w:pPr>
      <w:r w:rsidDel="00000000" w:rsidR="00000000" w:rsidRPr="00000000">
        <w:rPr>
          <w:rFonts w:ascii="Arial Unicode MS" w:cs="Arial Unicode MS" w:eastAsia="Arial Unicode MS" w:hAnsi="Arial Unicode MS"/>
          <w:b w:val="1"/>
          <w:bCs w:val="1"/>
          <w:rtl w:val="0"/>
        </w:rPr>
        <w:t xml:space="preserve">「効率」と「売上」を同時に高める"温かい自動化"の作り方</w:t>
      </w:r>
    </w:p>
    <w:p w:rsidR="00000000" w:rsidDel="00000000" w:rsidP="00000000" w:rsidRDefault="00000000" w:rsidRPr="00000000" w14:paraId="00000F39">
      <w:pPr>
        <w:rPr/>
      </w:pPr>
      <w:r w:rsidDel="00000000" w:rsidR="00000000" w:rsidRPr="00000000">
        <w:rPr>
          <w:rtl w:val="0"/>
        </w:rPr>
      </w:r>
    </w:p>
    <w:p w:rsidR="00000000" w:rsidDel="00000000" w:rsidP="00000000" w:rsidRDefault="00000000" w:rsidRPr="00000000" w14:paraId="00000F3A">
      <w:pPr>
        <w:rPr/>
      </w:pPr>
      <w:r w:rsidDel="00000000" w:rsidR="00000000" w:rsidRPr="00000000">
        <w:rPr>
          <w:rFonts w:ascii="Arial Unicode MS" w:cs="Arial Unicode MS" w:eastAsia="Arial Unicode MS" w:hAnsi="Arial Unicode MS"/>
          <w:rtl w:val="0"/>
        </w:rPr>
        <w:t xml:space="preserve">「自動化すると対応が手薄になり、売上が下がってしまうのでは……」と不安に思っていませんか？</w:t>
      </w:r>
    </w:p>
    <w:p w:rsidR="00000000" w:rsidDel="00000000" w:rsidP="00000000" w:rsidRDefault="00000000" w:rsidRPr="00000000" w14:paraId="00000F3B">
      <w:pPr>
        <w:rPr/>
      </w:pPr>
      <w:r w:rsidDel="00000000" w:rsidR="00000000" w:rsidRPr="00000000">
        <w:rPr>
          <w:rtl w:val="0"/>
        </w:rPr>
      </w:r>
    </w:p>
    <w:p w:rsidR="00000000" w:rsidDel="00000000" w:rsidP="00000000" w:rsidRDefault="00000000" w:rsidRPr="00000000" w14:paraId="00000F3C">
      <w:pPr>
        <w:rPr/>
      </w:pPr>
      <w:r w:rsidDel="00000000" w:rsidR="00000000" w:rsidRPr="00000000">
        <w:rPr>
          <w:rFonts w:ascii="Arial Unicode MS" w:cs="Arial Unicode MS" w:eastAsia="Arial Unicode MS" w:hAnsi="Arial Unicode MS"/>
          <w:rtl w:val="0"/>
        </w:rPr>
        <w:t xml:space="preserve">ここでご紹介するのは、手動対応を約70%削減しながらも、予約率を約3倍に伸ばしたりんちゃん様の事例です。</w:t>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rPr/>
      </w:pPr>
      <w:r w:rsidDel="00000000" w:rsidR="00000000" w:rsidRPr="00000000">
        <w:rPr>
          <w:rFonts w:ascii="Arial Unicode MS" w:cs="Arial Unicode MS" w:eastAsia="Arial Unicode MS" w:hAnsi="Arial Unicode MS"/>
          <w:rtl w:val="0"/>
        </w:rPr>
        <w:t xml:space="preserve">りんちゃん様は、複数のツールで行っていた業務をUTAGEに一本化。その際、単に作業を自動化するだけでなく、登録者の興味や行動に合わせて最適なメッセージを届ける仕組みを構築し、システム的な流れの中にも「言葉選び」で”人の温度”を込めました。</w:t>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rFonts w:ascii="Arial Unicode MS" w:cs="Arial Unicode MS" w:eastAsia="Arial Unicode MS" w:hAnsi="Arial Unicode MS"/>
          <w:rtl w:val="0"/>
        </w:rPr>
        <w:t xml:space="preserve">「お客様との信頼関係を深めながら、安定した収益と時間のゆとりを手に入れたい」という方に、ヒントを与えてくれる内容です。</w:t>
      </w:r>
    </w:p>
    <w:p w:rsidR="00000000" w:rsidDel="00000000" w:rsidP="00000000" w:rsidRDefault="00000000" w:rsidRPr="00000000" w14:paraId="00000F41">
      <w:pPr>
        <w:pStyle w:val="Heading3"/>
        <w:rPr/>
      </w:pPr>
      <w:bookmarkStart w:colFirst="0" w:colLast="0" w:name="_47qeuhx4tcwe" w:id="535"/>
      <w:bookmarkEnd w:id="535"/>
      <w:r w:rsidDel="00000000" w:rsidR="00000000" w:rsidRPr="00000000">
        <w:rPr>
          <w:rFonts w:ascii="Arial Unicode MS" w:cs="Arial Unicode MS" w:eastAsia="Arial Unicode MS" w:hAnsi="Arial Unicode MS"/>
          <w:rtl w:val="0"/>
        </w:rPr>
        <w:t xml:space="preserve">事業概要</w:t>
      </w:r>
    </w:p>
    <w:p w:rsidR="00000000" w:rsidDel="00000000" w:rsidP="00000000" w:rsidRDefault="00000000" w:rsidRPr="00000000" w14:paraId="00000F42">
      <w:pPr>
        <w:rPr/>
      </w:pPr>
      <w:r w:rsidDel="00000000" w:rsidR="00000000" w:rsidRPr="00000000">
        <w:rPr>
          <w:rFonts w:ascii="Arial Unicode MS" w:cs="Arial Unicode MS" w:eastAsia="Arial Unicode MS" w:hAnsi="Arial Unicode MS"/>
          <w:rtl w:val="0"/>
        </w:rPr>
        <w:t xml:space="preserve">自己肯定感の低いママ起業家に向けて、自己否定を手放し、自分を推せるキャリア構築をサポート。強みや価値観を活かして自信を持って商品を届け、継続収入と時間の余白を両立する働き方をプロデュースしている。</w:t>
      </w:r>
    </w:p>
    <w:p w:rsidR="00000000" w:rsidDel="00000000" w:rsidP="00000000" w:rsidRDefault="00000000" w:rsidRPr="00000000" w14:paraId="00000F43">
      <w:pPr>
        <w:pStyle w:val="Heading3"/>
        <w:rPr/>
      </w:pPr>
      <w:bookmarkStart w:colFirst="0" w:colLast="0" w:name="_lf7h8aymrthd" w:id="536"/>
      <w:bookmarkEnd w:id="536"/>
      <w:r w:rsidDel="00000000" w:rsidR="00000000" w:rsidRPr="00000000">
        <w:rPr>
          <w:rFonts w:ascii="Arial Unicode MS" w:cs="Arial Unicode MS" w:eastAsia="Arial Unicode MS" w:hAnsi="Arial Unicode MS"/>
          <w:rtl w:val="0"/>
        </w:rPr>
        <w:t xml:space="preserve">導入前のビジネス課題</w:t>
      </w:r>
    </w:p>
    <w:p w:rsidR="00000000" w:rsidDel="00000000" w:rsidP="00000000" w:rsidRDefault="00000000" w:rsidRPr="00000000" w14:paraId="00000F44">
      <w:pPr>
        <w:rPr/>
      </w:pPr>
      <w:r w:rsidDel="00000000" w:rsidR="00000000" w:rsidRPr="00000000">
        <w:rPr>
          <w:rFonts w:ascii="Arial Unicode MS" w:cs="Arial Unicode MS" w:eastAsia="Arial Unicode MS" w:hAnsi="Arial Unicode MS"/>
          <w:rtl w:val="0"/>
        </w:rPr>
        <w:t xml:space="preserve">これまでは、SNSやLINEなど複数のツールを使い分け、集客や販売を手動で行っていました。</w:t>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rPr/>
      </w:pPr>
      <w:r w:rsidDel="00000000" w:rsidR="00000000" w:rsidRPr="00000000">
        <w:rPr>
          <w:rFonts w:ascii="Arial Unicode MS" w:cs="Arial Unicode MS" w:eastAsia="Arial Unicode MS" w:hAnsi="Arial Unicode MS"/>
          <w:rtl w:val="0"/>
        </w:rPr>
        <w:t xml:space="preserve">しかし、手動管理では対応漏れや機会損失が多く、顧客体験の一貫性を保つのが難しい状態でした。何より、売上を安定させることが難しく、「集客・教育・販売・継続」までを自動化できる導線を整えたいと考えていたのです。</w:t>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rPr/>
      </w:pPr>
      <w:r w:rsidDel="00000000" w:rsidR="00000000" w:rsidRPr="00000000">
        <w:rPr>
          <w:rFonts w:ascii="Arial Unicode MS" w:cs="Arial Unicode MS" w:eastAsia="Arial Unicode MS" w:hAnsi="Arial Unicode MS"/>
          <w:rtl w:val="0"/>
        </w:rPr>
        <w:t xml:space="preserve">信頼構築から販売までの流れを一元管理し、時間の余白と安定した収益を両立できる仕組みを構築することが急務でした。</w:t>
      </w:r>
    </w:p>
    <w:p w:rsidR="00000000" w:rsidDel="00000000" w:rsidP="00000000" w:rsidRDefault="00000000" w:rsidRPr="00000000" w14:paraId="00000F49">
      <w:pPr>
        <w:pStyle w:val="Heading3"/>
        <w:rPr/>
      </w:pPr>
      <w:bookmarkStart w:colFirst="0" w:colLast="0" w:name="_tcro5oe6ip4q" w:id="537"/>
      <w:bookmarkEnd w:id="537"/>
      <w:r w:rsidDel="00000000" w:rsidR="00000000" w:rsidRPr="00000000">
        <w:rPr>
          <w:rFonts w:ascii="Arial Unicode MS" w:cs="Arial Unicode MS" w:eastAsia="Arial Unicode MS" w:hAnsi="Arial Unicode MS"/>
          <w:rtl w:val="0"/>
        </w:rPr>
        <w:t xml:space="preserve">課題解決のUTAGE活用法</w:t>
      </w:r>
    </w:p>
    <w:p w:rsidR="00000000" w:rsidDel="00000000" w:rsidP="00000000" w:rsidRDefault="00000000" w:rsidRPr="00000000" w14:paraId="00000F4A">
      <w:pPr>
        <w:rPr/>
      </w:pPr>
      <w:r w:rsidDel="00000000" w:rsidR="00000000" w:rsidRPr="00000000">
        <w:rPr>
          <w:rFonts w:ascii="Arial Unicode MS" w:cs="Arial Unicode MS" w:eastAsia="Arial Unicode MS" w:hAnsi="Arial Unicode MS"/>
          <w:rtl w:val="0"/>
        </w:rPr>
        <w:t xml:space="preserve">この課題を解決するため、LP作成・ステップメール配信・会員サイト構築など、UTAGEの一連の自動化機能を活用しました。</w:t>
      </w:r>
    </w:p>
    <w:p w:rsidR="00000000" w:rsidDel="00000000" w:rsidP="00000000" w:rsidRDefault="00000000" w:rsidRPr="00000000" w14:paraId="00000F4B">
      <w:pPr>
        <w:rPr/>
      </w:pPr>
      <w:r w:rsidDel="00000000" w:rsidR="00000000" w:rsidRPr="00000000">
        <w:rPr>
          <w:rtl w:val="0"/>
        </w:rPr>
      </w:r>
    </w:p>
    <w:p w:rsidR="00000000" w:rsidDel="00000000" w:rsidP="00000000" w:rsidRDefault="00000000" w:rsidRPr="00000000" w14:paraId="00000F4C">
      <w:pPr>
        <w:rPr/>
      </w:pPr>
      <w:r w:rsidDel="00000000" w:rsidR="00000000" w:rsidRPr="00000000">
        <w:rPr>
          <w:rFonts w:ascii="Arial Unicode MS" w:cs="Arial Unicode MS" w:eastAsia="Arial Unicode MS" w:hAnsi="Arial Unicode MS"/>
          <w:rtl w:val="0"/>
        </w:rPr>
        <w:t xml:space="preserve">集客から販売、そして購入後のフォローまでを一つのプラットフォームで完結させることで、顧客体験の一貫性を保ちながら、手動対応を最小限にする仕組みを構築しています。</w:t>
      </w:r>
    </w:p>
    <w:p w:rsidR="00000000" w:rsidDel="00000000" w:rsidP="00000000" w:rsidRDefault="00000000" w:rsidRPr="00000000" w14:paraId="00000F4D">
      <w:pPr>
        <w:pStyle w:val="Heading4"/>
        <w:rPr/>
      </w:pPr>
      <w:bookmarkStart w:colFirst="0" w:colLast="0" w:name="_6aschkdftj19" w:id="538"/>
      <w:bookmarkEnd w:id="538"/>
      <w:r w:rsidDel="00000000" w:rsidR="00000000" w:rsidRPr="00000000">
        <w:rPr>
          <w:rFonts w:ascii="Arial Unicode MS" w:cs="Arial Unicode MS" w:eastAsia="Arial Unicode MS" w:hAnsi="Arial Unicode MS"/>
          <w:rtl w:val="0"/>
        </w:rPr>
        <w:t xml:space="preserve">成果につながったファネル全体像</w:t>
      </w:r>
    </w:p>
    <w:p w:rsidR="00000000" w:rsidDel="00000000" w:rsidP="00000000" w:rsidRDefault="00000000" w:rsidRPr="00000000" w14:paraId="00000F4E">
      <w:pPr>
        <w:rPr/>
      </w:pPr>
      <w:r w:rsidDel="00000000" w:rsidR="00000000" w:rsidRPr="00000000">
        <w:rPr>
          <w:rFonts w:ascii="Arial Unicode MS" w:cs="Arial Unicode MS" w:eastAsia="Arial Unicode MS" w:hAnsi="Arial Unicode MS"/>
          <w:rtl w:val="0"/>
        </w:rPr>
        <w:t xml:space="preserve">①SNS投稿</w:t>
      </w:r>
    </w:p>
    <w:p w:rsidR="00000000" w:rsidDel="00000000" w:rsidP="00000000" w:rsidRDefault="00000000" w:rsidRPr="00000000" w14:paraId="00000F4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50">
      <w:pPr>
        <w:rPr/>
      </w:pPr>
      <w:r w:rsidDel="00000000" w:rsidR="00000000" w:rsidRPr="00000000">
        <w:rPr>
          <w:rFonts w:ascii="Arial Unicode MS" w:cs="Arial Unicode MS" w:eastAsia="Arial Unicode MS" w:hAnsi="Arial Unicode MS"/>
          <w:rtl w:val="0"/>
        </w:rPr>
        <w:t xml:space="preserve">②LP：メールアドレス登録（オファー：動画・PDF・講座・セミナー・個別相談等）</w:t>
      </w:r>
    </w:p>
    <w:p w:rsidR="00000000" w:rsidDel="00000000" w:rsidP="00000000" w:rsidRDefault="00000000" w:rsidRPr="00000000" w14:paraId="00000F5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52">
      <w:pPr>
        <w:rPr/>
      </w:pPr>
      <w:r w:rsidDel="00000000" w:rsidR="00000000" w:rsidRPr="00000000">
        <w:rPr>
          <w:rFonts w:ascii="Arial Unicode MS" w:cs="Arial Unicode MS" w:eastAsia="Arial Unicode MS" w:hAnsi="Arial Unicode MS"/>
          <w:rtl w:val="0"/>
        </w:rPr>
        <w:t xml:space="preserve">③サンクスページ：LINE登録案内</w:t>
      </w:r>
    </w:p>
    <w:p w:rsidR="00000000" w:rsidDel="00000000" w:rsidP="00000000" w:rsidRDefault="00000000" w:rsidRPr="00000000" w14:paraId="00000F5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54">
      <w:pPr>
        <w:rPr/>
      </w:pPr>
      <w:r w:rsidDel="00000000" w:rsidR="00000000" w:rsidRPr="00000000">
        <w:rPr>
          <w:rFonts w:ascii="Arial Unicode MS" w:cs="Arial Unicode MS" w:eastAsia="Arial Unicode MS" w:hAnsi="Arial Unicode MS"/>
          <w:rtl w:val="0"/>
        </w:rPr>
        <w:t xml:space="preserve">④ステップメール・LINEステップ配信</w:t>
      </w:r>
    </w:p>
    <w:p w:rsidR="00000000" w:rsidDel="00000000" w:rsidP="00000000" w:rsidRDefault="00000000" w:rsidRPr="00000000" w14:paraId="00000F5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56">
      <w:pPr>
        <w:rPr/>
      </w:pPr>
      <w:r w:rsidDel="00000000" w:rsidR="00000000" w:rsidRPr="00000000">
        <w:rPr>
          <w:rFonts w:ascii="Arial Unicode MS" w:cs="Arial Unicode MS" w:eastAsia="Arial Unicode MS" w:hAnsi="Arial Unicode MS"/>
          <w:rtl w:val="0"/>
        </w:rPr>
        <w:t xml:space="preserve">⑤動画コンテンツの提供</w:t>
      </w:r>
    </w:p>
    <w:p w:rsidR="00000000" w:rsidDel="00000000" w:rsidP="00000000" w:rsidRDefault="00000000" w:rsidRPr="00000000" w14:paraId="00000F5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58">
      <w:pPr>
        <w:rPr/>
      </w:pPr>
      <w:r w:rsidDel="00000000" w:rsidR="00000000" w:rsidRPr="00000000">
        <w:rPr>
          <w:rFonts w:ascii="Arial Unicode MS" w:cs="Arial Unicode MS" w:eastAsia="Arial Unicode MS" w:hAnsi="Arial Unicode MS"/>
          <w:rtl w:val="0"/>
        </w:rPr>
        <w:t xml:space="preserve">⑥個別相談</w:t>
      </w:r>
    </w:p>
    <w:p w:rsidR="00000000" w:rsidDel="00000000" w:rsidP="00000000" w:rsidRDefault="00000000" w:rsidRPr="00000000" w14:paraId="00000F5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5A">
      <w:pPr>
        <w:rPr/>
      </w:pPr>
      <w:r w:rsidDel="00000000" w:rsidR="00000000" w:rsidRPr="00000000">
        <w:rPr>
          <w:rFonts w:ascii="Arial Unicode MS" w:cs="Arial Unicode MS" w:eastAsia="Arial Unicode MS" w:hAnsi="Arial Unicode MS"/>
          <w:rtl w:val="0"/>
        </w:rPr>
        <w:t xml:space="preserve">⑦フロントエンド商品オファー（個別コンサルティング・コーチング）</w:t>
      </w:r>
    </w:p>
    <w:p w:rsidR="00000000" w:rsidDel="00000000" w:rsidP="00000000" w:rsidRDefault="00000000" w:rsidRPr="00000000" w14:paraId="00000F5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5C">
      <w:pPr>
        <w:rPr/>
      </w:pPr>
      <w:r w:rsidDel="00000000" w:rsidR="00000000" w:rsidRPr="00000000">
        <w:rPr>
          <w:rFonts w:ascii="Arial Unicode MS" w:cs="Arial Unicode MS" w:eastAsia="Arial Unicode MS" w:hAnsi="Arial Unicode MS"/>
          <w:rtl w:val="0"/>
        </w:rPr>
        <w:t xml:space="preserve">⑧バックエンド商品オファー（動画・PDF等のデジタルコンテンツ）</w:t>
      </w:r>
    </w:p>
    <w:p w:rsidR="00000000" w:rsidDel="00000000" w:rsidP="00000000" w:rsidRDefault="00000000" w:rsidRPr="00000000" w14:paraId="00000F5D">
      <w:pPr>
        <w:pStyle w:val="Heading4"/>
        <w:rPr/>
      </w:pPr>
      <w:bookmarkStart w:colFirst="0" w:colLast="0" w:name="_5qtu564e66w" w:id="539"/>
      <w:bookmarkEnd w:id="539"/>
      <w:r w:rsidDel="00000000" w:rsidR="00000000" w:rsidRPr="00000000">
        <w:rPr>
          <w:rFonts w:ascii="Arial Unicode MS" w:cs="Arial Unicode MS" w:eastAsia="Arial Unicode MS" w:hAnsi="Arial Unicode MS"/>
          <w:rtl w:val="0"/>
        </w:rPr>
        <w:t xml:space="preserve">活用した機能と具体的な施策内容</w:t>
      </w:r>
    </w:p>
    <w:p w:rsidR="00000000" w:rsidDel="00000000" w:rsidP="00000000" w:rsidRDefault="00000000" w:rsidRPr="00000000" w14:paraId="00000F5E">
      <w:pPr>
        <w:rPr>
          <w:b w:val="1"/>
          <w:bCs w:val="1"/>
        </w:rPr>
      </w:pPr>
      <w:r w:rsidDel="00000000" w:rsidR="00000000" w:rsidRPr="00000000">
        <w:rPr>
          <w:rFonts w:ascii="Arial Unicode MS" w:cs="Arial Unicode MS" w:eastAsia="Arial Unicode MS" w:hAnsi="Arial Unicode MS"/>
          <w:b w:val="1"/>
          <w:bCs w:val="1"/>
          <w:rtl w:val="0"/>
        </w:rPr>
        <w:t xml:space="preserve">【ファネル機能】ページ導線の一元管理</w:t>
      </w:r>
    </w:p>
    <w:p w:rsidR="00000000" w:rsidDel="00000000" w:rsidP="00000000" w:rsidRDefault="00000000" w:rsidRPr="00000000" w14:paraId="00000F5F">
      <w:pPr>
        <w:rPr/>
      </w:pPr>
      <w:r w:rsidDel="00000000" w:rsidR="00000000" w:rsidRPr="00000000">
        <w:rPr>
          <w:rFonts w:ascii="Arial Unicode MS" w:cs="Arial Unicode MS" w:eastAsia="Arial Unicode MS" w:hAnsi="Arial Unicode MS"/>
          <w:rtl w:val="0"/>
        </w:rPr>
        <w:t xml:space="preserve">LP作成から販売、購入後のフォローに必要なページ群をファネル機能で作成しました。各ページをメール・LINE配信のシナリオと連携させることで、集客から販売までを一つのプラットフォームで完結させ、顧客が迷わず進める導線を構築しています。</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b w:val="1"/>
          <w:bCs w:val="1"/>
        </w:rPr>
      </w:pPr>
      <w:r w:rsidDel="00000000" w:rsidR="00000000" w:rsidRPr="00000000">
        <w:rPr>
          <w:rFonts w:ascii="Arial Unicode MS" w:cs="Arial Unicode MS" w:eastAsia="Arial Unicode MS" w:hAnsi="Arial Unicode MS"/>
          <w:b w:val="1"/>
          <w:bCs w:val="1"/>
          <w:rtl w:val="0"/>
        </w:rPr>
        <w:t xml:space="preserve">【メール・LINE配信機能】セグメント配信による最適化</w:t>
      </w:r>
    </w:p>
    <w:p w:rsidR="00000000" w:rsidDel="00000000" w:rsidP="00000000" w:rsidRDefault="00000000" w:rsidRPr="00000000" w14:paraId="00000F62">
      <w:pPr>
        <w:rPr/>
      </w:pPr>
      <w:r w:rsidDel="00000000" w:rsidR="00000000" w:rsidRPr="00000000">
        <w:rPr>
          <w:rFonts w:ascii="Arial Unicode MS" w:cs="Arial Unicode MS" w:eastAsia="Arial Unicode MS" w:hAnsi="Arial Unicode MS"/>
          <w:rtl w:val="0"/>
        </w:rPr>
        <w:t xml:space="preserve">ラベル管理やセグメント設定を丁寧に行い、登録者の興味や行動に合わせて最適なメッセージやオファーを届けるように設定しました。これにより、自動化しながらも一人ひとりに合わせたきめ細やかな対応を実現しています。</w:t>
      </w:r>
    </w:p>
    <w:p w:rsidR="00000000" w:rsidDel="00000000" w:rsidP="00000000" w:rsidRDefault="00000000" w:rsidRPr="00000000" w14:paraId="00000F63">
      <w:pPr>
        <w:rPr/>
      </w:pPr>
      <w:r w:rsidDel="00000000" w:rsidR="00000000" w:rsidRPr="00000000">
        <w:rPr>
          <w:rtl w:val="0"/>
        </w:rPr>
      </w:r>
    </w:p>
    <w:p w:rsidR="00000000" w:rsidDel="00000000" w:rsidP="00000000" w:rsidRDefault="00000000" w:rsidRPr="00000000" w14:paraId="00000F64">
      <w:pPr>
        <w:rPr>
          <w:b w:val="1"/>
          <w:bCs w:val="1"/>
        </w:rPr>
      </w:pPr>
      <w:r w:rsidDel="00000000" w:rsidR="00000000" w:rsidRPr="00000000">
        <w:rPr>
          <w:rFonts w:ascii="Arial Unicode MS" w:cs="Arial Unicode MS" w:eastAsia="Arial Unicode MS" w:hAnsi="Arial Unicode MS"/>
          <w:b w:val="1"/>
          <w:bCs w:val="1"/>
          <w:rtl w:val="0"/>
        </w:rPr>
        <w:t xml:space="preserve">【会員サイト機能】継続的な信頼構築</w:t>
      </w:r>
    </w:p>
    <w:p w:rsidR="00000000" w:rsidDel="00000000" w:rsidP="00000000" w:rsidRDefault="00000000" w:rsidRPr="00000000" w14:paraId="00000F65">
      <w:pPr>
        <w:rPr/>
      </w:pPr>
      <w:r w:rsidDel="00000000" w:rsidR="00000000" w:rsidRPr="00000000">
        <w:rPr>
          <w:rFonts w:ascii="Arial Unicode MS" w:cs="Arial Unicode MS" w:eastAsia="Arial Unicode MS" w:hAnsi="Arial Unicode MS"/>
          <w:rtl w:val="0"/>
        </w:rPr>
        <w:t xml:space="preserve">会員サイトを構築し、購入後のコンテンツ提供やフォローアップを行っています。これにより、単発の販売で終わらせず、継続的な関係性を築く基盤を作りました。</w:t>
      </w:r>
    </w:p>
    <w:p w:rsidR="00000000" w:rsidDel="00000000" w:rsidP="00000000" w:rsidRDefault="00000000" w:rsidRPr="00000000" w14:paraId="00000F66">
      <w:pPr>
        <w:pStyle w:val="Heading4"/>
        <w:rPr/>
      </w:pPr>
      <w:bookmarkStart w:colFirst="0" w:colLast="0" w:name="_bv8imgce4063" w:id="540"/>
      <w:bookmarkEnd w:id="540"/>
      <w:r w:rsidDel="00000000" w:rsidR="00000000" w:rsidRPr="00000000">
        <w:rPr>
          <w:rFonts w:ascii="Arial Unicode MS" w:cs="Arial Unicode MS" w:eastAsia="Arial Unicode MS" w:hAnsi="Arial Unicode MS"/>
          <w:rtl w:val="0"/>
        </w:rPr>
        <w:t xml:space="preserve">施策の背景にある戦略・意図</w:t>
      </w:r>
    </w:p>
    <w:p w:rsidR="00000000" w:rsidDel="00000000" w:rsidP="00000000" w:rsidRDefault="00000000" w:rsidRPr="00000000" w14:paraId="00000F67">
      <w:pPr>
        <w:rPr/>
      </w:pPr>
      <w:r w:rsidDel="00000000" w:rsidR="00000000" w:rsidRPr="00000000">
        <w:rPr>
          <w:rFonts w:ascii="Arial Unicode MS" w:cs="Arial Unicode MS" w:eastAsia="Arial Unicode MS" w:hAnsi="Arial Unicode MS"/>
          <w:rtl w:val="0"/>
        </w:rPr>
        <w:t xml:space="preserve">ビジネスの成長を継続させるためには、単発の販売ではなく「信頼構築から継続購入までの流れ」を仕組み化することが不可欠だと感じていました。</w:t>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Fonts w:ascii="Arial Unicode MS" w:cs="Arial Unicode MS" w:eastAsia="Arial Unicode MS" w:hAnsi="Arial Unicode MS"/>
          <w:rtl w:val="0"/>
        </w:rPr>
        <w:t xml:space="preserve">そこで、すべての機能を一つの導線に統合することを選択したのです。これにより、顧客が迷わず進める環境を作り出し、同時に私自身の業務効率も大幅に向上させることを狙いました。</w:t>
      </w:r>
    </w:p>
    <w:p w:rsidR="00000000" w:rsidDel="00000000" w:rsidP="00000000" w:rsidRDefault="00000000" w:rsidRPr="00000000" w14:paraId="00000F6A">
      <w:pPr>
        <w:pStyle w:val="Heading4"/>
        <w:rPr/>
      </w:pPr>
      <w:bookmarkStart w:colFirst="0" w:colLast="0" w:name="_6wl00xlgwzky" w:id="541"/>
      <w:bookmarkEnd w:id="541"/>
      <w:r w:rsidDel="00000000" w:rsidR="00000000" w:rsidRPr="00000000">
        <w:rPr>
          <w:rFonts w:ascii="Arial Unicode MS" w:cs="Arial Unicode MS" w:eastAsia="Arial Unicode MS" w:hAnsi="Arial Unicode MS"/>
          <w:rtl w:val="0"/>
        </w:rPr>
        <w:t xml:space="preserve">施策を成功させるための「コツ・工夫」</w:t>
      </w:r>
    </w:p>
    <w:p w:rsidR="00000000" w:rsidDel="00000000" w:rsidP="00000000" w:rsidRDefault="00000000" w:rsidRPr="00000000" w14:paraId="00000F6B">
      <w:pPr>
        <w:rPr/>
      </w:pPr>
      <w:r w:rsidDel="00000000" w:rsidR="00000000" w:rsidRPr="00000000">
        <w:rPr>
          <w:rFonts w:ascii="Arial Unicode MS" w:cs="Arial Unicode MS" w:eastAsia="Arial Unicode MS" w:hAnsi="Arial Unicode MS"/>
          <w:rtl w:val="0"/>
        </w:rPr>
        <w:t xml:space="preserve">単に自動化を進めるのではなく、「お客様がどう感じながら導線を進むか」を常に意識しました。</w:t>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Fonts w:ascii="Arial Unicode MS" w:cs="Arial Unicode MS" w:eastAsia="Arial Unicode MS" w:hAnsi="Arial Unicode MS"/>
          <w:rtl w:val="0"/>
        </w:rPr>
        <w:t xml:space="preserve">ステップメールや会員サイトの構成では、テキスト一つひとつの言葉選びにもこだわり、システム的な流れの中にも「人の温度」が伝わる設計を意識した点がポイントです。</w:t>
      </w:r>
    </w:p>
    <w:p w:rsidR="00000000" w:rsidDel="00000000" w:rsidP="00000000" w:rsidRDefault="00000000" w:rsidRPr="00000000" w14:paraId="00000F6E">
      <w:pPr>
        <w:pStyle w:val="Heading3"/>
        <w:rPr/>
      </w:pPr>
      <w:bookmarkStart w:colFirst="0" w:colLast="0" w:name="_dc9o8ojvd5r8" w:id="542"/>
      <w:bookmarkEnd w:id="542"/>
      <w:r w:rsidDel="00000000" w:rsidR="00000000" w:rsidRPr="00000000">
        <w:rPr>
          <w:rFonts w:ascii="Arial Unicode MS" w:cs="Arial Unicode MS" w:eastAsia="Arial Unicode MS" w:hAnsi="Arial Unicode MS"/>
          <w:rtl w:val="0"/>
        </w:rPr>
        <w:t xml:space="preserve">導入後の成果と変化</w:t>
      </w:r>
    </w:p>
    <w:p w:rsidR="00000000" w:rsidDel="00000000" w:rsidP="00000000" w:rsidRDefault="00000000" w:rsidRPr="00000000" w14:paraId="00000F6F">
      <w:pPr>
        <w:pStyle w:val="Heading4"/>
        <w:rPr/>
      </w:pPr>
      <w:bookmarkStart w:colFirst="0" w:colLast="0" w:name="_pw0mpjbft0q0" w:id="543"/>
      <w:bookmarkEnd w:id="543"/>
      <w:r w:rsidDel="00000000" w:rsidR="00000000" w:rsidRPr="00000000">
        <w:rPr>
          <w:rFonts w:ascii="Arial Unicode MS" w:cs="Arial Unicode MS" w:eastAsia="Arial Unicode MS" w:hAnsi="Arial Unicode MS"/>
          <w:rtl w:val="0"/>
        </w:rPr>
        <w:t xml:space="preserve">具体的な成果</w:t>
      </w:r>
    </w:p>
    <w:p w:rsidR="00000000" w:rsidDel="00000000" w:rsidP="00000000" w:rsidRDefault="00000000" w:rsidRPr="00000000" w14:paraId="00000F70">
      <w:pPr>
        <w:rPr/>
      </w:pPr>
      <w:r w:rsidDel="00000000" w:rsidR="00000000" w:rsidRPr="00000000">
        <w:rPr>
          <w:rFonts w:ascii="Arial Unicode MS" w:cs="Arial Unicode MS" w:eastAsia="Arial Unicode MS" w:hAnsi="Arial Unicode MS"/>
          <w:rtl w:val="0"/>
        </w:rPr>
        <w:t xml:space="preserve">UTAGE導入後、LPから会員サイトまでの導線を整備した結果、月初から売上の見通しが立つようになり、講座受講生の満足度も向上しました。また、数字の面でも以下のような変化が生まれています。</w:t>
      </w:r>
    </w:p>
    <w:p w:rsidR="00000000" w:rsidDel="00000000" w:rsidP="00000000" w:rsidRDefault="00000000" w:rsidRPr="00000000" w14:paraId="00000F71">
      <w:pPr>
        <w:rPr/>
      </w:pPr>
      <w:r w:rsidDel="00000000" w:rsidR="00000000" w:rsidRPr="00000000">
        <w:rPr>
          <w:rtl w:val="0"/>
        </w:rPr>
      </w:r>
    </w:p>
    <w:p w:rsidR="00000000" w:rsidDel="00000000" w:rsidP="00000000" w:rsidRDefault="00000000" w:rsidRPr="00000000" w14:paraId="00000F72">
      <w:pPr>
        <w:numPr>
          <w:ilvl w:val="0"/>
          <w:numId w:val="123"/>
        </w:numPr>
        <w:ind w:left="720" w:hanging="360"/>
      </w:pPr>
      <w:r w:rsidDel="00000000" w:rsidR="00000000" w:rsidRPr="00000000">
        <w:rPr>
          <w:rFonts w:ascii="Arial Unicode MS" w:cs="Arial Unicode MS" w:eastAsia="Arial Unicode MS" w:hAnsi="Arial Unicode MS"/>
          <w:rtl w:val="0"/>
        </w:rPr>
        <w:t xml:space="preserve">LINE登録から個別相談への予約率：約3倍に向上</w:t>
      </w:r>
    </w:p>
    <w:p w:rsidR="00000000" w:rsidDel="00000000" w:rsidP="00000000" w:rsidRDefault="00000000" w:rsidRPr="00000000" w14:paraId="00000F73">
      <w:pPr>
        <w:numPr>
          <w:ilvl w:val="0"/>
          <w:numId w:val="123"/>
        </w:numPr>
        <w:ind w:left="720" w:hanging="360"/>
      </w:pPr>
      <w:r w:rsidDel="00000000" w:rsidR="00000000" w:rsidRPr="00000000">
        <w:rPr>
          <w:rFonts w:ascii="Arial Unicode MS" w:cs="Arial Unicode MS" w:eastAsia="Arial Unicode MS" w:hAnsi="Arial Unicode MS"/>
          <w:rtl w:val="0"/>
        </w:rPr>
        <w:t xml:space="preserve">手動対応：約70%削減</w:t>
      </w:r>
    </w:p>
    <w:p w:rsidR="00000000" w:rsidDel="00000000" w:rsidP="00000000" w:rsidRDefault="00000000" w:rsidRPr="00000000" w14:paraId="00000F74">
      <w:pPr>
        <w:numPr>
          <w:ilvl w:val="0"/>
          <w:numId w:val="123"/>
        </w:numPr>
        <w:ind w:left="720" w:hanging="360"/>
      </w:pPr>
      <w:r w:rsidDel="00000000" w:rsidR="00000000" w:rsidRPr="00000000">
        <w:rPr>
          <w:rFonts w:ascii="Arial Unicode MS" w:cs="Arial Unicode MS" w:eastAsia="Arial Unicode MS" w:hAnsi="Arial Unicode MS"/>
          <w:rtl w:val="0"/>
        </w:rPr>
        <w:t xml:space="preserve">講座受講生のリピート率：約60%を維持</w:t>
      </w:r>
    </w:p>
    <w:p w:rsidR="00000000" w:rsidDel="00000000" w:rsidP="00000000" w:rsidRDefault="00000000" w:rsidRPr="00000000" w14:paraId="00000F75">
      <w:pPr>
        <w:pStyle w:val="Heading4"/>
        <w:rPr/>
      </w:pPr>
      <w:bookmarkStart w:colFirst="0" w:colLast="0" w:name="_q8bydpibtf9n" w:id="544"/>
      <w:bookmarkEnd w:id="544"/>
      <w:r w:rsidDel="00000000" w:rsidR="00000000" w:rsidRPr="00000000">
        <w:rPr>
          <w:rFonts w:ascii="Arial Unicode MS" w:cs="Arial Unicode MS" w:eastAsia="Arial Unicode MS" w:hAnsi="Arial Unicode MS"/>
          <w:rtl w:val="0"/>
        </w:rPr>
        <w:t xml:space="preserve">実感できた変化</w:t>
      </w:r>
    </w:p>
    <w:p w:rsidR="00000000" w:rsidDel="00000000" w:rsidP="00000000" w:rsidRDefault="00000000" w:rsidRPr="00000000" w14:paraId="00000F76">
      <w:pPr>
        <w:rPr/>
      </w:pPr>
      <w:r w:rsidDel="00000000" w:rsidR="00000000" w:rsidRPr="00000000">
        <w:rPr>
          <w:rFonts w:ascii="Arial Unicode MS" w:cs="Arial Unicode MS" w:eastAsia="Arial Unicode MS" w:hAnsi="Arial Unicode MS"/>
          <w:rtl w:val="0"/>
        </w:rPr>
        <w:t xml:space="preserve">手動対応が減ったことで、仕事以外の時間に心の余裕が生まれました。特に、子どもとの時間を大切にしながらも、ビジネスを止めずに続けられる安心感が得られたことが大きな変化です。</w:t>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Fonts w:ascii="Arial Unicode MS" w:cs="Arial Unicode MS" w:eastAsia="Arial Unicode MS" w:hAnsi="Arial Unicode MS"/>
          <w:rtl w:val="0"/>
        </w:rPr>
        <w:t xml:space="preserve">また、導線が整ったことでお客様から「申し込みまでがわかりやすかった」「動画やメールの内容に共感した」といった声を多くいただき、自動化の中にも“温度感”を感じてもらえるようになったことが何より嬉しかったです。</w:t>
      </w:r>
    </w:p>
    <w:p w:rsidR="00000000" w:rsidDel="00000000" w:rsidP="00000000" w:rsidRDefault="00000000" w:rsidRPr="00000000" w14:paraId="00000F79">
      <w:pPr>
        <w:pStyle w:val="Heading4"/>
        <w:rPr/>
      </w:pPr>
      <w:bookmarkStart w:colFirst="0" w:colLast="0" w:name="_vd0i5abqa41i" w:id="545"/>
      <w:bookmarkEnd w:id="545"/>
      <w:r w:rsidDel="00000000" w:rsidR="00000000" w:rsidRPr="00000000">
        <w:rPr>
          <w:rFonts w:ascii="Arial Unicode MS" w:cs="Arial Unicode MS" w:eastAsia="Arial Unicode MS" w:hAnsi="Arial Unicode MS"/>
          <w:rtl w:val="0"/>
        </w:rPr>
        <w:t xml:space="preserve">今後の事業展望</w:t>
      </w:r>
    </w:p>
    <w:p w:rsidR="00000000" w:rsidDel="00000000" w:rsidP="00000000" w:rsidRDefault="00000000" w:rsidRPr="00000000" w14:paraId="00000F7A">
      <w:pPr>
        <w:rPr/>
      </w:pPr>
      <w:r w:rsidDel="00000000" w:rsidR="00000000" w:rsidRPr="00000000">
        <w:rPr>
          <w:rFonts w:ascii="Arial Unicode MS" w:cs="Arial Unicode MS" w:eastAsia="Arial Unicode MS" w:hAnsi="Arial Unicode MS"/>
          <w:rtl w:val="0"/>
        </w:rPr>
        <w:t xml:space="preserve">今後は、これまで構築してきたUTAGE導線をさらにブラッシュアップし、「仕組みでファンに推される専門家」を育成する講座として体系化していきます。</w:t>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rPr/>
      </w:pPr>
      <w:r w:rsidDel="00000000" w:rsidR="00000000" w:rsidRPr="00000000">
        <w:rPr>
          <w:rFonts w:ascii="Arial Unicode MS" w:cs="Arial Unicode MS" w:eastAsia="Arial Unicode MS" w:hAnsi="Arial Unicode MS"/>
          <w:rtl w:val="0"/>
        </w:rPr>
        <w:t xml:space="preserve">自動化だけでなく、「人の想いが伝わる導線設計」を強みに、導線設計士やオンライン秘書の育成など、他者にも再現できる形で提供していく予定です。</w:t>
      </w:r>
    </w:p>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rPr/>
      </w:pPr>
      <w:r w:rsidDel="00000000" w:rsidR="00000000" w:rsidRPr="00000000">
        <w:rPr>
          <w:rFonts w:ascii="Arial Unicode MS" w:cs="Arial Unicode MS" w:eastAsia="Arial Unicode MS" w:hAnsi="Arial Unicode MS"/>
          <w:rtl w:val="0"/>
        </w:rPr>
        <w:t xml:space="preserve">また、クライアントが自分の時間と気持ちに余白を持ちながら安定収益を得られるよう、UTAGEを軸とした仕組み構築支援を拡大していきたいと考えています。</w:t>
      </w:r>
    </w:p>
    <w:p w:rsidR="00000000" w:rsidDel="00000000" w:rsidP="00000000" w:rsidRDefault="00000000" w:rsidRPr="00000000" w14:paraId="00000F7F">
      <w:pPr>
        <w:pStyle w:val="Heading3"/>
        <w:rPr/>
      </w:pPr>
      <w:bookmarkStart w:colFirst="0" w:colLast="0" w:name="_8atx8pjn3ecu" w:id="546"/>
      <w:bookmarkEnd w:id="546"/>
      <w:r w:rsidDel="00000000" w:rsidR="00000000" w:rsidRPr="00000000">
        <w:rPr>
          <w:rFonts w:ascii="Arial Unicode MS" w:cs="Arial Unicode MS" w:eastAsia="Arial Unicode MS" w:hAnsi="Arial Unicode MS"/>
          <w:rtl w:val="0"/>
        </w:rPr>
        <w:t xml:space="preserve">UTAGEユーザーへのメッセージ</w:t>
      </w:r>
    </w:p>
    <w:p w:rsidR="00000000" w:rsidDel="00000000" w:rsidP="00000000" w:rsidRDefault="00000000" w:rsidRPr="00000000" w14:paraId="00000F80">
      <w:pPr>
        <w:rPr/>
      </w:pPr>
      <w:r w:rsidDel="00000000" w:rsidR="00000000" w:rsidRPr="00000000">
        <w:rPr>
          <w:rFonts w:ascii="Arial Unicode MS" w:cs="Arial Unicode MS" w:eastAsia="Arial Unicode MS" w:hAnsi="Arial Unicode MS"/>
          <w:rtl w:val="0"/>
        </w:rPr>
        <w:t xml:space="preserve">UTAGEは「仕組みを作るツール」ではありますが、本当の価値は「人の想いを形にできること」だと思っています。</w:t>
      </w:r>
    </w:p>
    <w:p w:rsidR="00000000" w:rsidDel="00000000" w:rsidP="00000000" w:rsidRDefault="00000000" w:rsidRPr="00000000" w14:paraId="00000F81">
      <w:pPr>
        <w:rPr/>
      </w:pPr>
      <w:r w:rsidDel="00000000" w:rsidR="00000000" w:rsidRPr="00000000">
        <w:rPr>
          <w:rtl w:val="0"/>
        </w:rPr>
      </w:r>
    </w:p>
    <w:p w:rsidR="00000000" w:rsidDel="00000000" w:rsidP="00000000" w:rsidRDefault="00000000" w:rsidRPr="00000000" w14:paraId="00000F82">
      <w:pPr>
        <w:rPr/>
      </w:pPr>
      <w:r w:rsidDel="00000000" w:rsidR="00000000" w:rsidRPr="00000000">
        <w:rPr>
          <w:rFonts w:ascii="Arial Unicode MS" w:cs="Arial Unicode MS" w:eastAsia="Arial Unicode MS" w:hAnsi="Arial Unicode MS"/>
          <w:rtl w:val="0"/>
        </w:rPr>
        <w:t xml:space="preserve">自動化は冷たいものではなく、あなたの世界観や言葉をより多くの人に届けるための優しい仕組みです。</w:t>
      </w:r>
    </w:p>
    <w:p w:rsidR="00000000" w:rsidDel="00000000" w:rsidP="00000000" w:rsidRDefault="00000000" w:rsidRPr="00000000" w14:paraId="00000F83">
      <w:pPr>
        <w:rPr/>
      </w:pPr>
      <w:r w:rsidDel="00000000" w:rsidR="00000000" w:rsidRPr="00000000">
        <w:rPr>
          <w:rtl w:val="0"/>
        </w:rPr>
      </w:r>
    </w:p>
    <w:p w:rsidR="00000000" w:rsidDel="00000000" w:rsidP="00000000" w:rsidRDefault="00000000" w:rsidRPr="00000000" w14:paraId="00000F84">
      <w:pPr>
        <w:rPr/>
      </w:pPr>
      <w:r w:rsidDel="00000000" w:rsidR="00000000" w:rsidRPr="00000000">
        <w:rPr>
          <w:rFonts w:ascii="Arial Unicode MS" w:cs="Arial Unicode MS" w:eastAsia="Arial Unicode MS" w:hAnsi="Arial Unicode MS"/>
          <w:rtl w:val="0"/>
        </w:rPr>
        <w:t xml:space="preserve">最初は大変に感じても、「誰かの心に届く導線を作っている」と思えばきっと楽しくなります。あなたの想いを信じて、仕組みに魂を込めてください。UTAGEはそれを叶えてくれる最高の相棒です。</w:t>
      </w:r>
    </w:p>
    <w:p w:rsidR="00000000" w:rsidDel="00000000" w:rsidP="00000000" w:rsidRDefault="00000000" w:rsidRPr="00000000" w14:paraId="00000F85">
      <w:pPr>
        <w:pStyle w:val="Heading3"/>
        <w:rPr/>
      </w:pPr>
      <w:bookmarkStart w:colFirst="0" w:colLast="0" w:name="_q1p055lgpnhv" w:id="547"/>
      <w:bookmarkEnd w:id="547"/>
      <w:r w:rsidDel="00000000" w:rsidR="00000000" w:rsidRPr="00000000">
        <w:rPr>
          <w:rFonts w:ascii="Arial Unicode MS" w:cs="Arial Unicode MS" w:eastAsia="Arial Unicode MS" w:hAnsi="Arial Unicode MS"/>
          <w:rtl w:val="0"/>
        </w:rPr>
        <w:t xml:space="preserve">UTAGE運営者コメント</w:t>
      </w:r>
    </w:p>
    <w:p w:rsidR="00000000" w:rsidDel="00000000" w:rsidP="00000000" w:rsidRDefault="00000000" w:rsidRPr="00000000" w14:paraId="00000F86">
      <w:pPr>
        <w:rPr/>
      </w:pPr>
      <w:r w:rsidDel="00000000" w:rsidR="00000000" w:rsidRPr="00000000">
        <w:rPr>
          <w:rFonts w:ascii="Arial Unicode MS" w:cs="Arial Unicode MS" w:eastAsia="Arial Unicode MS" w:hAnsi="Arial Unicode MS"/>
          <w:rtl w:val="0"/>
        </w:rPr>
        <w:t xml:space="preserve">効率化と顧客エンゲージメントの向上。この一見相反する成果を同時に実現した、非常に参考になる事例です。りんちゃん様は、システム的な流れの中に丁寧な「言葉選び」を取り入れ、自動化された導線の中に「人の温度」を残すことに成功されました。</w:t>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rPr/>
      </w:pPr>
      <w:r w:rsidDel="00000000" w:rsidR="00000000" w:rsidRPr="00000000">
        <w:rPr>
          <w:rFonts w:ascii="Arial Unicode MS" w:cs="Arial Unicode MS" w:eastAsia="Arial Unicode MS" w:hAnsi="Arial Unicode MS"/>
          <w:rtl w:val="0"/>
        </w:rPr>
        <w:t xml:space="preserve">では、りんちゃん様のような「一人ひとりに合わせた対応」を、機能面でどう実現すればよいのでしょうか？</w:t>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Fonts w:ascii="Arial Unicode MS" w:cs="Arial Unicode MS" w:eastAsia="Arial Unicode MS" w:hAnsi="Arial Unicode MS"/>
          <w:rtl w:val="0"/>
        </w:rPr>
        <w:t xml:space="preserve">その鍵となるのが、「ラベル機能」「アクション機能」「配信条件設定」の組み合わせです。</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pPr>
      <w:r w:rsidDel="00000000" w:rsidR="00000000" w:rsidRPr="00000000">
        <w:rPr>
          <w:rFonts w:ascii="Arial Unicode MS" w:cs="Arial Unicode MS" w:eastAsia="Arial Unicode MS" w:hAnsi="Arial Unicode MS"/>
          <w:rtl w:val="0"/>
        </w:rPr>
        <w:t xml:space="preserve">UTAGEの「ラベル機能」であらかじめラベルを用意しておき、「アクション機能」を活用することで、お客様の行動（例えばリンククリックや動画視聴など）に応じて自動でラベルを付与できます。そして、「配信条件設定」で「〇〇のラベルを持つ人だけに送る」といった出し分けを行うことで、それぞれの興味関心に合わせた「One to One」に近いコミュニケーションが可能になります。</w:t>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Fonts w:ascii="Arial Unicode MS" w:cs="Arial Unicode MS" w:eastAsia="Arial Unicode MS" w:hAnsi="Arial Unicode MS"/>
          <w:rtl w:val="0"/>
        </w:rPr>
        <w:t xml:space="preserve">誰に、どのタイミングで、何を届けるか。この設計を丁寧に行うことこそが、手動対応を減らしながらも高い成果を生み出すポイントだと言えるでしょう。</w:t>
      </w:r>
    </w:p>
    <w:p w:rsidR="00000000" w:rsidDel="00000000" w:rsidP="00000000" w:rsidRDefault="00000000" w:rsidRPr="00000000" w14:paraId="00000F8F">
      <w:pPr>
        <w:pStyle w:val="Heading4"/>
        <w:rPr/>
      </w:pPr>
      <w:bookmarkStart w:colFirst="0" w:colLast="0" w:name="_rw1m3m821bb9" w:id="548"/>
      <w:bookmarkEnd w:id="548"/>
      <w:r w:rsidDel="00000000" w:rsidR="00000000" w:rsidRPr="00000000">
        <w:rPr>
          <w:rFonts w:ascii="Arial Unicode MS" w:cs="Arial Unicode MS" w:eastAsia="Arial Unicode MS" w:hAnsi="Arial Unicode MS"/>
          <w:rtl w:val="0"/>
        </w:rPr>
        <w:t xml:space="preserve">明日からできる3つのアクション</w:t>
      </w:r>
    </w:p>
    <w:p w:rsidR="00000000" w:rsidDel="00000000" w:rsidP="00000000" w:rsidRDefault="00000000" w:rsidRPr="00000000" w14:paraId="00000F90">
      <w:pPr>
        <w:rPr/>
      </w:pPr>
      <w:r w:rsidDel="00000000" w:rsidR="00000000" w:rsidRPr="00000000">
        <w:rPr>
          <w:rFonts w:ascii="Arial Unicode MS" w:cs="Arial Unicode MS" w:eastAsia="Arial Unicode MS" w:hAnsi="Arial Unicode MS"/>
          <w:rtl w:val="0"/>
        </w:rPr>
        <w:t xml:space="preserve">以下の3つの中から、今のあなたにできそうなものを1つ選んで実践してみてください。</w:t>
      </w:r>
    </w:p>
    <w:p w:rsidR="00000000" w:rsidDel="00000000" w:rsidP="00000000" w:rsidRDefault="00000000" w:rsidRPr="00000000" w14:paraId="00000F91">
      <w:pPr>
        <w:rPr/>
      </w:pPr>
      <w:r w:rsidDel="00000000" w:rsidR="00000000" w:rsidRPr="00000000">
        <w:rPr>
          <w:rtl w:val="0"/>
        </w:rPr>
      </w:r>
    </w:p>
    <w:p w:rsidR="00000000" w:rsidDel="00000000" w:rsidP="00000000" w:rsidRDefault="00000000" w:rsidRPr="00000000" w14:paraId="00000F92">
      <w:pPr>
        <w:numPr>
          <w:ilvl w:val="0"/>
          <w:numId w:val="44"/>
        </w:numPr>
        <w:ind w:left="720" w:hanging="360"/>
        <w:rPr>
          <w:u w:val="none"/>
        </w:rPr>
      </w:pPr>
      <w:r w:rsidDel="00000000" w:rsidR="00000000" w:rsidRPr="00000000">
        <w:rPr>
          <w:rFonts w:ascii="Arial Unicode MS" w:cs="Arial Unicode MS" w:eastAsia="Arial Unicode MS" w:hAnsi="Arial Unicode MS"/>
          <w:b w:val="1"/>
          <w:bCs w:val="1"/>
          <w:rtl w:val="0"/>
        </w:rPr>
        <w:t xml:space="preserve">【温度感の付加】メッセージの推敲</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現在配信しているメールやLINEを読み返し、単なる事務連絡になっていないか確認する。「相手の不安に寄り添う一言」や「自身の想い」を追記し、システム的な文章に人間味をプラスする。</w:t>
      </w:r>
    </w:p>
    <w:p w:rsidR="00000000" w:rsidDel="00000000" w:rsidP="00000000" w:rsidRDefault="00000000" w:rsidRPr="00000000" w14:paraId="00000F93">
      <w:pPr>
        <w:ind w:left="720" w:firstLine="0"/>
        <w:rPr/>
      </w:pPr>
      <w:r w:rsidDel="00000000" w:rsidR="00000000" w:rsidRPr="00000000">
        <w:rPr>
          <w:rtl w:val="0"/>
        </w:rPr>
      </w:r>
    </w:p>
    <w:p w:rsidR="00000000" w:rsidDel="00000000" w:rsidP="00000000" w:rsidRDefault="00000000" w:rsidRPr="00000000" w14:paraId="00000F94">
      <w:pPr>
        <w:numPr>
          <w:ilvl w:val="0"/>
          <w:numId w:val="44"/>
        </w:numPr>
        <w:ind w:left="720" w:hanging="360"/>
        <w:rPr>
          <w:u w:val="none"/>
        </w:rPr>
      </w:pPr>
      <w:r w:rsidDel="00000000" w:rsidR="00000000" w:rsidRPr="00000000">
        <w:rPr>
          <w:rFonts w:ascii="Arial Unicode MS" w:cs="Arial Unicode MS" w:eastAsia="Arial Unicode MS" w:hAnsi="Arial Unicode MS"/>
          <w:b w:val="1"/>
          <w:bCs w:val="1"/>
          <w:rtl w:val="0"/>
        </w:rPr>
        <w:t xml:space="preserve">【顧客セグメント】ラベルの活用</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見込み客の属性や関心度合いを分類するために、任意のラベルを作成し、顧客の特定のアクションをトリガーとして自動でラベルが付与される設定を入れる。これにより、顧客の行動に合わせて、最適なセグメント配信</w:t>
      </w:r>
      <w:ins w:author="横山允彦" w:id="0" w:date="2026-03-09T16:38:57Z">
        <w:r w:rsidDel="00000000" w:rsidR="00000000" w:rsidRPr="00000000">
          <w:rPr>
            <w:rtl w:val="0"/>
            <w:rPrChange w:author="横山允彦" w:id="1" w:date="2026-03-09T16:38:57Z">
              <w:rPr/>
            </w:rPrChange>
          </w:rPr>
          <w:t xml:space="preserve">をする</w:t>
        </w:r>
      </w:ins>
      <w:del w:author="横山允彦" w:id="0" w:date="2026-03-09T16:38:57Z">
        <w:r w:rsidDel="00000000" w:rsidR="00000000" w:rsidRPr="00000000">
          <w:rPr>
            <w:rtl w:val="0"/>
          </w:rPr>
          <w:delText xml:space="preserve">ができる</w:delText>
        </w:r>
      </w:del>
      <w:r w:rsidDel="00000000" w:rsidR="00000000" w:rsidRPr="00000000">
        <w:rPr>
          <w:rFonts w:ascii="Arial Unicode MS" w:cs="Arial Unicode MS" w:eastAsia="Arial Unicode MS" w:hAnsi="Arial Unicode MS"/>
          <w:rtl w:val="0"/>
        </w:rPr>
        <w:t xml:space="preserve">準備を整える。</w:t>
      </w:r>
    </w:p>
    <w:p w:rsidR="00000000" w:rsidDel="00000000" w:rsidP="00000000" w:rsidRDefault="00000000" w:rsidRPr="00000000" w14:paraId="00000F95">
      <w:pPr>
        <w:ind w:left="720" w:firstLine="0"/>
        <w:rPr/>
      </w:pPr>
      <w:r w:rsidDel="00000000" w:rsidR="00000000" w:rsidRPr="00000000">
        <w:rPr>
          <w:rtl w:val="0"/>
        </w:rPr>
      </w:r>
    </w:p>
    <w:p w:rsidR="00000000" w:rsidDel="00000000" w:rsidP="00000000" w:rsidRDefault="00000000" w:rsidRPr="00000000" w14:paraId="00000F96">
      <w:pPr>
        <w:numPr>
          <w:ilvl w:val="0"/>
          <w:numId w:val="44"/>
        </w:numPr>
        <w:ind w:left="720" w:hanging="360"/>
        <w:rPr>
          <w:u w:val="none"/>
        </w:rPr>
      </w:pPr>
      <w:r w:rsidDel="00000000" w:rsidR="00000000" w:rsidRPr="00000000">
        <w:rPr>
          <w:rFonts w:ascii="Arial Unicode MS" w:cs="Arial Unicode MS" w:eastAsia="Arial Unicode MS" w:hAnsi="Arial Unicode MS"/>
          <w:b w:val="1"/>
          <w:bCs w:val="1"/>
          <w:rtl w:val="0"/>
        </w:rPr>
        <w:t xml:space="preserve">【導線の設計】3機能の連携</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UTAGE上で「ファネル」「シナリオ」「会員サイト」を実際に作成し、それらをすべて連携する設定を行ってみる。集客から教育、そして商品提供までが途切れなくつながる「自動化の全体像」を構築し、顧客が迷わず進めるシームレスな体験を作り上げる。</w:t>
      </w:r>
      <w:r w:rsidDel="00000000" w:rsidR="00000000" w:rsidRPr="00000000">
        <w:br w:type="page"/>
      </w:r>
      <w:r w:rsidDel="00000000" w:rsidR="00000000" w:rsidRPr="00000000">
        <w:rPr>
          <w:rtl w:val="0"/>
        </w:rPr>
      </w:r>
    </w:p>
    <w:p w:rsidR="00000000" w:rsidDel="00000000" w:rsidP="00000000" w:rsidRDefault="00000000" w:rsidRPr="00000000" w14:paraId="00000F97">
      <w:pPr>
        <w:pStyle w:val="Heading1"/>
        <w:rPr/>
      </w:pPr>
      <w:bookmarkStart w:colFirst="0" w:colLast="0" w:name="_puj0v7jhmg08" w:id="549"/>
      <w:bookmarkEnd w:id="549"/>
      <w:r w:rsidDel="00000000" w:rsidR="00000000" w:rsidRPr="00000000">
        <w:rPr>
          <w:rFonts w:ascii="Arial Unicode MS" w:cs="Arial Unicode MS" w:eastAsia="Arial Unicode MS" w:hAnsi="Arial Unicode MS"/>
          <w:rtl w:val="0"/>
        </w:rPr>
        <w:t xml:space="preserve">金澤 則幸 様</w:t>
        <w:br w:type="textWrapping"/>
        <w:t xml:space="preserve">おでん 様</w:t>
      </w:r>
    </w:p>
    <w:p w:rsidR="00000000" w:rsidDel="00000000" w:rsidP="00000000" w:rsidRDefault="00000000" w:rsidRPr="00000000" w14:paraId="00000F98">
      <w:pPr>
        <w:rPr/>
      </w:pPr>
      <w:r w:rsidDel="00000000" w:rsidR="00000000" w:rsidRPr="00000000">
        <w:rPr>
          <w:rFonts w:ascii="Arial Unicode MS" w:cs="Arial Unicode MS" w:eastAsia="Arial Unicode MS" w:hAnsi="Arial Unicode MS"/>
          <w:rtl w:val="0"/>
        </w:rPr>
        <w:t xml:space="preserve">（LINE/UTAGE構築者育成講座 運営）</w:t>
      </w:r>
    </w:p>
    <w:p w:rsidR="00000000" w:rsidDel="00000000" w:rsidP="00000000" w:rsidRDefault="00000000" w:rsidRPr="00000000" w14:paraId="00000F99">
      <w:pPr>
        <w:pStyle w:val="Heading2"/>
        <w:rPr/>
      </w:pPr>
      <w:bookmarkStart w:colFirst="0" w:colLast="0" w:name="_2dmo5r8dxyl3" w:id="550"/>
      <w:bookmarkEnd w:id="550"/>
      <w:r w:rsidDel="00000000" w:rsidR="00000000" w:rsidRPr="00000000">
        <w:rPr>
          <w:rFonts w:ascii="Arial Unicode MS" w:cs="Arial Unicode MS" w:eastAsia="Arial Unicode MS" w:hAnsi="Arial Unicode MS"/>
          <w:rtl w:val="0"/>
        </w:rPr>
        <w:t xml:space="preserve">セミナー開催の「労働集約」から脱却！</w:t>
        <w:br w:type="textWrapping"/>
        <w:t xml:space="preserve">成約率を維持しつつ"毎日開催"で売上2倍へ</w:t>
        <w:br w:type="textWrapping"/>
        <w:t xml:space="preserve">販売機会を最大化する「自動ウェビナー構築術」</w:t>
      </w:r>
    </w:p>
    <w:p w:rsidR="00000000" w:rsidDel="00000000" w:rsidP="00000000" w:rsidRDefault="00000000" w:rsidRPr="00000000" w14:paraId="00000F9A">
      <w:pPr>
        <w:numPr>
          <w:ilvl w:val="0"/>
          <w:numId w:val="78"/>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運営・セールス時間：1/4以下</w:t>
      </w:r>
    </w:p>
    <w:p w:rsidR="00000000" w:rsidDel="00000000" w:rsidP="00000000" w:rsidRDefault="00000000" w:rsidRPr="00000000" w14:paraId="00000F9B">
      <w:pPr>
        <w:numPr>
          <w:ilvl w:val="0"/>
          <w:numId w:val="78"/>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売上：2倍以上</w:t>
      </w:r>
    </w:p>
    <w:p w:rsidR="00000000" w:rsidDel="00000000" w:rsidP="00000000" w:rsidRDefault="00000000" w:rsidRPr="00000000" w14:paraId="00000F9C">
      <w:pPr>
        <w:numPr>
          <w:ilvl w:val="0"/>
          <w:numId w:val="78"/>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成約率：リアル開催と同水準</w:t>
      </w:r>
    </w:p>
    <w:p w:rsidR="00000000" w:rsidDel="00000000" w:rsidP="00000000" w:rsidRDefault="00000000" w:rsidRPr="00000000" w14:paraId="00000F9D">
      <w:pPr>
        <w:pStyle w:val="Heading3"/>
        <w:rPr/>
      </w:pPr>
      <w:bookmarkStart w:colFirst="0" w:colLast="0" w:name="_ofb7ip3h4v7p" w:id="551"/>
      <w:bookmarkEnd w:id="551"/>
      <w:r w:rsidDel="00000000" w:rsidR="00000000" w:rsidRPr="00000000">
        <w:rPr>
          <w:rFonts w:ascii="Arial Unicode MS" w:cs="Arial Unicode MS" w:eastAsia="Arial Unicode MS" w:hAnsi="Arial Unicode MS"/>
          <w:rtl w:val="0"/>
        </w:rPr>
        <w:t xml:space="preserve">この事例のポイント</w:t>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b w:val="1"/>
          <w:bCs w:val="1"/>
        </w:rPr>
      </w:pPr>
      <w:r w:rsidDel="00000000" w:rsidR="00000000" w:rsidRPr="00000000">
        <w:rPr>
          <w:rFonts w:ascii="Arial Unicode MS" w:cs="Arial Unicode MS" w:eastAsia="Arial Unicode MS" w:hAnsi="Arial Unicode MS"/>
          <w:b w:val="1"/>
          <w:bCs w:val="1"/>
          <w:rtl w:val="0"/>
        </w:rPr>
        <w:t xml:space="preserve">「ライブ感」はそのままに。工数削減と売上増加を両立する「録画セミナー」の活用</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Fonts w:ascii="Arial Unicode MS" w:cs="Arial Unicode MS" w:eastAsia="Arial Unicode MS" w:hAnsi="Arial Unicode MS"/>
          <w:rtl w:val="0"/>
        </w:rPr>
        <w:t xml:space="preserve">本事例は、「毎回のセミナー開催に疲弊している」「自動ウェビナーを導入して、効率的に売上を伸ばしたい」という方に、労働時間を削減しつつ、売上を拡大するためのヒントを与えてくれる内容です。</w:t>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rFonts w:ascii="Arial Unicode MS" w:cs="Arial Unicode MS" w:eastAsia="Arial Unicode MS" w:hAnsi="Arial Unicode MS"/>
          <w:rtl w:val="0"/>
        </w:rPr>
        <w:t xml:space="preserve">金澤様とおでん様は、UTAGEの自動ウェビナー機能を活用し、成約率を維持したまま販売の自動化に成功されました。特筆すべきは、新たに動画を撮影するのではなく、過去にリアル開催した「セミナーの録画映像」を編集してそのまま活用されている点です。</w:t>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pPr>
      <w:r w:rsidDel="00000000" w:rsidR="00000000" w:rsidRPr="00000000">
        <w:rPr>
          <w:rFonts w:ascii="Arial Unicode MS" w:cs="Arial Unicode MS" w:eastAsia="Arial Unicode MS" w:hAnsi="Arial Unicode MS"/>
          <w:rtl w:val="0"/>
        </w:rPr>
        <w:t xml:space="preserve">「基本的な機能」を正しく使いこなし、既存の資産を活かして工数を4分の1以下に削減。さらに販売機会を増やすことで売上を2倍以上に伸ばした、まさに「王道」とも言える活用事例をご紹介します。</w:t>
      </w:r>
    </w:p>
    <w:p w:rsidR="00000000" w:rsidDel="00000000" w:rsidP="00000000" w:rsidRDefault="00000000" w:rsidRPr="00000000" w14:paraId="00000FA6">
      <w:pPr>
        <w:pStyle w:val="Heading3"/>
        <w:rPr/>
      </w:pPr>
      <w:bookmarkStart w:colFirst="0" w:colLast="0" w:name="_l6tfjd5zn4gu" w:id="552"/>
      <w:bookmarkEnd w:id="552"/>
      <w:r w:rsidDel="00000000" w:rsidR="00000000" w:rsidRPr="00000000">
        <w:rPr>
          <w:rFonts w:ascii="Arial Unicode MS" w:cs="Arial Unicode MS" w:eastAsia="Arial Unicode MS" w:hAnsi="Arial Unicode MS"/>
          <w:rtl w:val="0"/>
        </w:rPr>
        <w:t xml:space="preserve">事業概要</w:t>
      </w:r>
    </w:p>
    <w:p w:rsidR="00000000" w:rsidDel="00000000" w:rsidP="00000000" w:rsidRDefault="00000000" w:rsidRPr="00000000" w14:paraId="00000FA7">
      <w:pPr>
        <w:rPr/>
      </w:pPr>
      <w:r w:rsidDel="00000000" w:rsidR="00000000" w:rsidRPr="00000000">
        <w:rPr>
          <w:rFonts w:ascii="Arial Unicode MS" w:cs="Arial Unicode MS" w:eastAsia="Arial Unicode MS" w:hAnsi="Arial Unicode MS"/>
          <w:rtl w:val="0"/>
        </w:rPr>
        <w:t xml:space="preserve">LINEやUTAGEの構築・運用スキルを身につけたいフリーランスや副業希望者に向け、「LINE/UTAGE構築者育成講座」を提供。運営者自らも構築代行やシステム構築事業を展開している。</w:t>
      </w:r>
    </w:p>
    <w:p w:rsidR="00000000" w:rsidDel="00000000" w:rsidP="00000000" w:rsidRDefault="00000000" w:rsidRPr="00000000" w14:paraId="00000FA8">
      <w:pPr>
        <w:pStyle w:val="Heading3"/>
        <w:rPr/>
      </w:pPr>
      <w:bookmarkStart w:colFirst="0" w:colLast="0" w:name="_ydh904jkmslt" w:id="553"/>
      <w:bookmarkEnd w:id="553"/>
      <w:r w:rsidDel="00000000" w:rsidR="00000000" w:rsidRPr="00000000">
        <w:rPr>
          <w:rFonts w:ascii="Arial Unicode MS" w:cs="Arial Unicode MS" w:eastAsia="Arial Unicode MS" w:hAnsi="Arial Unicode MS"/>
          <w:rtl w:val="0"/>
        </w:rPr>
        <w:t xml:space="preserve">導入前のビジネス課題</w:t>
      </w:r>
    </w:p>
    <w:p w:rsidR="00000000" w:rsidDel="00000000" w:rsidP="00000000" w:rsidRDefault="00000000" w:rsidRPr="00000000" w14:paraId="00000FA9">
      <w:pPr>
        <w:rPr/>
      </w:pPr>
      <w:r w:rsidDel="00000000" w:rsidR="00000000" w:rsidRPr="00000000">
        <w:rPr>
          <w:rFonts w:ascii="Arial Unicode MS" w:cs="Arial Unicode MS" w:eastAsia="Arial Unicode MS" w:hAnsi="Arial Unicode MS"/>
          <w:rtl w:val="0"/>
        </w:rPr>
        <w:t xml:space="preserve">最大の課題は、セミナー開催と個別相談にかかる「労働時間」の限界でした。</w:t>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rPr/>
      </w:pPr>
      <w:r w:rsidDel="00000000" w:rsidR="00000000" w:rsidRPr="00000000">
        <w:rPr>
          <w:rFonts w:ascii="Arial Unicode MS" w:cs="Arial Unicode MS" w:eastAsia="Arial Unicode MS" w:hAnsi="Arial Unicode MS"/>
          <w:rtl w:val="0"/>
        </w:rPr>
        <w:t xml:space="preserve">毎回2.5時間以上のセミナーを実施して体力を消耗し、さらに事前リマインドや個別フォロー、個別相談まで行っていたため、非常に時間がかかっていました。</w:t>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rPr/>
      </w:pPr>
      <w:r w:rsidDel="00000000" w:rsidR="00000000" w:rsidRPr="00000000">
        <w:rPr>
          <w:rFonts w:ascii="Arial Unicode MS" w:cs="Arial Unicode MS" w:eastAsia="Arial Unicode MS" w:hAnsi="Arial Unicode MS"/>
          <w:rtl w:val="0"/>
        </w:rPr>
        <w:t xml:space="preserve">また、リアル開催のZoomセミナーでは参加人数が見えてしまうため、「少人数での開催がしにくい」という心理的な負担があり、さらに月1回の集客に強いプレッシャーも感じていました。終了後のアンケート回収などもすべて手動で行っており、業務の負担が大きくなっていたのです。</w:t>
      </w:r>
    </w:p>
    <w:p w:rsidR="00000000" w:rsidDel="00000000" w:rsidP="00000000" w:rsidRDefault="00000000" w:rsidRPr="00000000" w14:paraId="00000FAE">
      <w:pPr>
        <w:pStyle w:val="Heading3"/>
        <w:rPr/>
      </w:pPr>
      <w:bookmarkStart w:colFirst="0" w:colLast="0" w:name="_lm81xnjgicj2" w:id="554"/>
      <w:bookmarkEnd w:id="554"/>
      <w:r w:rsidDel="00000000" w:rsidR="00000000" w:rsidRPr="00000000">
        <w:rPr>
          <w:rFonts w:ascii="Arial Unicode MS" w:cs="Arial Unicode MS" w:eastAsia="Arial Unicode MS" w:hAnsi="Arial Unicode MS"/>
          <w:rtl w:val="0"/>
        </w:rPr>
        <w:t xml:space="preserve">課題解決のUTAGE活用法</w:t>
      </w:r>
    </w:p>
    <w:p w:rsidR="00000000" w:rsidDel="00000000" w:rsidP="00000000" w:rsidRDefault="00000000" w:rsidRPr="00000000" w14:paraId="00000FAF">
      <w:pPr>
        <w:rPr/>
      </w:pPr>
      <w:r w:rsidDel="00000000" w:rsidR="00000000" w:rsidRPr="00000000">
        <w:rPr>
          <w:rFonts w:ascii="Arial Unicode MS" w:cs="Arial Unicode MS" w:eastAsia="Arial Unicode MS" w:hAnsi="Arial Unicode MS"/>
          <w:rtl w:val="0"/>
        </w:rPr>
        <w:t xml:space="preserve">この課題を解決するため、UTAGEの「自動ウェビナー機能」を導入しました。</w:t>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pPr>
      <w:r w:rsidDel="00000000" w:rsidR="00000000" w:rsidRPr="00000000">
        <w:rPr>
          <w:rFonts w:ascii="Arial Unicode MS" w:cs="Arial Unicode MS" w:eastAsia="Arial Unicode MS" w:hAnsi="Arial Unicode MS"/>
          <w:rtl w:val="0"/>
        </w:rPr>
        <w:t xml:space="preserve">具体的には、ローンチ開催時に行ったセミナーの録画映像を活用し、それを毎日自動で開催できる仕組みを構築しました。</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Fonts w:ascii="Arial Unicode MS" w:cs="Arial Unicode MS" w:eastAsia="Arial Unicode MS" w:hAnsi="Arial Unicode MS"/>
          <w:rtl w:val="0"/>
        </w:rPr>
        <w:t xml:space="preserve">これにより、自分自身が稼働することなく、興味を持ってくれた方へ毎日セミナーを届けることが可能になり、労働集約的な働き方から脱却したのです。</w:t>
      </w:r>
    </w:p>
    <w:p w:rsidR="00000000" w:rsidDel="00000000" w:rsidP="00000000" w:rsidRDefault="00000000" w:rsidRPr="00000000" w14:paraId="00000FB4">
      <w:pPr>
        <w:pStyle w:val="Heading4"/>
        <w:rPr/>
      </w:pPr>
      <w:bookmarkStart w:colFirst="0" w:colLast="0" w:name="_zevav2yzdax0" w:id="555"/>
      <w:bookmarkEnd w:id="555"/>
      <w:r w:rsidDel="00000000" w:rsidR="00000000" w:rsidRPr="00000000">
        <w:rPr>
          <w:rFonts w:ascii="Arial Unicode MS" w:cs="Arial Unicode MS" w:eastAsia="Arial Unicode MS" w:hAnsi="Arial Unicode MS"/>
          <w:rtl w:val="0"/>
        </w:rPr>
        <w:t xml:space="preserve">成果につながったファネル全体像</w:t>
      </w:r>
    </w:p>
    <w:p w:rsidR="00000000" w:rsidDel="00000000" w:rsidP="00000000" w:rsidRDefault="00000000" w:rsidRPr="00000000" w14:paraId="00000FB5">
      <w:pPr>
        <w:rPr/>
      </w:pPr>
      <w:r w:rsidDel="00000000" w:rsidR="00000000" w:rsidRPr="00000000">
        <w:rPr>
          <w:rFonts w:ascii="Arial Unicode MS" w:cs="Arial Unicode MS" w:eastAsia="Arial Unicode MS" w:hAnsi="Arial Unicode MS"/>
          <w:rtl w:val="0"/>
        </w:rPr>
        <w:t xml:space="preserve">①SNS投稿（X投稿）</w:t>
      </w:r>
    </w:p>
    <w:p w:rsidR="00000000" w:rsidDel="00000000" w:rsidP="00000000" w:rsidRDefault="00000000" w:rsidRPr="00000000" w14:paraId="00000FB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B7">
      <w:pPr>
        <w:rPr/>
      </w:pPr>
      <w:r w:rsidDel="00000000" w:rsidR="00000000" w:rsidRPr="00000000">
        <w:rPr>
          <w:rFonts w:ascii="Arial Unicode MS" w:cs="Arial Unicode MS" w:eastAsia="Arial Unicode MS" w:hAnsi="Arial Unicode MS"/>
          <w:rtl w:val="0"/>
        </w:rPr>
        <w:t xml:space="preserve">②LP：LINE登録（オファー：PDF資料・テンプレート）</w:t>
      </w:r>
    </w:p>
    <w:p w:rsidR="00000000" w:rsidDel="00000000" w:rsidP="00000000" w:rsidRDefault="00000000" w:rsidRPr="00000000" w14:paraId="00000FB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B9">
      <w:pPr>
        <w:rPr/>
      </w:pPr>
      <w:r w:rsidDel="00000000" w:rsidR="00000000" w:rsidRPr="00000000">
        <w:rPr>
          <w:rFonts w:ascii="Arial Unicode MS" w:cs="Arial Unicode MS" w:eastAsia="Arial Unicode MS" w:hAnsi="Arial Unicode MS"/>
          <w:rtl w:val="0"/>
        </w:rPr>
        <w:t xml:space="preserve">③自動ウェビナー案内（メールアドレス登録）</w:t>
      </w:r>
    </w:p>
    <w:p w:rsidR="00000000" w:rsidDel="00000000" w:rsidP="00000000" w:rsidRDefault="00000000" w:rsidRPr="00000000" w14:paraId="00000FB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BB">
      <w:pPr>
        <w:rPr/>
      </w:pPr>
      <w:r w:rsidDel="00000000" w:rsidR="00000000" w:rsidRPr="00000000">
        <w:rPr>
          <w:rFonts w:ascii="Arial Unicode MS" w:cs="Arial Unicode MS" w:eastAsia="Arial Unicode MS" w:hAnsi="Arial Unicode MS"/>
          <w:rtl w:val="0"/>
        </w:rPr>
        <w:t xml:space="preserve">④LINEステップ配信→希望者には先行して販売LPを提示</w:t>
      </w:r>
    </w:p>
    <w:p w:rsidR="00000000" w:rsidDel="00000000" w:rsidP="00000000" w:rsidRDefault="00000000" w:rsidRPr="00000000" w14:paraId="00000FB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BD">
      <w:pPr>
        <w:rPr/>
      </w:pPr>
      <w:r w:rsidDel="00000000" w:rsidR="00000000" w:rsidRPr="00000000">
        <w:rPr>
          <w:rFonts w:ascii="Arial Unicode MS" w:cs="Arial Unicode MS" w:eastAsia="Arial Unicode MS" w:hAnsi="Arial Unicode MS"/>
          <w:rtl w:val="0"/>
        </w:rPr>
        <w:t xml:space="preserve">⑤自動ウェビナー開催→希望者には先行して販売LPを提示</w:t>
      </w:r>
    </w:p>
    <w:p w:rsidR="00000000" w:rsidDel="00000000" w:rsidP="00000000" w:rsidRDefault="00000000" w:rsidRPr="00000000" w14:paraId="00000FB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BF">
      <w:pPr>
        <w:rPr/>
      </w:pPr>
      <w:r w:rsidDel="00000000" w:rsidR="00000000" w:rsidRPr="00000000">
        <w:rPr>
          <w:rFonts w:ascii="Arial Unicode MS" w:cs="Arial Unicode MS" w:eastAsia="Arial Unicode MS" w:hAnsi="Arial Unicode MS"/>
          <w:rtl w:val="0"/>
        </w:rPr>
        <w:t xml:space="preserve">⑥個別相談（希望者のみ）</w:t>
      </w:r>
    </w:p>
    <w:p w:rsidR="00000000" w:rsidDel="00000000" w:rsidP="00000000" w:rsidRDefault="00000000" w:rsidRPr="00000000" w14:paraId="00000FC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C1">
      <w:pPr>
        <w:rPr/>
      </w:pPr>
      <w:r w:rsidDel="00000000" w:rsidR="00000000" w:rsidRPr="00000000">
        <w:rPr>
          <w:rFonts w:ascii="Arial Unicode MS" w:cs="Arial Unicode MS" w:eastAsia="Arial Unicode MS" w:hAnsi="Arial Unicode MS"/>
          <w:rtl w:val="0"/>
        </w:rPr>
        <w:t xml:space="preserve">⑦販売LP</w:t>
      </w:r>
    </w:p>
    <w:p w:rsidR="00000000" w:rsidDel="00000000" w:rsidP="00000000" w:rsidRDefault="00000000" w:rsidRPr="00000000" w14:paraId="00000FC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C3">
      <w:pPr>
        <w:rPr/>
      </w:pPr>
      <w:r w:rsidDel="00000000" w:rsidR="00000000" w:rsidRPr="00000000">
        <w:rPr>
          <w:rFonts w:ascii="Arial Unicode MS" w:cs="Arial Unicode MS" w:eastAsia="Arial Unicode MS" w:hAnsi="Arial Unicode MS"/>
          <w:rtl w:val="0"/>
        </w:rPr>
        <w:t xml:space="preserve">⑧フロントエンド商品オファー（セミナー・ワークショップ）</w:t>
      </w:r>
    </w:p>
    <w:p w:rsidR="00000000" w:rsidDel="00000000" w:rsidP="00000000" w:rsidRDefault="00000000" w:rsidRPr="00000000" w14:paraId="00000FC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C5">
      <w:pPr>
        <w:rPr/>
      </w:pPr>
      <w:r w:rsidDel="00000000" w:rsidR="00000000" w:rsidRPr="00000000">
        <w:rPr>
          <w:rFonts w:ascii="Arial Unicode MS" w:cs="Arial Unicode MS" w:eastAsia="Arial Unicode MS" w:hAnsi="Arial Unicode MS"/>
          <w:rtl w:val="0"/>
        </w:rPr>
        <w:t xml:space="preserve">⑨バックエンド商品オファー（オンライン講座・スクール）</w:t>
      </w:r>
    </w:p>
    <w:p w:rsidR="00000000" w:rsidDel="00000000" w:rsidP="00000000" w:rsidRDefault="00000000" w:rsidRPr="00000000" w14:paraId="00000FC6">
      <w:pPr>
        <w:pStyle w:val="Heading4"/>
        <w:rPr/>
      </w:pPr>
      <w:bookmarkStart w:colFirst="0" w:colLast="0" w:name="_tsnx8rlousra" w:id="556"/>
      <w:bookmarkEnd w:id="556"/>
      <w:r w:rsidDel="00000000" w:rsidR="00000000" w:rsidRPr="00000000">
        <w:rPr>
          <w:rFonts w:ascii="Arial Unicode MS" w:cs="Arial Unicode MS" w:eastAsia="Arial Unicode MS" w:hAnsi="Arial Unicode MS"/>
          <w:rtl w:val="0"/>
        </w:rPr>
        <w:t xml:space="preserve">活用した機能と具体的な施策内容</w:t>
      </w:r>
    </w:p>
    <w:p w:rsidR="00000000" w:rsidDel="00000000" w:rsidP="00000000" w:rsidRDefault="00000000" w:rsidRPr="00000000" w14:paraId="00000FC7">
      <w:pPr>
        <w:rPr>
          <w:b w:val="1"/>
          <w:bCs w:val="1"/>
        </w:rPr>
      </w:pPr>
      <w:r w:rsidDel="00000000" w:rsidR="00000000" w:rsidRPr="00000000">
        <w:rPr>
          <w:rFonts w:ascii="Arial Unicode MS" w:cs="Arial Unicode MS" w:eastAsia="Arial Unicode MS" w:hAnsi="Arial Unicode MS"/>
          <w:b w:val="1"/>
          <w:bCs w:val="1"/>
          <w:rtl w:val="0"/>
        </w:rPr>
        <w:t xml:space="preserve">【自動ウェビナー機能】毎日開催による自動化</w:t>
      </w:r>
    </w:p>
    <w:p w:rsidR="00000000" w:rsidDel="00000000" w:rsidP="00000000" w:rsidRDefault="00000000" w:rsidRPr="00000000" w14:paraId="00000FC8">
      <w:pPr>
        <w:rPr/>
      </w:pPr>
      <w:r w:rsidDel="00000000" w:rsidR="00000000" w:rsidRPr="00000000">
        <w:rPr>
          <w:rFonts w:ascii="Arial Unicode MS" w:cs="Arial Unicode MS" w:eastAsia="Arial Unicode MS" w:hAnsi="Arial Unicode MS"/>
          <w:rtl w:val="0"/>
        </w:rPr>
        <w:t xml:space="preserve">リアルで開催したセミナーの録画データを活用し、毎日開催されるように設定（スケジュール設定）しました。これにより、自身が登壇することなく、365日休まずにセミナーを提供し続ける環境を構築しています。</w:t>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b w:val="1"/>
          <w:bCs w:val="1"/>
        </w:rPr>
      </w:pPr>
      <w:r w:rsidDel="00000000" w:rsidR="00000000" w:rsidRPr="00000000">
        <w:rPr>
          <w:rFonts w:ascii="Arial Unicode MS" w:cs="Arial Unicode MS" w:eastAsia="Arial Unicode MS" w:hAnsi="Arial Unicode MS"/>
          <w:b w:val="1"/>
          <w:bCs w:val="1"/>
          <w:rtl w:val="0"/>
        </w:rPr>
        <w:t xml:space="preserve">【ウェビナー動画連動】適切なタイミングでのボタン表示</w:t>
      </w:r>
    </w:p>
    <w:p w:rsidR="00000000" w:rsidDel="00000000" w:rsidP="00000000" w:rsidRDefault="00000000" w:rsidRPr="00000000" w14:paraId="00000FCB">
      <w:pPr>
        <w:rPr/>
      </w:pPr>
      <w:r w:rsidDel="00000000" w:rsidR="00000000" w:rsidRPr="00000000">
        <w:rPr>
          <w:rFonts w:ascii="Arial Unicode MS" w:cs="Arial Unicode MS" w:eastAsia="Arial Unicode MS" w:hAnsi="Arial Unicode MS"/>
          <w:rtl w:val="0"/>
        </w:rPr>
        <w:t xml:space="preserve">ウェビナー視聴ページにて、終了直前のタイミングに合わせて「個別相談」のボタンが表示されるように設定しました。さらに、その横に「そのまま購入できるリンク」も並列して配置することで、相談を挟まずに購入したい意欲の高いユーザーも逃さないようにしています。</w:t>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rPr>
          <w:b w:val="1"/>
          <w:bCs w:val="1"/>
        </w:rPr>
      </w:pPr>
      <w:r w:rsidDel="00000000" w:rsidR="00000000" w:rsidRPr="00000000">
        <w:rPr>
          <w:rFonts w:ascii="Arial Unicode MS" w:cs="Arial Unicode MS" w:eastAsia="Arial Unicode MS" w:hAnsi="Arial Unicode MS"/>
          <w:b w:val="1"/>
          <w:bCs w:val="1"/>
          <w:rtl w:val="0"/>
        </w:rPr>
        <w:t xml:space="preserve">【LINEメッセージ / カルーセル】ショートカット誘導</w:t>
      </w:r>
    </w:p>
    <w:p w:rsidR="00000000" w:rsidDel="00000000" w:rsidP="00000000" w:rsidRDefault="00000000" w:rsidRPr="00000000" w14:paraId="00000FCE">
      <w:pPr>
        <w:rPr/>
      </w:pPr>
      <w:r w:rsidDel="00000000" w:rsidR="00000000" w:rsidRPr="00000000">
        <w:rPr>
          <w:rFonts w:ascii="Arial Unicode MS" w:cs="Arial Unicode MS" w:eastAsia="Arial Unicode MS" w:hAnsi="Arial Unicode MS"/>
          <w:rtl w:val="0"/>
        </w:rPr>
        <w:t xml:space="preserve">LINE登録時のメッセージにて、カルーセルを活用しました。Xで既に内容を把握している層に向けて「すぐに講座希望」というボタンを設置し、ウェビナーを介さずに直接申込みへ進めるショートカットを用意しています。</w:t>
      </w:r>
    </w:p>
    <w:p w:rsidR="00000000" w:rsidDel="00000000" w:rsidP="00000000" w:rsidRDefault="00000000" w:rsidRPr="00000000" w14:paraId="00000FCF">
      <w:pPr>
        <w:pStyle w:val="Heading4"/>
        <w:rPr/>
      </w:pPr>
      <w:bookmarkStart w:colFirst="0" w:colLast="0" w:name="_53qt16vfk0i7" w:id="557"/>
      <w:bookmarkEnd w:id="557"/>
      <w:r w:rsidDel="00000000" w:rsidR="00000000" w:rsidRPr="00000000">
        <w:rPr>
          <w:rFonts w:ascii="Arial Unicode MS" w:cs="Arial Unicode MS" w:eastAsia="Arial Unicode MS" w:hAnsi="Arial Unicode MS"/>
          <w:rtl w:val="0"/>
        </w:rPr>
        <w:t xml:space="preserve">施策の背景にある戦略・意図</w:t>
      </w:r>
    </w:p>
    <w:p w:rsidR="00000000" w:rsidDel="00000000" w:rsidP="00000000" w:rsidRDefault="00000000" w:rsidRPr="00000000" w14:paraId="00000FD0">
      <w:pPr>
        <w:rPr/>
      </w:pPr>
      <w:r w:rsidDel="00000000" w:rsidR="00000000" w:rsidRPr="00000000">
        <w:rPr>
          <w:rFonts w:ascii="Arial Unicode MS" w:cs="Arial Unicode MS" w:eastAsia="Arial Unicode MS" w:hAnsi="Arial Unicode MS"/>
          <w:rtl w:val="0"/>
        </w:rPr>
        <w:t xml:space="preserve">最大の目的は、運営側の時間を「セールス」ではなく、既存の受講生の満足度を高めるための「サポート」に注力することでした。</w:t>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Fonts w:ascii="Arial Unicode MS" w:cs="Arial Unicode MS" w:eastAsia="Arial Unicode MS" w:hAnsi="Arial Unicode MS"/>
          <w:rtl w:val="0"/>
        </w:rPr>
        <w:t xml:space="preserve">以前は個別相談の場で一からサービス説明や価格提示を行っており、それが精神的な負担や非効率につながっていました。そこで、自動ウェビナー内でサービス内容から価格まですべて伝えきる構成に変え、個別相談での説明コストをなくし、「購入前提の方」だけに対応するフローへと変えることで、セールスの負荷を最小化する狙いがありました。</w:t>
      </w:r>
    </w:p>
    <w:p w:rsidR="00000000" w:rsidDel="00000000" w:rsidP="00000000" w:rsidRDefault="00000000" w:rsidRPr="00000000" w14:paraId="00000FD3">
      <w:pPr>
        <w:pStyle w:val="Heading4"/>
        <w:rPr/>
      </w:pPr>
      <w:bookmarkStart w:colFirst="0" w:colLast="0" w:name="_567g64o98wxu" w:id="558"/>
      <w:bookmarkEnd w:id="558"/>
      <w:r w:rsidDel="00000000" w:rsidR="00000000" w:rsidRPr="00000000">
        <w:rPr>
          <w:rFonts w:ascii="Arial Unicode MS" w:cs="Arial Unicode MS" w:eastAsia="Arial Unicode MS" w:hAnsi="Arial Unicode MS"/>
          <w:rtl w:val="0"/>
        </w:rPr>
        <w:t xml:space="preserve">施策を成功させるための「コツ・工夫」</w:t>
      </w:r>
    </w:p>
    <w:p w:rsidR="00000000" w:rsidDel="00000000" w:rsidP="00000000" w:rsidRDefault="00000000" w:rsidRPr="00000000" w14:paraId="00000FD4">
      <w:pPr>
        <w:rPr/>
      </w:pPr>
      <w:r w:rsidDel="00000000" w:rsidR="00000000" w:rsidRPr="00000000">
        <w:rPr>
          <w:rFonts w:ascii="Arial Unicode MS" w:cs="Arial Unicode MS" w:eastAsia="Arial Unicode MS" w:hAnsi="Arial Unicode MS"/>
          <w:rtl w:val="0"/>
        </w:rPr>
        <w:t xml:space="preserve">自動ウェビナー用に新たに収録を行うのではなく、あえて「実際のセミナー録画」を使用しました。参加者とのやり取りやその場の熱量がそのまま伝わるため、不自然さがなく、視聴者に強い臨場感を与えることができます。</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rFonts w:ascii="Arial Unicode MS" w:cs="Arial Unicode MS" w:eastAsia="Arial Unicode MS" w:hAnsi="Arial Unicode MS"/>
          <w:rtl w:val="0"/>
        </w:rPr>
        <w:t xml:space="preserve">ただし、長期的に自動化して使い続けられるよう、開催日時や季節、天気など「特定の日」を感じさせる発言は極力避けるなど、いつ誰が視聴しても違和感がないように配慮しました。</w:t>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Fonts w:ascii="Arial Unicode MS" w:cs="Arial Unicode MS" w:eastAsia="Arial Unicode MS" w:hAnsi="Arial Unicode MS"/>
          <w:rtl w:val="0"/>
        </w:rPr>
        <w:t xml:space="preserve">また、運用面では「誰が何分まで見たか」「どこで離脱したか」をラベル付けして詳細に把握できる機能を活用しています。視聴データに基づいてウェビナーの内容を見直すことができるため、非常に役立ちました。</w:t>
      </w:r>
    </w:p>
    <w:p w:rsidR="00000000" w:rsidDel="00000000" w:rsidP="00000000" w:rsidRDefault="00000000" w:rsidRPr="00000000" w14:paraId="00000FD9">
      <w:pPr>
        <w:pStyle w:val="Heading3"/>
        <w:rPr/>
      </w:pPr>
      <w:bookmarkStart w:colFirst="0" w:colLast="0" w:name="_699ep4kaani3" w:id="559"/>
      <w:bookmarkEnd w:id="559"/>
      <w:r w:rsidDel="00000000" w:rsidR="00000000" w:rsidRPr="00000000">
        <w:rPr>
          <w:rFonts w:ascii="Arial Unicode MS" w:cs="Arial Unicode MS" w:eastAsia="Arial Unicode MS" w:hAnsi="Arial Unicode MS"/>
          <w:rtl w:val="0"/>
        </w:rPr>
        <w:t xml:space="preserve">導入後の成果と変化</w:t>
      </w:r>
    </w:p>
    <w:p w:rsidR="00000000" w:rsidDel="00000000" w:rsidP="00000000" w:rsidRDefault="00000000" w:rsidRPr="00000000" w14:paraId="00000FDA">
      <w:pPr>
        <w:pStyle w:val="Heading4"/>
        <w:rPr/>
      </w:pPr>
      <w:bookmarkStart w:colFirst="0" w:colLast="0" w:name="_wvqkd0kh8ajz" w:id="560"/>
      <w:bookmarkEnd w:id="560"/>
      <w:r w:rsidDel="00000000" w:rsidR="00000000" w:rsidRPr="00000000">
        <w:rPr>
          <w:rFonts w:ascii="Arial Unicode MS" w:cs="Arial Unicode MS" w:eastAsia="Arial Unicode MS" w:hAnsi="Arial Unicode MS"/>
          <w:rtl w:val="0"/>
        </w:rPr>
        <w:t xml:space="preserve">具体的な成果</w:t>
      </w:r>
    </w:p>
    <w:p w:rsidR="00000000" w:rsidDel="00000000" w:rsidP="00000000" w:rsidRDefault="00000000" w:rsidRPr="00000000" w14:paraId="00000FDB">
      <w:pPr>
        <w:rPr/>
      </w:pPr>
      <w:r w:rsidDel="00000000" w:rsidR="00000000" w:rsidRPr="00000000">
        <w:rPr>
          <w:rFonts w:ascii="Arial Unicode MS" w:cs="Arial Unicode MS" w:eastAsia="Arial Unicode MS" w:hAnsi="Arial Unicode MS"/>
          <w:rtl w:val="0"/>
        </w:rPr>
        <w:t xml:space="preserve">毎回2.5時間以上のセミナー開催に加え、事前リマインドや個別フォローに追われていた時間が、自動化により大幅に削減されました。</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numPr>
          <w:ilvl w:val="0"/>
          <w:numId w:val="27"/>
        </w:numPr>
        <w:ind w:left="720" w:hanging="360"/>
        <w:rPr>
          <w:sz w:val="22"/>
          <w:szCs w:val="22"/>
        </w:rPr>
      </w:pPr>
      <w:r w:rsidDel="00000000" w:rsidR="00000000" w:rsidRPr="00000000">
        <w:rPr>
          <w:rFonts w:ascii="Arial Unicode MS" w:cs="Arial Unicode MS" w:eastAsia="Arial Unicode MS" w:hAnsi="Arial Unicode MS"/>
          <w:rtl w:val="0"/>
        </w:rPr>
        <w:t xml:space="preserve">運営・セールス時間：1/4以下に短縮</w:t>
      </w:r>
    </w:p>
    <w:p w:rsidR="00000000" w:rsidDel="00000000" w:rsidP="00000000" w:rsidRDefault="00000000" w:rsidRPr="00000000" w14:paraId="00000FDE">
      <w:pPr>
        <w:numPr>
          <w:ilvl w:val="0"/>
          <w:numId w:val="27"/>
        </w:numPr>
        <w:ind w:left="720" w:hanging="360"/>
        <w:rPr>
          <w:sz w:val="22"/>
          <w:szCs w:val="22"/>
        </w:rPr>
      </w:pPr>
      <w:r w:rsidDel="00000000" w:rsidR="00000000" w:rsidRPr="00000000">
        <w:rPr>
          <w:rFonts w:ascii="Arial Unicode MS" w:cs="Arial Unicode MS" w:eastAsia="Arial Unicode MS" w:hAnsi="Arial Unicode MS"/>
          <w:rtl w:val="0"/>
        </w:rPr>
        <w:t xml:space="preserve">売上：2倍以上に増加</w:t>
      </w:r>
    </w:p>
    <w:p w:rsidR="00000000" w:rsidDel="00000000" w:rsidP="00000000" w:rsidRDefault="00000000" w:rsidRPr="00000000" w14:paraId="00000FDF">
      <w:pPr>
        <w:numPr>
          <w:ilvl w:val="0"/>
          <w:numId w:val="27"/>
        </w:numPr>
        <w:ind w:left="720" w:hanging="360"/>
        <w:rPr>
          <w:sz w:val="22"/>
          <w:szCs w:val="22"/>
        </w:rPr>
      </w:pPr>
      <w:r w:rsidDel="00000000" w:rsidR="00000000" w:rsidRPr="00000000">
        <w:rPr>
          <w:rFonts w:ascii="Arial Unicode MS" w:cs="Arial Unicode MS" w:eastAsia="Arial Unicode MS" w:hAnsi="Arial Unicode MS"/>
          <w:rtl w:val="0"/>
        </w:rPr>
        <w:t xml:space="preserve">ウェビナー参加率・商品成約率：リアル開催と同水準を維持</w:t>
      </w:r>
    </w:p>
    <w:p w:rsidR="00000000" w:rsidDel="00000000" w:rsidP="00000000" w:rsidRDefault="00000000" w:rsidRPr="00000000" w14:paraId="00000FE0">
      <w:pPr>
        <w:pStyle w:val="Heading4"/>
        <w:rPr/>
      </w:pPr>
      <w:bookmarkStart w:colFirst="0" w:colLast="0" w:name="_ip650t7owhhv" w:id="561"/>
      <w:bookmarkEnd w:id="561"/>
      <w:r w:rsidDel="00000000" w:rsidR="00000000" w:rsidRPr="00000000">
        <w:rPr>
          <w:rFonts w:ascii="Arial Unicode MS" w:cs="Arial Unicode MS" w:eastAsia="Arial Unicode MS" w:hAnsi="Arial Unicode MS"/>
          <w:rtl w:val="0"/>
        </w:rPr>
        <w:t xml:space="preserve">実感できた変化</w:t>
      </w:r>
    </w:p>
    <w:p w:rsidR="00000000" w:rsidDel="00000000" w:rsidP="00000000" w:rsidRDefault="00000000" w:rsidRPr="00000000" w14:paraId="00000FE1">
      <w:pPr>
        <w:rPr/>
      </w:pPr>
      <w:r w:rsidDel="00000000" w:rsidR="00000000" w:rsidRPr="00000000">
        <w:rPr>
          <w:rFonts w:ascii="Arial Unicode MS" w:cs="Arial Unicode MS" w:eastAsia="Arial Unicode MS" w:hAnsi="Arial Unicode MS"/>
          <w:rtl w:val="0"/>
        </w:rPr>
        <w:t xml:space="preserve">「参加人数が見えない」という仕様により、たった1人の参加であっても気兼ねなく開催できるようになったことで、心理的に非常に楽になりました。</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Fonts w:ascii="Arial Unicode MS" w:cs="Arial Unicode MS" w:eastAsia="Arial Unicode MS" w:hAnsi="Arial Unicode MS"/>
          <w:rtl w:val="0"/>
        </w:rPr>
        <w:t xml:space="preserve">また、個別相談の質も劇的に変わりました。ウェビナー内でサービス案内や価格提示が完了しているため、相談に来る方はすでに「買う前提」であることが圧倒的に増えたのです。</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Fonts w:ascii="Arial Unicode MS" w:cs="Arial Unicode MS" w:eastAsia="Arial Unicode MS" w:hAnsi="Arial Unicode MS"/>
          <w:rtl w:val="0"/>
        </w:rPr>
        <w:t xml:space="preserve">以前のような「説得」や「価格提示」の精神的負荷がなくなり、お互いにストレスのない時間となりました。さらに、LINE、メール、自動ウェビナーを組み合わせることで、自然な形でプレゼントを渡したり接点を作ったりできるため、信頼を得る機会も増えました。「こんなに素晴らしいことが本当に起こるのか」と最初は驚いたほどです。</w:t>
      </w:r>
    </w:p>
    <w:p w:rsidR="00000000" w:rsidDel="00000000" w:rsidP="00000000" w:rsidRDefault="00000000" w:rsidRPr="00000000" w14:paraId="00000FE6">
      <w:pPr>
        <w:pStyle w:val="Heading4"/>
        <w:rPr/>
      </w:pPr>
      <w:bookmarkStart w:colFirst="0" w:colLast="0" w:name="_6w0evihlm3n" w:id="562"/>
      <w:bookmarkEnd w:id="562"/>
      <w:r w:rsidDel="00000000" w:rsidR="00000000" w:rsidRPr="00000000">
        <w:rPr>
          <w:rFonts w:ascii="Arial Unicode MS" w:cs="Arial Unicode MS" w:eastAsia="Arial Unicode MS" w:hAnsi="Arial Unicode MS"/>
          <w:rtl w:val="0"/>
        </w:rPr>
        <w:t xml:space="preserve">今後の事業展望</w:t>
      </w:r>
    </w:p>
    <w:p w:rsidR="00000000" w:rsidDel="00000000" w:rsidP="00000000" w:rsidRDefault="00000000" w:rsidRPr="00000000" w14:paraId="00000FE7">
      <w:pPr>
        <w:rPr/>
      </w:pPr>
      <w:r w:rsidDel="00000000" w:rsidR="00000000" w:rsidRPr="00000000">
        <w:rPr>
          <w:rFonts w:ascii="Arial Unicode MS" w:cs="Arial Unicode MS" w:eastAsia="Arial Unicode MS" w:hAnsi="Arial Unicode MS"/>
          <w:rtl w:val="0"/>
        </w:rPr>
        <w:t xml:space="preserve">今後はYouTubeや広告を活用し、この講座をより多くの方に届けていきたいと考えています。</w:t>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pPr>
      <w:r w:rsidDel="00000000" w:rsidR="00000000" w:rsidRPr="00000000">
        <w:rPr>
          <w:rFonts w:ascii="Arial Unicode MS" w:cs="Arial Unicode MS" w:eastAsia="Arial Unicode MS" w:hAnsi="Arial Unicode MS"/>
          <w:rtl w:val="0"/>
        </w:rPr>
        <w:t xml:space="preserve">UTAGEの構築・運用スキルは、デザインやライティング、Web制作など他のスキルとの「掛け合わせ」の相性が非常に良く、多くの人の人生を変える「武器」になると確信しています。私たち自身がUTAGEでビジネスを好転させたこの経験を、さらに多くの人に広めていきたいです。</w:t>
      </w:r>
    </w:p>
    <w:p w:rsidR="00000000" w:rsidDel="00000000" w:rsidP="00000000" w:rsidRDefault="00000000" w:rsidRPr="00000000" w14:paraId="00000FEA">
      <w:pPr>
        <w:pStyle w:val="Heading3"/>
        <w:rPr/>
      </w:pPr>
      <w:bookmarkStart w:colFirst="0" w:colLast="0" w:name="_hyh776mrn5mw" w:id="563"/>
      <w:bookmarkEnd w:id="563"/>
      <w:r w:rsidDel="00000000" w:rsidR="00000000" w:rsidRPr="00000000">
        <w:rPr>
          <w:rFonts w:ascii="Arial Unicode MS" w:cs="Arial Unicode MS" w:eastAsia="Arial Unicode MS" w:hAnsi="Arial Unicode MS"/>
          <w:rtl w:val="0"/>
        </w:rPr>
        <w:t xml:space="preserve">UTAGEユーザーへのメッセージ</w:t>
      </w:r>
    </w:p>
    <w:p w:rsidR="00000000" w:rsidDel="00000000" w:rsidP="00000000" w:rsidRDefault="00000000" w:rsidRPr="00000000" w14:paraId="00000FEB">
      <w:pPr>
        <w:rPr/>
      </w:pPr>
      <w:r w:rsidDel="00000000" w:rsidR="00000000" w:rsidRPr="00000000">
        <w:rPr>
          <w:rFonts w:ascii="Arial Unicode MS" w:cs="Arial Unicode MS" w:eastAsia="Arial Unicode MS" w:hAnsi="Arial Unicode MS"/>
          <w:rtl w:val="0"/>
        </w:rPr>
        <w:t xml:space="preserve">UTAGEは「自動化」の文脈で語られることが多いですが、すべてを自動化すれば解決するというわけではありません。</w:t>
      </w:r>
    </w:p>
    <w:p w:rsidR="00000000" w:rsidDel="00000000" w:rsidP="00000000" w:rsidRDefault="00000000" w:rsidRPr="00000000" w14:paraId="00000FEC">
      <w:pPr>
        <w:rPr/>
      </w:pPr>
      <w:r w:rsidDel="00000000" w:rsidR="00000000" w:rsidRPr="00000000">
        <w:rPr>
          <w:rtl w:val="0"/>
        </w:rPr>
      </w:r>
    </w:p>
    <w:p w:rsidR="00000000" w:rsidDel="00000000" w:rsidP="00000000" w:rsidRDefault="00000000" w:rsidRPr="00000000" w14:paraId="00000FED">
      <w:pPr>
        <w:rPr/>
      </w:pPr>
      <w:r w:rsidDel="00000000" w:rsidR="00000000" w:rsidRPr="00000000">
        <w:rPr>
          <w:rFonts w:ascii="Arial Unicode MS" w:cs="Arial Unicode MS" w:eastAsia="Arial Unicode MS" w:hAnsi="Arial Unicode MS"/>
          <w:rtl w:val="0"/>
        </w:rPr>
        <w:t xml:space="preserve">むしろ、自動ウェビナーで効率化したからこそ、LINEでの個別メッセージや信頼構築といった「手動の部分」にあえて時間を使い、手厚く対応することが重要です。複数のLINEやメールを組み合わせて多くの接点を持つことで、リスクを回避しながら信頼を積み重ねられるのはUTAGEならではの良さだと感じています。</w:t>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rPr/>
      </w:pPr>
      <w:r w:rsidDel="00000000" w:rsidR="00000000" w:rsidRPr="00000000">
        <w:rPr>
          <w:rFonts w:ascii="Arial Unicode MS" w:cs="Arial Unicode MS" w:eastAsia="Arial Unicode MS" w:hAnsi="Arial Unicode MS"/>
          <w:rtl w:val="0"/>
        </w:rPr>
        <w:t xml:space="preserve">「自動化する部分」と「あえて手動で残す部分」をしっかり切り分けること。そして、日々進化しているUTAGEの機能を使い倒すこと。これが、ビジネスをさらに発展させる鍵になるはずです。</w:t>
      </w:r>
    </w:p>
    <w:p w:rsidR="00000000" w:rsidDel="00000000" w:rsidP="00000000" w:rsidRDefault="00000000" w:rsidRPr="00000000" w14:paraId="00000FF0">
      <w:pPr>
        <w:pStyle w:val="Heading3"/>
        <w:rPr/>
      </w:pPr>
      <w:bookmarkStart w:colFirst="0" w:colLast="0" w:name="_1vo09nynrgcf" w:id="564"/>
      <w:bookmarkEnd w:id="564"/>
      <w:r w:rsidDel="00000000" w:rsidR="00000000" w:rsidRPr="00000000">
        <w:rPr>
          <w:rFonts w:ascii="Arial Unicode MS" w:cs="Arial Unicode MS" w:eastAsia="Arial Unicode MS" w:hAnsi="Arial Unicode MS"/>
          <w:rtl w:val="0"/>
        </w:rPr>
        <w:t xml:space="preserve">UTAGE運営者コメント</w:t>
      </w:r>
    </w:p>
    <w:p w:rsidR="00000000" w:rsidDel="00000000" w:rsidP="00000000" w:rsidRDefault="00000000" w:rsidRPr="00000000" w14:paraId="00000FF1">
      <w:pPr>
        <w:rPr/>
      </w:pPr>
      <w:r w:rsidDel="00000000" w:rsidR="00000000" w:rsidRPr="00000000">
        <w:rPr>
          <w:rFonts w:ascii="Arial Unicode MS" w:cs="Arial Unicode MS" w:eastAsia="Arial Unicode MS" w:hAnsi="Arial Unicode MS"/>
          <w:rtl w:val="0"/>
        </w:rPr>
        <w:t xml:space="preserve">本事例における最大の成功要因は、ゼロから自動ウェビナーを作ったのではなく、「リアルタイム開催で磨き上げた勝ちパターン」を自動化へ移行させた点にあります。</w:t>
      </w:r>
    </w:p>
    <w:p w:rsidR="00000000" w:rsidDel="00000000" w:rsidP="00000000" w:rsidRDefault="00000000" w:rsidRPr="00000000" w14:paraId="00000FF2">
      <w:pPr>
        <w:rPr/>
      </w:pPr>
      <w:r w:rsidDel="00000000" w:rsidR="00000000" w:rsidRPr="00000000">
        <w:rPr>
          <w:rtl w:val="0"/>
        </w:rPr>
      </w:r>
    </w:p>
    <w:p w:rsidR="00000000" w:rsidDel="00000000" w:rsidP="00000000" w:rsidRDefault="00000000" w:rsidRPr="00000000" w14:paraId="00000FF3">
      <w:pPr>
        <w:rPr/>
      </w:pPr>
      <w:r w:rsidDel="00000000" w:rsidR="00000000" w:rsidRPr="00000000">
        <w:rPr>
          <w:rFonts w:ascii="Arial Unicode MS" w:cs="Arial Unicode MS" w:eastAsia="Arial Unicode MS" w:hAnsi="Arial Unicode MS"/>
          <w:rtl w:val="0"/>
        </w:rPr>
        <w:t xml:space="preserve">いきなり自動化から始めると、お客様の反応が見えず改善が難しいため、「売れないウェビナー」になってしまうリスクがあります。しかし本事例では、対面ですでに成約率の高い「型」を持っていたため、自動化しても成果を維持できたのでしょう。</w:t>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rFonts w:ascii="Arial Unicode MS" w:cs="Arial Unicode MS" w:eastAsia="Arial Unicode MS" w:hAnsi="Arial Unicode MS"/>
          <w:rtl w:val="0"/>
        </w:rPr>
        <w:t xml:space="preserve">また、「あえて過去の録画を使用した」判断も、臨場感を再現する上で非常に効果的です。視聴者は「セミナー」への参加を期待しているため、作り込まれた動画だと気持ちが冷めてしまうことがありますが、実際の空気感をそのまま伝えることでそのリスクを回避できています。「特定の日時」を感じさせないトークの工夫も、多くの方の参考になるでしょう。</w:t>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rPr/>
      </w:pPr>
      <w:r w:rsidDel="00000000" w:rsidR="00000000" w:rsidRPr="00000000">
        <w:rPr>
          <w:rFonts w:ascii="Arial Unicode MS" w:cs="Arial Unicode MS" w:eastAsia="Arial Unicode MS" w:hAnsi="Arial Unicode MS"/>
          <w:rtl w:val="0"/>
        </w:rPr>
        <w:t xml:space="preserve">さらに、「毎日開催」によって、見込み客の「熱量が高いタイミング」を逃さずにアプローチできている点も見逃せません。これはファネル機能の「自動ウェビナー設定」にて【毎日同時刻に開催】を選択し、1日の開催回数や時間を指定するだけで簡単に実現可能です。</w:t>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rPr/>
      </w:pPr>
      <w:r w:rsidDel="00000000" w:rsidR="00000000" w:rsidRPr="00000000">
        <w:rPr>
          <w:rFonts w:ascii="Arial Unicode MS" w:cs="Arial Unicode MS" w:eastAsia="Arial Unicode MS" w:hAnsi="Arial Unicode MS"/>
          <w:rtl w:val="0"/>
        </w:rPr>
        <w:t xml:space="preserve">加えて、ウェビナー視聴ページ内に「個別相談」と「直接購入」のボタンを並列させ、お客様の温度感に合わせて出口を分岐させた工夫も素晴らしかったです。</w:t>
      </w:r>
    </w:p>
    <w:p w:rsidR="00000000" w:rsidDel="00000000" w:rsidP="00000000" w:rsidRDefault="00000000" w:rsidRPr="00000000" w14:paraId="00000FFA">
      <w:pPr>
        <w:rPr/>
      </w:pPr>
      <w:r w:rsidDel="00000000" w:rsidR="00000000" w:rsidRPr="00000000">
        <w:rPr>
          <w:rtl w:val="0"/>
        </w:rPr>
      </w:r>
    </w:p>
    <w:p w:rsidR="00000000" w:rsidDel="00000000" w:rsidP="00000000" w:rsidRDefault="00000000" w:rsidRPr="00000000" w14:paraId="00000FFB">
      <w:pPr>
        <w:rPr/>
      </w:pPr>
      <w:r w:rsidDel="00000000" w:rsidR="00000000" w:rsidRPr="00000000">
        <w:rPr>
          <w:rFonts w:ascii="Arial Unicode MS" w:cs="Arial Unicode MS" w:eastAsia="Arial Unicode MS" w:hAnsi="Arial Unicode MS"/>
          <w:rtl w:val="0"/>
        </w:rPr>
        <w:t xml:space="preserve">「労働時間は減らしたいが、成約率は落としたくない」。その願いを叶えるための、再現性の高いモデルケースだと言えるでしょう。</w:t>
      </w:r>
    </w:p>
    <w:p w:rsidR="00000000" w:rsidDel="00000000" w:rsidP="00000000" w:rsidRDefault="00000000" w:rsidRPr="00000000" w14:paraId="00000FFC">
      <w:pPr>
        <w:pStyle w:val="Heading4"/>
        <w:rPr/>
      </w:pPr>
      <w:bookmarkStart w:colFirst="0" w:colLast="0" w:name="_n6sdmdfi3zv0" w:id="565"/>
      <w:bookmarkEnd w:id="565"/>
      <w:r w:rsidDel="00000000" w:rsidR="00000000" w:rsidRPr="00000000">
        <w:rPr>
          <w:rFonts w:ascii="Arial Unicode MS" w:cs="Arial Unicode MS" w:eastAsia="Arial Unicode MS" w:hAnsi="Arial Unicode MS"/>
          <w:rtl w:val="0"/>
        </w:rPr>
        <w:t xml:space="preserve">明日からできる3つのアクション</w:t>
      </w:r>
    </w:p>
    <w:p w:rsidR="00000000" w:rsidDel="00000000" w:rsidP="00000000" w:rsidRDefault="00000000" w:rsidRPr="00000000" w14:paraId="00000FFD">
      <w:pPr>
        <w:rPr/>
      </w:pPr>
      <w:r w:rsidDel="00000000" w:rsidR="00000000" w:rsidRPr="00000000">
        <w:rPr>
          <w:rFonts w:ascii="Arial Unicode MS" w:cs="Arial Unicode MS" w:eastAsia="Arial Unicode MS" w:hAnsi="Arial Unicode MS"/>
          <w:rtl w:val="0"/>
        </w:rPr>
        <w:t xml:space="preserve">以下の3つの中から、今のあなたにできそうなものを1つ選んで実践してみてください。</w:t>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numPr>
          <w:ilvl w:val="0"/>
          <w:numId w:val="1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【ファネルの準備】テンプレートの追加</w:t>
      </w:r>
      <w:r w:rsidDel="00000000" w:rsidR="00000000" w:rsidRPr="00000000">
        <w:rPr>
          <w:rFonts w:ascii="Arial Unicode MS" w:cs="Arial Unicode MS" w:eastAsia="Arial Unicode MS" w:hAnsi="Arial Unicode MS"/>
          <w:rtl w:val="0"/>
        </w:rPr>
        <w:br w:type="textWrapping"/>
        <w:t xml:space="preserve">UTAGEでデフォルトで用意されている「自動ウェビナーファネル（日毎開催）」のテンプレートを追加し、毎日開催する自動ウェビナーファネル構築の準備をする。</w:t>
      </w:r>
    </w:p>
    <w:p w:rsidR="00000000" w:rsidDel="00000000" w:rsidP="00000000" w:rsidRDefault="00000000" w:rsidRPr="00000000" w14:paraId="00001000">
      <w:pPr>
        <w:ind w:left="720" w:firstLine="0"/>
        <w:rPr/>
      </w:pPr>
      <w:r w:rsidDel="00000000" w:rsidR="00000000" w:rsidRPr="00000000">
        <w:rPr>
          <w:rtl w:val="0"/>
        </w:rPr>
      </w:r>
    </w:p>
    <w:p w:rsidR="00000000" w:rsidDel="00000000" w:rsidP="00000000" w:rsidRDefault="00000000" w:rsidRPr="00000000" w14:paraId="00001001">
      <w:pPr>
        <w:numPr>
          <w:ilvl w:val="0"/>
          <w:numId w:val="1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【動画の用意】リアル開催の録画活用</w:t>
      </w:r>
      <w:r w:rsidDel="00000000" w:rsidR="00000000" w:rsidRPr="00000000">
        <w:rPr>
          <w:rFonts w:ascii="Arial Unicode MS" w:cs="Arial Unicode MS" w:eastAsia="Arial Unicode MS" w:hAnsi="Arial Unicode MS"/>
          <w:rtl w:val="0"/>
        </w:rPr>
        <w:br w:type="textWrapping"/>
        <w:t xml:space="preserve">すでにリアルタイムでZoomセミナーなどを実施している場合は、自動ウェビナー化のために録画をする。あるいは過去の録画を編集して、自動ウェビナーのための動画を作成する。</w:t>
      </w:r>
    </w:p>
    <w:p w:rsidR="00000000" w:rsidDel="00000000" w:rsidP="00000000" w:rsidRDefault="00000000" w:rsidRPr="00000000" w14:paraId="00001002">
      <w:pPr>
        <w:ind w:left="720" w:firstLine="0"/>
        <w:rPr/>
      </w:pPr>
      <w:r w:rsidDel="00000000" w:rsidR="00000000" w:rsidRPr="00000000">
        <w:rPr>
          <w:rtl w:val="0"/>
        </w:rPr>
      </w:r>
    </w:p>
    <w:p w:rsidR="00000000" w:rsidDel="00000000" w:rsidP="00000000" w:rsidRDefault="00000000" w:rsidRPr="00000000" w14:paraId="00001003">
      <w:pPr>
        <w:numPr>
          <w:ilvl w:val="0"/>
          <w:numId w:val="1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【LINEメッセージの活用】オファーの出し分け</w:t>
      </w:r>
      <w:r w:rsidDel="00000000" w:rsidR="00000000" w:rsidRPr="00000000">
        <w:rPr>
          <w:rFonts w:ascii="Arial Unicode MS" w:cs="Arial Unicode MS" w:eastAsia="Arial Unicode MS" w:hAnsi="Arial Unicode MS"/>
          <w:rtl w:val="0"/>
        </w:rPr>
        <w:br w:type="textWrapping"/>
        <w:t xml:space="preserve">LINEでステップ配信を実施している場合は、LINEメッセージの「ボタン」や「カルーセル」などを活用して、ニーズによってオファーする内容を分けてみる。</w:t>
      </w:r>
    </w:p>
    <w:p w:rsidR="00000000" w:rsidDel="00000000" w:rsidP="00000000" w:rsidRDefault="00000000" w:rsidRPr="00000000" w14:paraId="00001004">
      <w:pPr>
        <w:rPr/>
      </w:pPr>
      <w:r w:rsidDel="00000000" w:rsidR="00000000" w:rsidRPr="00000000">
        <w:rPr>
          <w:rtl w:val="0"/>
        </w:rPr>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r>
    </w:p>
    <w:p w:rsidR="00000000" w:rsidDel="00000000" w:rsidP="00000000" w:rsidRDefault="00000000" w:rsidRPr="00000000" w14:paraId="00001007">
      <w:pPr>
        <w:rPr/>
      </w:pPr>
      <w:r w:rsidDel="00000000" w:rsidR="00000000" w:rsidRPr="00000000">
        <w:br w:type="page"/>
      </w:r>
      <w:r w:rsidDel="00000000" w:rsidR="00000000" w:rsidRPr="00000000">
        <w:rPr>
          <w:rtl w:val="0"/>
        </w:rPr>
      </w:r>
    </w:p>
    <w:p w:rsidR="00000000" w:rsidDel="00000000" w:rsidP="00000000" w:rsidRDefault="00000000" w:rsidRPr="00000000" w14:paraId="00001008">
      <w:pPr>
        <w:pStyle w:val="Heading1"/>
        <w:rPr/>
      </w:pPr>
      <w:bookmarkStart w:colFirst="0" w:colLast="0" w:name="_eyrv7aakivsa" w:id="566"/>
      <w:bookmarkEnd w:id="566"/>
      <w:r w:rsidDel="00000000" w:rsidR="00000000" w:rsidRPr="00000000">
        <w:rPr>
          <w:rFonts w:ascii="Arial Unicode MS" w:cs="Arial Unicode MS" w:eastAsia="Arial Unicode MS" w:hAnsi="Arial Unicode MS"/>
          <w:rtl w:val="0"/>
        </w:rPr>
        <w:t xml:space="preserve">手塚 正人 様</w:t>
      </w:r>
    </w:p>
    <w:p w:rsidR="00000000" w:rsidDel="00000000" w:rsidP="00000000" w:rsidRDefault="00000000" w:rsidRPr="00000000" w14:paraId="00001009">
      <w:pPr>
        <w:rPr/>
      </w:pPr>
      <w:r w:rsidDel="00000000" w:rsidR="00000000" w:rsidRPr="00000000">
        <w:rPr>
          <w:rFonts w:ascii="Arial Unicode MS" w:cs="Arial Unicode MS" w:eastAsia="Arial Unicode MS" w:hAnsi="Arial Unicode MS"/>
          <w:rtl w:val="0"/>
        </w:rPr>
        <w:t xml:space="preserve">（マーケティングオートメーション設計・実装 / UTAGE構築者育成）</w:t>
      </w:r>
    </w:p>
    <w:p w:rsidR="00000000" w:rsidDel="00000000" w:rsidP="00000000" w:rsidRDefault="00000000" w:rsidRPr="00000000" w14:paraId="0000100A">
      <w:pPr>
        <w:pStyle w:val="Heading2"/>
        <w:rPr/>
      </w:pPr>
      <w:bookmarkStart w:colFirst="0" w:colLast="0" w:name="_g9iiz8be3nld" w:id="567"/>
      <w:bookmarkEnd w:id="567"/>
      <w:r w:rsidDel="00000000" w:rsidR="00000000" w:rsidRPr="00000000">
        <w:rPr>
          <w:rFonts w:ascii="Arial Unicode MS" w:cs="Arial Unicode MS" w:eastAsia="Arial Unicode MS" w:hAnsi="Arial Unicode MS"/>
          <w:rtl w:val="0"/>
        </w:rPr>
        <w:t xml:space="preserve">月間個別相談数が6倍に急増！</w:t>
        <w:br w:type="textWrapping"/>
        <w:t xml:space="preserve">「感覚」を捨て「データ」で判断</w:t>
        <w:br w:type="textWrapping"/>
        <w:t xml:space="preserve">迷走する"0→1"突破のための分析・改善術</w:t>
      </w:r>
    </w:p>
    <w:p w:rsidR="00000000" w:rsidDel="00000000" w:rsidP="00000000" w:rsidRDefault="00000000" w:rsidRPr="00000000" w14:paraId="0000100B">
      <w:pPr>
        <w:numPr>
          <w:ilvl w:val="0"/>
          <w:numId w:val="102"/>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月間個別相談数：平均3件 → 20件以上</w:t>
      </w:r>
    </w:p>
    <w:p w:rsidR="00000000" w:rsidDel="00000000" w:rsidP="00000000" w:rsidRDefault="00000000" w:rsidRPr="00000000" w14:paraId="0000100C">
      <w:pPr>
        <w:numPr>
          <w:ilvl w:val="0"/>
          <w:numId w:val="102"/>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Meta広告経由の新規契約：初獲得</w:t>
      </w:r>
    </w:p>
    <w:p w:rsidR="00000000" w:rsidDel="00000000" w:rsidP="00000000" w:rsidRDefault="00000000" w:rsidRPr="00000000" w14:paraId="0000100D">
      <w:pPr>
        <w:pStyle w:val="Heading3"/>
        <w:rPr/>
      </w:pPr>
      <w:bookmarkStart w:colFirst="0" w:colLast="0" w:name="_ylbofeu4uauj" w:id="568"/>
      <w:bookmarkEnd w:id="568"/>
      <w:r w:rsidDel="00000000" w:rsidR="00000000" w:rsidRPr="00000000">
        <w:rPr>
          <w:rFonts w:ascii="Arial Unicode MS" w:cs="Arial Unicode MS" w:eastAsia="Arial Unicode MS" w:hAnsi="Arial Unicode MS"/>
          <w:rtl w:val="0"/>
        </w:rPr>
        <w:t xml:space="preserve">この事例のポイント</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b w:val="1"/>
          <w:bCs w:val="1"/>
        </w:rPr>
      </w:pPr>
      <w:r w:rsidDel="00000000" w:rsidR="00000000" w:rsidRPr="00000000">
        <w:rPr>
          <w:rFonts w:ascii="Arial Unicode MS" w:cs="Arial Unicode MS" w:eastAsia="Arial Unicode MS" w:hAnsi="Arial Unicode MS"/>
          <w:b w:val="1"/>
          <w:bCs w:val="1"/>
          <w:rtl w:val="0"/>
        </w:rPr>
        <w:t xml:space="preserve">「感覚」を捨てて「数字」を見る。迷わずに0→1を達成するための分析アプローチ</w:t>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pPr>
      <w:r w:rsidDel="00000000" w:rsidR="00000000" w:rsidRPr="00000000">
        <w:rPr>
          <w:rFonts w:ascii="Arial Unicode MS" w:cs="Arial Unicode MS" w:eastAsia="Arial Unicode MS" w:hAnsi="Arial Unicode MS"/>
          <w:rtl w:val="0"/>
        </w:rPr>
        <w:t xml:space="preserve">「UTAGEを導入したのに、思うように売れない…」。その原因は、構築後の「分析不足」にあるかもしれません。</w:t>
      </w:r>
    </w:p>
    <w:p w:rsidR="00000000" w:rsidDel="00000000" w:rsidP="00000000" w:rsidRDefault="00000000" w:rsidRPr="00000000" w14:paraId="00001012">
      <w:pPr>
        <w:rPr/>
      </w:pPr>
      <w:r w:rsidDel="00000000" w:rsidR="00000000" w:rsidRPr="00000000">
        <w:rPr>
          <w:rtl w:val="0"/>
        </w:rPr>
      </w:r>
    </w:p>
    <w:p w:rsidR="00000000" w:rsidDel="00000000" w:rsidP="00000000" w:rsidRDefault="00000000" w:rsidRPr="00000000" w14:paraId="00001013">
      <w:pPr>
        <w:rPr/>
      </w:pPr>
      <w:r w:rsidDel="00000000" w:rsidR="00000000" w:rsidRPr="00000000">
        <w:rPr>
          <w:rFonts w:ascii="Arial Unicode MS" w:cs="Arial Unicode MS" w:eastAsia="Arial Unicode MS" w:hAnsi="Arial Unicode MS"/>
          <w:rtl w:val="0"/>
        </w:rPr>
        <w:t xml:space="preserve">ここでご紹介するのは、素晴らしい商品を持ちながらもマーケティングの迷路で立ち往生していたクライアントを、徹底的な「数値分析」によって0→1達成へと導いた手塚様の事例です。</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Fonts w:ascii="Arial Unicode MS" w:cs="Arial Unicode MS" w:eastAsia="Arial Unicode MS" w:hAnsi="Arial Unicode MS"/>
          <w:rtl w:val="0"/>
        </w:rPr>
        <w:t xml:space="preserve">手塚様は、「感覚」による判断を排除し、UTAGEの機能で顧客の行動を可視化。「構築→分析→改善」というサイクルを回すことで、クライアントの月間個別相談件数を6倍以上に急増させました。</w:t>
      </w:r>
    </w:p>
    <w:p w:rsidR="00000000" w:rsidDel="00000000" w:rsidP="00000000" w:rsidRDefault="00000000" w:rsidRPr="00000000" w14:paraId="00001016">
      <w:pPr>
        <w:rPr/>
      </w:pPr>
      <w:r w:rsidDel="00000000" w:rsidR="00000000" w:rsidRPr="00000000">
        <w:rPr>
          <w:rtl w:val="0"/>
        </w:rPr>
      </w:r>
    </w:p>
    <w:p w:rsidR="00000000" w:rsidDel="00000000" w:rsidP="00000000" w:rsidRDefault="00000000" w:rsidRPr="00000000" w14:paraId="00001017">
      <w:pPr>
        <w:rPr/>
      </w:pPr>
      <w:r w:rsidDel="00000000" w:rsidR="00000000" w:rsidRPr="00000000">
        <w:rPr>
          <w:rFonts w:ascii="Arial Unicode MS" w:cs="Arial Unicode MS" w:eastAsia="Arial Unicode MS" w:hAnsi="Arial Unicode MS"/>
          <w:rtl w:val="0"/>
        </w:rPr>
        <w:t xml:space="preserve">「感覚だけの運用に限界を感じている」「0→1の壁をどうしても突破したい」という方に、データに基づいた本質的な考え方をお届けします。</w:t>
      </w:r>
    </w:p>
    <w:p w:rsidR="00000000" w:rsidDel="00000000" w:rsidP="00000000" w:rsidRDefault="00000000" w:rsidRPr="00000000" w14:paraId="00001018">
      <w:pPr>
        <w:pStyle w:val="Heading3"/>
        <w:rPr/>
      </w:pPr>
      <w:bookmarkStart w:colFirst="0" w:colLast="0" w:name="_hnypo5lkxpby" w:id="569"/>
      <w:bookmarkEnd w:id="569"/>
      <w:r w:rsidDel="00000000" w:rsidR="00000000" w:rsidRPr="00000000">
        <w:rPr>
          <w:rFonts w:ascii="Arial Unicode MS" w:cs="Arial Unicode MS" w:eastAsia="Arial Unicode MS" w:hAnsi="Arial Unicode MS"/>
          <w:rtl w:val="0"/>
        </w:rPr>
        <w:t xml:space="preserve">事業概要</w:t>
      </w:r>
    </w:p>
    <w:p w:rsidR="00000000" w:rsidDel="00000000" w:rsidP="00000000" w:rsidRDefault="00000000" w:rsidRPr="00000000" w14:paraId="00001019">
      <w:pPr>
        <w:rPr/>
      </w:pPr>
      <w:r w:rsidDel="00000000" w:rsidR="00000000" w:rsidRPr="00000000">
        <w:rPr>
          <w:rFonts w:ascii="Arial Unicode MS" w:cs="Arial Unicode MS" w:eastAsia="Arial Unicode MS" w:hAnsi="Arial Unicode MS"/>
          <w:rtl w:val="0"/>
        </w:rPr>
        <w:t xml:space="preserve">UTAGEを中核とした「事業の仕組み化」を実現するビジネスプロデュースと、その担い手となる専門家の育成事業を展開。単なるツール導入代行ではなく、クライアントの事業モデルを深く理解した上で、売上の最大化と運用の完全自動化を実現する設計・実装を行っている。また、操作指導に留まらない本質的なスキルを持つ人材の育成にも従事している。</w:t>
      </w:r>
    </w:p>
    <w:p w:rsidR="00000000" w:rsidDel="00000000" w:rsidP="00000000" w:rsidRDefault="00000000" w:rsidRPr="00000000" w14:paraId="0000101A">
      <w:pPr>
        <w:pStyle w:val="Heading3"/>
        <w:rPr/>
      </w:pPr>
      <w:bookmarkStart w:colFirst="0" w:colLast="0" w:name="_iv3g4atx0viu" w:id="570"/>
      <w:bookmarkEnd w:id="570"/>
      <w:r w:rsidDel="00000000" w:rsidR="00000000" w:rsidRPr="00000000">
        <w:rPr>
          <w:rFonts w:ascii="Arial Unicode MS" w:cs="Arial Unicode MS" w:eastAsia="Arial Unicode MS" w:hAnsi="Arial Unicode MS"/>
          <w:rtl w:val="0"/>
        </w:rPr>
        <w:t xml:space="preserve">導入前のビジネス課題</w:t>
      </w:r>
    </w:p>
    <w:p w:rsidR="00000000" w:rsidDel="00000000" w:rsidP="00000000" w:rsidRDefault="00000000" w:rsidRPr="00000000" w14:paraId="0000101B">
      <w:pPr>
        <w:rPr/>
      </w:pPr>
      <w:r w:rsidDel="00000000" w:rsidR="00000000" w:rsidRPr="00000000">
        <w:rPr>
          <w:rFonts w:ascii="Arial Unicode MS" w:cs="Arial Unicode MS" w:eastAsia="Arial Unicode MS" w:hAnsi="Arial Unicode MS"/>
          <w:rtl w:val="0"/>
        </w:rPr>
        <w:t xml:space="preserve">最大の問題は、クライアントが「売れる仕組み」を自力で構築しようとして、正解の見えない迷路で立ち往生してしまうことでした。</w:t>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Fonts w:ascii="Arial Unicode MS" w:cs="Arial Unicode MS" w:eastAsia="Arial Unicode MS" w:hAnsi="Arial Unicode MS"/>
          <w:rtl w:val="0"/>
        </w:rPr>
        <w:t xml:space="preserve">特に「0→1フェーズ」のクライアントは、ご自身の専門分野では一流でも、マーケティングに関しては未経験であることがほとんどです。そのため、「どんな戦略で」「どの数字を見て」「どう改善するのか」という一連のプロセスを全て一人で抱え込み、疲弊していました。</w:t>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pPr>
      <w:r w:rsidDel="00000000" w:rsidR="00000000" w:rsidRPr="00000000">
        <w:rPr>
          <w:rFonts w:ascii="Arial Unicode MS" w:cs="Arial Unicode MS" w:eastAsia="Arial Unicode MS" w:hAnsi="Arial Unicode MS"/>
          <w:rtl w:val="0"/>
        </w:rPr>
        <w:t xml:space="preserve">その結果、素晴らしい商品を持っているにも関わらず、UTAGEという高機能なツールを前にして何から手をつければいいか分からず、マネタイズの一歩手前で足踏みをしてしまっていたのです。</w:t>
      </w:r>
    </w:p>
    <w:p w:rsidR="00000000" w:rsidDel="00000000" w:rsidP="00000000" w:rsidRDefault="00000000" w:rsidRPr="00000000" w14:paraId="00001020">
      <w:pPr>
        <w:pStyle w:val="Heading3"/>
        <w:rPr/>
      </w:pPr>
      <w:bookmarkStart w:colFirst="0" w:colLast="0" w:name="_ineujyso3cip" w:id="571"/>
      <w:bookmarkEnd w:id="571"/>
      <w:r w:rsidDel="00000000" w:rsidR="00000000" w:rsidRPr="00000000">
        <w:rPr>
          <w:rFonts w:ascii="Arial Unicode MS" w:cs="Arial Unicode MS" w:eastAsia="Arial Unicode MS" w:hAnsi="Arial Unicode MS"/>
          <w:rtl w:val="0"/>
        </w:rPr>
        <w:t xml:space="preserve">課題解決のUTAGE活用法</w:t>
      </w:r>
    </w:p>
    <w:p w:rsidR="00000000" w:rsidDel="00000000" w:rsidP="00000000" w:rsidRDefault="00000000" w:rsidRPr="00000000" w14:paraId="00001021">
      <w:pPr>
        <w:rPr/>
      </w:pPr>
      <w:r w:rsidDel="00000000" w:rsidR="00000000" w:rsidRPr="00000000">
        <w:rPr>
          <w:rFonts w:ascii="Arial Unicode MS" w:cs="Arial Unicode MS" w:eastAsia="Arial Unicode MS" w:hAnsi="Arial Unicode MS"/>
          <w:rtl w:val="0"/>
        </w:rPr>
        <w:t xml:space="preserve">このクライアントの課題を解決するため、まずは事業の生命線である「決済インフラ」を整備。その上で、UTAGEの分析機能を徹底的に使い倒す「改善サイクルの伴走」を行いました。</w:t>
      </w:r>
    </w:p>
    <w:p w:rsidR="00000000" w:rsidDel="00000000" w:rsidP="00000000" w:rsidRDefault="00000000" w:rsidRPr="00000000" w14:paraId="00001022">
      <w:pPr>
        <w:rPr/>
      </w:pPr>
      <w:r w:rsidDel="00000000" w:rsidR="00000000" w:rsidRPr="00000000">
        <w:rPr>
          <w:rtl w:val="0"/>
        </w:rPr>
      </w:r>
    </w:p>
    <w:p w:rsidR="00000000" w:rsidDel="00000000" w:rsidP="00000000" w:rsidRDefault="00000000" w:rsidRPr="00000000" w14:paraId="00001023">
      <w:pPr>
        <w:rPr/>
      </w:pPr>
      <w:r w:rsidDel="00000000" w:rsidR="00000000" w:rsidRPr="00000000">
        <w:rPr>
          <w:rFonts w:ascii="Arial Unicode MS" w:cs="Arial Unicode MS" w:eastAsia="Arial Unicode MS" w:hAnsi="Arial Unicode MS"/>
          <w:rtl w:val="0"/>
        </w:rPr>
        <w:t xml:space="preserve">具体的には、顧客の行動ログを可視化し、「どこで離脱しているか」を数値で特定。主観や感覚を排除し、客観的なデータに基づいてボトルネックを解消し続けることで、確実に成果が出るファネルへと磨き上げました。</w:t>
      </w:r>
    </w:p>
    <w:p w:rsidR="00000000" w:rsidDel="00000000" w:rsidP="00000000" w:rsidRDefault="00000000" w:rsidRPr="00000000" w14:paraId="00001024">
      <w:pPr>
        <w:pStyle w:val="Heading4"/>
        <w:rPr/>
      </w:pPr>
      <w:bookmarkStart w:colFirst="0" w:colLast="0" w:name="_i900m69k869k" w:id="572"/>
      <w:bookmarkEnd w:id="572"/>
      <w:r w:rsidDel="00000000" w:rsidR="00000000" w:rsidRPr="00000000">
        <w:rPr>
          <w:rFonts w:ascii="Arial Unicode MS" w:cs="Arial Unicode MS" w:eastAsia="Arial Unicode MS" w:hAnsi="Arial Unicode MS"/>
          <w:rtl w:val="0"/>
        </w:rPr>
        <w:t xml:space="preserve">成果につながったファネル全体像</w:t>
      </w:r>
    </w:p>
    <w:p w:rsidR="00000000" w:rsidDel="00000000" w:rsidP="00000000" w:rsidRDefault="00000000" w:rsidRPr="00000000" w14:paraId="00001025">
      <w:pPr>
        <w:rPr/>
      </w:pPr>
      <w:r w:rsidDel="00000000" w:rsidR="00000000" w:rsidRPr="00000000">
        <w:rPr>
          <w:rFonts w:ascii="Arial Unicode MS" w:cs="Arial Unicode MS" w:eastAsia="Arial Unicode MS" w:hAnsi="Arial Unicode MS"/>
          <w:rtl w:val="0"/>
        </w:rPr>
        <w:t xml:space="preserve">①Meta広告</w:t>
      </w:r>
    </w:p>
    <w:p w:rsidR="00000000" w:rsidDel="00000000" w:rsidP="00000000" w:rsidRDefault="00000000" w:rsidRPr="00000000" w14:paraId="0000102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27">
      <w:pPr>
        <w:rPr/>
      </w:pPr>
      <w:r w:rsidDel="00000000" w:rsidR="00000000" w:rsidRPr="00000000">
        <w:rPr>
          <w:rFonts w:ascii="Arial Unicode MS" w:cs="Arial Unicode MS" w:eastAsia="Arial Unicode MS" w:hAnsi="Arial Unicode MS"/>
          <w:rtl w:val="0"/>
        </w:rPr>
        <w:t xml:space="preserve">②LP：メールアドレス登録</w:t>
      </w:r>
    </w:p>
    <w:p w:rsidR="00000000" w:rsidDel="00000000" w:rsidP="00000000" w:rsidRDefault="00000000" w:rsidRPr="00000000" w14:paraId="0000102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29">
      <w:pPr>
        <w:rPr/>
      </w:pPr>
      <w:r w:rsidDel="00000000" w:rsidR="00000000" w:rsidRPr="00000000">
        <w:rPr>
          <w:rFonts w:ascii="Arial Unicode MS" w:cs="Arial Unicode MS" w:eastAsia="Arial Unicode MS" w:hAnsi="Arial Unicode MS"/>
          <w:rtl w:val="0"/>
        </w:rPr>
        <w:t xml:space="preserve">③サンクスページ：LINE登録案内</w:t>
      </w:r>
    </w:p>
    <w:p w:rsidR="00000000" w:rsidDel="00000000" w:rsidP="00000000" w:rsidRDefault="00000000" w:rsidRPr="00000000" w14:paraId="0000102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2B">
      <w:pPr>
        <w:rPr/>
      </w:pPr>
      <w:r w:rsidDel="00000000" w:rsidR="00000000" w:rsidRPr="00000000">
        <w:rPr>
          <w:rFonts w:ascii="Arial Unicode MS" w:cs="Arial Unicode MS" w:eastAsia="Arial Unicode MS" w:hAnsi="Arial Unicode MS"/>
          <w:rtl w:val="0"/>
        </w:rPr>
        <w:t xml:space="preserve">④ステップメール・LINEステップ配信</w:t>
      </w:r>
    </w:p>
    <w:p w:rsidR="00000000" w:rsidDel="00000000" w:rsidP="00000000" w:rsidRDefault="00000000" w:rsidRPr="00000000" w14:paraId="0000102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2D">
      <w:pPr>
        <w:rPr/>
      </w:pPr>
      <w:r w:rsidDel="00000000" w:rsidR="00000000" w:rsidRPr="00000000">
        <w:rPr>
          <w:rFonts w:ascii="Arial Unicode MS" w:cs="Arial Unicode MS" w:eastAsia="Arial Unicode MS" w:hAnsi="Arial Unicode MS"/>
          <w:rtl w:val="0"/>
        </w:rPr>
        <w:t xml:space="preserve">⑤-1：セミナー・説明会</w:t>
      </w:r>
    </w:p>
    <w:p w:rsidR="00000000" w:rsidDel="00000000" w:rsidP="00000000" w:rsidRDefault="00000000" w:rsidRPr="00000000" w14:paraId="0000102E">
      <w:pPr>
        <w:rPr/>
      </w:pPr>
      <w:r w:rsidDel="00000000" w:rsidR="00000000" w:rsidRPr="00000000">
        <w:rPr>
          <w:rFonts w:ascii="Arial Unicode MS" w:cs="Arial Unicode MS" w:eastAsia="Arial Unicode MS" w:hAnsi="Arial Unicode MS"/>
          <w:rtl w:val="0"/>
        </w:rPr>
        <w:t xml:space="preserve">⑤-2：VSL（動画）</w:t>
      </w:r>
    </w:p>
    <w:p w:rsidR="00000000" w:rsidDel="00000000" w:rsidP="00000000" w:rsidRDefault="00000000" w:rsidRPr="00000000" w14:paraId="0000102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30">
      <w:pPr>
        <w:rPr/>
      </w:pPr>
      <w:r w:rsidDel="00000000" w:rsidR="00000000" w:rsidRPr="00000000">
        <w:rPr>
          <w:rFonts w:ascii="Arial Unicode MS" w:cs="Arial Unicode MS" w:eastAsia="Arial Unicode MS" w:hAnsi="Arial Unicode MS"/>
          <w:rtl w:val="0"/>
        </w:rPr>
        <w:t xml:space="preserve">⑥個別相談</w:t>
      </w:r>
    </w:p>
    <w:p w:rsidR="00000000" w:rsidDel="00000000" w:rsidP="00000000" w:rsidRDefault="00000000" w:rsidRPr="00000000" w14:paraId="0000103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32">
      <w:pPr>
        <w:rPr/>
      </w:pPr>
      <w:r w:rsidDel="00000000" w:rsidR="00000000" w:rsidRPr="00000000">
        <w:rPr>
          <w:rFonts w:ascii="Arial Unicode MS" w:cs="Arial Unicode MS" w:eastAsia="Arial Unicode MS" w:hAnsi="Arial Unicode MS"/>
          <w:rtl w:val="0"/>
        </w:rPr>
        <w:t xml:space="preserve">⑦（※）バックエンド商品オファー（コンサルティング・コーチング）</w:t>
      </w:r>
    </w:p>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rFonts w:ascii="Arial Unicode MS" w:cs="Arial Unicode MS" w:eastAsia="Arial Unicode MS" w:hAnsi="Arial Unicode MS"/>
          <w:rtl w:val="0"/>
        </w:rPr>
        <w:t xml:space="preserve">（※）フロントエンド商品をオファーせず、</w:t>
      </w:r>
    </w:p>
    <w:p w:rsidR="00000000" w:rsidDel="00000000" w:rsidP="00000000" w:rsidRDefault="00000000" w:rsidRPr="00000000" w14:paraId="00001035">
      <w:pPr>
        <w:rPr/>
      </w:pPr>
      <w:r w:rsidDel="00000000" w:rsidR="00000000" w:rsidRPr="00000000">
        <w:rPr>
          <w:rFonts w:ascii="Arial Unicode MS" w:cs="Arial Unicode MS" w:eastAsia="Arial Unicode MS" w:hAnsi="Arial Unicode MS"/>
          <w:rtl w:val="0"/>
        </w:rPr>
        <w:t xml:space="preserve">　　　直接バックエンド（主要）商品を販売する流れ。</w:t>
      </w:r>
    </w:p>
    <w:p w:rsidR="00000000" w:rsidDel="00000000" w:rsidP="00000000" w:rsidRDefault="00000000" w:rsidRPr="00000000" w14:paraId="00001036">
      <w:pPr>
        <w:pStyle w:val="Heading4"/>
        <w:rPr/>
      </w:pPr>
      <w:bookmarkStart w:colFirst="0" w:colLast="0" w:name="_1nd6mztzgrfg" w:id="573"/>
      <w:bookmarkEnd w:id="573"/>
      <w:r w:rsidDel="00000000" w:rsidR="00000000" w:rsidRPr="00000000">
        <w:rPr>
          <w:rFonts w:ascii="Arial Unicode MS" w:cs="Arial Unicode MS" w:eastAsia="Arial Unicode MS" w:hAnsi="Arial Unicode MS"/>
          <w:rtl w:val="0"/>
        </w:rPr>
        <w:t xml:space="preserve">活用した機能と具体的な施策内容</w:t>
      </w:r>
    </w:p>
    <w:p w:rsidR="00000000" w:rsidDel="00000000" w:rsidP="00000000" w:rsidRDefault="00000000" w:rsidRPr="00000000" w14:paraId="00001037">
      <w:pPr>
        <w:rPr>
          <w:b w:val="1"/>
          <w:bCs w:val="1"/>
        </w:rPr>
      </w:pPr>
      <w:r w:rsidDel="00000000" w:rsidR="00000000" w:rsidRPr="00000000">
        <w:rPr>
          <w:rFonts w:ascii="Arial Unicode MS" w:cs="Arial Unicode MS" w:eastAsia="Arial Unicode MS" w:hAnsi="Arial Unicode MS"/>
          <w:b w:val="1"/>
          <w:bCs w:val="1"/>
          <w:rtl w:val="0"/>
        </w:rPr>
        <w:t xml:space="preserve">【データ（合算）・データ（日別）】ファネル全体の健康診断</w:t>
      </w:r>
    </w:p>
    <w:p w:rsidR="00000000" w:rsidDel="00000000" w:rsidP="00000000" w:rsidRDefault="00000000" w:rsidRPr="00000000" w14:paraId="00001038">
      <w:pPr>
        <w:rPr/>
      </w:pPr>
      <w:r w:rsidDel="00000000" w:rsidR="00000000" w:rsidRPr="00000000">
        <w:rPr>
          <w:rFonts w:ascii="Arial Unicode MS" w:cs="Arial Unicode MS" w:eastAsia="Arial Unicode MS" w:hAnsi="Arial Unicode MS"/>
          <w:rtl w:val="0"/>
        </w:rPr>
        <w:t xml:space="preserve">UTAGE標準の「データ（合算）」および「データ（日別）」画面を活用し、LP登録率や売上といった主要指標を定常的にモニタリングしました。これにより、ファネルのどこに穴があるのか（ボトルネック）を特定し、改善の優先順位を明確にしました。</w:t>
      </w:r>
    </w:p>
    <w:p w:rsidR="00000000" w:rsidDel="00000000" w:rsidP="00000000" w:rsidRDefault="00000000" w:rsidRPr="00000000" w14:paraId="00001039">
      <w:pPr>
        <w:rPr/>
      </w:pPr>
      <w:r w:rsidDel="00000000" w:rsidR="00000000" w:rsidRPr="00000000">
        <w:rPr>
          <w:rtl w:val="0"/>
        </w:rPr>
      </w:r>
    </w:p>
    <w:p w:rsidR="00000000" w:rsidDel="00000000" w:rsidP="00000000" w:rsidRDefault="00000000" w:rsidRPr="00000000" w14:paraId="0000103A">
      <w:pPr>
        <w:rPr>
          <w:b w:val="1"/>
          <w:bCs w:val="1"/>
        </w:rPr>
      </w:pPr>
      <w:r w:rsidDel="00000000" w:rsidR="00000000" w:rsidRPr="00000000">
        <w:rPr>
          <w:rFonts w:ascii="Arial Unicode MS" w:cs="Arial Unicode MS" w:eastAsia="Arial Unicode MS" w:hAnsi="Arial Unicode MS"/>
          <w:b w:val="1"/>
          <w:bCs w:val="1"/>
          <w:rtl w:val="0"/>
        </w:rPr>
        <w:t xml:space="preserve">【Googleスプレッドシート連携機能】行動ログ蓄積</w:t>
      </w:r>
    </w:p>
    <w:p w:rsidR="00000000" w:rsidDel="00000000" w:rsidP="00000000" w:rsidRDefault="00000000" w:rsidRPr="00000000" w14:paraId="0000103B">
      <w:pPr>
        <w:rPr/>
      </w:pPr>
      <w:r w:rsidDel="00000000" w:rsidR="00000000" w:rsidRPr="00000000">
        <w:rPr>
          <w:rFonts w:ascii="Arial Unicode MS" w:cs="Arial Unicode MS" w:eastAsia="Arial Unicode MS" w:hAnsi="Arial Unicode MS"/>
          <w:rtl w:val="0"/>
        </w:rPr>
        <w:t xml:space="preserve">「Googleスプレッドシート連携機能」を使い、顧客一人ひとりの詳細な行動ログ（開封、クリック、視聴など）をスプレッドシートへ自動で転記しました。「誰が、いつ、どのような行動をしたか」を可視化することで、確度の高い見込み客の特定や、仮説検証の精度を高めています。</w:t>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rPr>
          <w:b w:val="1"/>
          <w:bCs w:val="1"/>
        </w:rPr>
      </w:pPr>
      <w:r w:rsidDel="00000000" w:rsidR="00000000" w:rsidRPr="00000000">
        <w:rPr>
          <w:rFonts w:ascii="Arial Unicode MS" w:cs="Arial Unicode MS" w:eastAsia="Arial Unicode MS" w:hAnsi="Arial Unicode MS"/>
          <w:b w:val="1"/>
          <w:bCs w:val="1"/>
          <w:rtl w:val="0"/>
        </w:rPr>
        <w:t xml:space="preserve">【登録経路機能】流入経路の特定</w:t>
      </w:r>
    </w:p>
    <w:p w:rsidR="00000000" w:rsidDel="00000000" w:rsidP="00000000" w:rsidRDefault="00000000" w:rsidRPr="00000000" w14:paraId="0000103E">
      <w:pPr>
        <w:rPr/>
      </w:pPr>
      <w:r w:rsidDel="00000000" w:rsidR="00000000" w:rsidRPr="00000000">
        <w:rPr>
          <w:rFonts w:ascii="Arial Unicode MS" w:cs="Arial Unicode MS" w:eastAsia="Arial Unicode MS" w:hAnsi="Arial Unicode MS"/>
          <w:rtl w:val="0"/>
        </w:rPr>
        <w:t xml:space="preserve">「登録経路機能」を活用し、複数のQRコードやリンクごとに計測用URLを発行しました。これにより「どのボタンからVSLに遷移したか」といった流入経路を正確に把握できるようにしました。</w:t>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rPr>
          <w:b w:val="1"/>
          <w:bCs w:val="1"/>
        </w:rPr>
      </w:pPr>
      <w:r w:rsidDel="00000000" w:rsidR="00000000" w:rsidRPr="00000000">
        <w:rPr>
          <w:rFonts w:ascii="Arial Unicode MS" w:cs="Arial Unicode MS" w:eastAsia="Arial Unicode MS" w:hAnsi="Arial Unicode MS"/>
          <w:b w:val="1"/>
          <w:bCs w:val="1"/>
          <w:rtl w:val="0"/>
        </w:rPr>
        <w:t xml:space="preserve">【カスタムJS】ヒートマップの設置</w:t>
      </w:r>
    </w:p>
    <w:p w:rsidR="00000000" w:rsidDel="00000000" w:rsidP="00000000" w:rsidRDefault="00000000" w:rsidRPr="00000000" w14:paraId="00001041">
      <w:pPr>
        <w:rPr/>
      </w:pPr>
      <w:r w:rsidDel="00000000" w:rsidR="00000000" w:rsidRPr="00000000">
        <w:rPr>
          <w:rFonts w:ascii="Arial Unicode MS" w:cs="Arial Unicode MS" w:eastAsia="Arial Unicode MS" w:hAnsi="Arial Unicode MS"/>
          <w:rtl w:val="0"/>
        </w:rPr>
        <w:t xml:space="preserve">「カスタムJS（JavaScript）」の設定箇所にヒートマップツールのタグを設置しました。これにより、実際の行動を可視化し数字の裏側にある顧客心理まで深掘りして分析を行っています。</w:t>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b w:val="1"/>
          <w:bCs w:val="1"/>
        </w:rPr>
      </w:pPr>
      <w:r w:rsidDel="00000000" w:rsidR="00000000" w:rsidRPr="00000000">
        <w:rPr>
          <w:rFonts w:ascii="Arial Unicode MS" w:cs="Arial Unicode MS" w:eastAsia="Arial Unicode MS" w:hAnsi="Arial Unicode MS"/>
          <w:b w:val="1"/>
          <w:bCs w:val="1"/>
          <w:rtl w:val="0"/>
        </w:rPr>
        <w:t xml:space="preserve">【ABテスト機能】クリエイティブの改善</w:t>
      </w:r>
    </w:p>
    <w:p w:rsidR="00000000" w:rsidDel="00000000" w:rsidP="00000000" w:rsidRDefault="00000000" w:rsidRPr="00000000" w14:paraId="00001044">
      <w:pPr>
        <w:rPr/>
      </w:pPr>
      <w:r w:rsidDel="00000000" w:rsidR="00000000" w:rsidRPr="00000000">
        <w:rPr>
          <w:rFonts w:ascii="Arial Unicode MS" w:cs="Arial Unicode MS" w:eastAsia="Arial Unicode MS" w:hAnsi="Arial Unicode MS"/>
          <w:rtl w:val="0"/>
        </w:rPr>
        <w:t xml:space="preserve">LPなどのクリエイティブ改善において、主観や感覚に頼らず「ABテスト機能」を活用しました。データに基づいて反応が良い方を採用し、コンバージョン率を最大化させています。</w:t>
      </w:r>
    </w:p>
    <w:p w:rsidR="00000000" w:rsidDel="00000000" w:rsidP="00000000" w:rsidRDefault="00000000" w:rsidRPr="00000000" w14:paraId="00001045">
      <w:pPr>
        <w:pStyle w:val="Heading4"/>
        <w:rPr/>
      </w:pPr>
      <w:bookmarkStart w:colFirst="0" w:colLast="0" w:name="_6le00d6w9sm" w:id="574"/>
      <w:bookmarkEnd w:id="574"/>
      <w:r w:rsidDel="00000000" w:rsidR="00000000" w:rsidRPr="00000000">
        <w:rPr>
          <w:rFonts w:ascii="Arial Unicode MS" w:cs="Arial Unicode MS" w:eastAsia="Arial Unicode MS" w:hAnsi="Arial Unicode MS"/>
          <w:rtl w:val="0"/>
        </w:rPr>
        <w:t xml:space="preserve">施策の背景にある戦略・意図</w:t>
      </w:r>
    </w:p>
    <w:p w:rsidR="00000000" w:rsidDel="00000000" w:rsidP="00000000" w:rsidRDefault="00000000" w:rsidRPr="00000000" w14:paraId="00001046">
      <w:pPr>
        <w:rPr/>
      </w:pPr>
      <w:r w:rsidDel="00000000" w:rsidR="00000000" w:rsidRPr="00000000">
        <w:rPr>
          <w:rFonts w:ascii="Arial Unicode MS" w:cs="Arial Unicode MS" w:eastAsia="Arial Unicode MS" w:hAnsi="Arial Unicode MS"/>
          <w:rtl w:val="0"/>
        </w:rPr>
        <w:t xml:space="preserve">クライアントが「感情」で迷走しないよう、客観的な「事実（データ）」だけを唯一のコンパスにする戦略です。</w:t>
      </w:r>
    </w:p>
    <w:p w:rsidR="00000000" w:rsidDel="00000000" w:rsidP="00000000" w:rsidRDefault="00000000" w:rsidRPr="00000000" w14:paraId="00001047">
      <w:pPr>
        <w:rPr/>
      </w:pPr>
      <w:r w:rsidDel="00000000" w:rsidR="00000000" w:rsidRPr="00000000">
        <w:rPr>
          <w:rtl w:val="0"/>
        </w:rPr>
      </w:r>
    </w:p>
    <w:p w:rsidR="00000000" w:rsidDel="00000000" w:rsidP="00000000" w:rsidRDefault="00000000" w:rsidRPr="00000000" w14:paraId="00001048">
      <w:pPr>
        <w:rPr/>
      </w:pPr>
      <w:r w:rsidDel="00000000" w:rsidR="00000000" w:rsidRPr="00000000">
        <w:rPr>
          <w:rFonts w:ascii="Arial Unicode MS" w:cs="Arial Unicode MS" w:eastAsia="Arial Unicode MS" w:hAnsi="Arial Unicode MS"/>
          <w:rtl w:val="0"/>
        </w:rPr>
        <w:t xml:space="preserve">特に「0→1フェーズ」では、すぐに結果が出ない不安から、「もっと凄いノウハウがあるのでは」と迷ったり、自分の感覚に頼って誤った判断をしそうになる瞬間があります。</w:t>
      </w:r>
    </w:p>
    <w:p w:rsidR="00000000" w:rsidDel="00000000" w:rsidP="00000000" w:rsidRDefault="00000000" w:rsidRPr="00000000" w14:paraId="00001049">
      <w:pPr>
        <w:rPr/>
      </w:pPr>
      <w:r w:rsidDel="00000000" w:rsidR="00000000" w:rsidRPr="00000000">
        <w:rPr>
          <w:rtl w:val="0"/>
        </w:rPr>
      </w:r>
    </w:p>
    <w:p w:rsidR="00000000" w:rsidDel="00000000" w:rsidP="00000000" w:rsidRDefault="00000000" w:rsidRPr="00000000" w14:paraId="0000104A">
      <w:pPr>
        <w:rPr/>
      </w:pPr>
      <w:r w:rsidDel="00000000" w:rsidR="00000000" w:rsidRPr="00000000">
        <w:rPr>
          <w:rFonts w:ascii="Arial Unicode MS" w:cs="Arial Unicode MS" w:eastAsia="Arial Unicode MS" w:hAnsi="Arial Unicode MS"/>
          <w:rtl w:val="0"/>
        </w:rPr>
        <w:t xml:space="preserve">そうした迷いを断ち切り、最短距離で成果に到達するために、主観を排除し、「数字という事実」だけを共通言語にして意思決定を行うことを徹底しました。</w:t>
      </w:r>
    </w:p>
    <w:p w:rsidR="00000000" w:rsidDel="00000000" w:rsidP="00000000" w:rsidRDefault="00000000" w:rsidRPr="00000000" w14:paraId="0000104B">
      <w:pPr>
        <w:pStyle w:val="Heading4"/>
        <w:rPr/>
      </w:pPr>
      <w:bookmarkStart w:colFirst="0" w:colLast="0" w:name="_x7iropyydxoa" w:id="575"/>
      <w:bookmarkEnd w:id="575"/>
      <w:r w:rsidDel="00000000" w:rsidR="00000000" w:rsidRPr="00000000">
        <w:rPr>
          <w:rFonts w:ascii="Arial Unicode MS" w:cs="Arial Unicode MS" w:eastAsia="Arial Unicode MS" w:hAnsi="Arial Unicode MS"/>
          <w:rtl w:val="0"/>
        </w:rPr>
        <w:t xml:space="preserve">施策を成功させるための「コツ・工夫」</w:t>
      </w:r>
    </w:p>
    <w:p w:rsidR="00000000" w:rsidDel="00000000" w:rsidP="00000000" w:rsidRDefault="00000000" w:rsidRPr="00000000" w14:paraId="0000104C">
      <w:pPr>
        <w:rPr/>
      </w:pPr>
      <w:r w:rsidDel="00000000" w:rsidR="00000000" w:rsidRPr="00000000">
        <w:rPr>
          <w:rFonts w:ascii="Arial Unicode MS" w:cs="Arial Unicode MS" w:eastAsia="Arial Unicode MS" w:hAnsi="Arial Unicode MS"/>
          <w:rtl w:val="0"/>
        </w:rPr>
        <w:t xml:space="preserve">最も大事にしたのは、クライアント自身が抱く「早く成功したい」という主観的な感情と、「数字」という客観的な事実との間の葛藤に、伴走者として向き合い続けることでした。</w:t>
      </w:r>
    </w:p>
    <w:p w:rsidR="00000000" w:rsidDel="00000000" w:rsidP="00000000" w:rsidRDefault="00000000" w:rsidRPr="00000000" w14:paraId="0000104D">
      <w:pPr>
        <w:rPr/>
      </w:pPr>
      <w:r w:rsidDel="00000000" w:rsidR="00000000" w:rsidRPr="00000000">
        <w:rPr>
          <w:rtl w:val="0"/>
        </w:rPr>
      </w:r>
    </w:p>
    <w:p w:rsidR="00000000" w:rsidDel="00000000" w:rsidP="00000000" w:rsidRDefault="00000000" w:rsidRPr="00000000" w14:paraId="0000104E">
      <w:pPr>
        <w:rPr/>
      </w:pPr>
      <w:r w:rsidDel="00000000" w:rsidR="00000000" w:rsidRPr="00000000">
        <w:rPr>
          <w:rFonts w:ascii="Arial Unicode MS" w:cs="Arial Unicode MS" w:eastAsia="Arial Unicode MS" w:hAnsi="Arial Unicode MS"/>
          <w:rtl w:val="0"/>
        </w:rPr>
        <w:t xml:space="preserve">議論が感覚的になりそうな時こそ、UTAGEから出力したスプレッドシートをテーブルの中心に置きました。「この数字を見る限り、今私たちがやるべきことはAです。なぜならBという結果が出ているからです」と、感情ではなく事実に基づいて次の一手を提案する。この一貫した意思決定のプロセスを、決して崩しませんでした。</w:t>
      </w:r>
    </w:p>
    <w:p w:rsidR="00000000" w:rsidDel="00000000" w:rsidP="00000000" w:rsidRDefault="00000000" w:rsidRPr="00000000" w14:paraId="0000104F">
      <w:pPr>
        <w:rPr/>
      </w:pPr>
      <w:r w:rsidDel="00000000" w:rsidR="00000000" w:rsidRPr="00000000">
        <w:rPr>
          <w:rtl w:val="0"/>
        </w:rPr>
      </w:r>
    </w:p>
    <w:p w:rsidR="00000000" w:rsidDel="00000000" w:rsidP="00000000" w:rsidRDefault="00000000" w:rsidRPr="00000000" w14:paraId="00001050">
      <w:pPr>
        <w:rPr/>
      </w:pPr>
      <w:r w:rsidDel="00000000" w:rsidR="00000000" w:rsidRPr="00000000">
        <w:rPr>
          <w:rFonts w:ascii="Arial Unicode MS" w:cs="Arial Unicode MS" w:eastAsia="Arial Unicode MS" w:hAnsi="Arial Unicode MS"/>
          <w:rtl w:val="0"/>
        </w:rPr>
        <w:t xml:space="preserve">特別な魔法を使ったわけではありません。ファネルを構築するスキル以上に、クライアントを客観的な事実に立ち返らせ、冷静に判断できるよう支える「灯台」のような役割を果たせたことが、成功に繋がったと感じています。</w:t>
      </w:r>
    </w:p>
    <w:p w:rsidR="00000000" w:rsidDel="00000000" w:rsidP="00000000" w:rsidRDefault="00000000" w:rsidRPr="00000000" w14:paraId="00001051">
      <w:pPr>
        <w:pStyle w:val="Heading3"/>
        <w:rPr/>
      </w:pPr>
      <w:bookmarkStart w:colFirst="0" w:colLast="0" w:name="_3megjg3xassh" w:id="576"/>
      <w:bookmarkEnd w:id="576"/>
      <w:r w:rsidDel="00000000" w:rsidR="00000000" w:rsidRPr="00000000">
        <w:rPr>
          <w:rFonts w:ascii="Arial Unicode MS" w:cs="Arial Unicode MS" w:eastAsia="Arial Unicode MS" w:hAnsi="Arial Unicode MS"/>
          <w:rtl w:val="0"/>
        </w:rPr>
        <w:t xml:space="preserve">導入後の成果と変化</w:t>
      </w:r>
    </w:p>
    <w:p w:rsidR="00000000" w:rsidDel="00000000" w:rsidP="00000000" w:rsidRDefault="00000000" w:rsidRPr="00000000" w14:paraId="00001052">
      <w:pPr>
        <w:pStyle w:val="Heading4"/>
        <w:rPr/>
      </w:pPr>
      <w:bookmarkStart w:colFirst="0" w:colLast="0" w:name="_u4tk9kq82cld" w:id="577"/>
      <w:bookmarkEnd w:id="577"/>
      <w:r w:rsidDel="00000000" w:rsidR="00000000" w:rsidRPr="00000000">
        <w:rPr>
          <w:rFonts w:ascii="Arial Unicode MS" w:cs="Arial Unicode MS" w:eastAsia="Arial Unicode MS" w:hAnsi="Arial Unicode MS"/>
          <w:rtl w:val="0"/>
        </w:rPr>
        <w:t xml:space="preserve">具体的な成果</w:t>
      </w:r>
    </w:p>
    <w:p w:rsidR="00000000" w:rsidDel="00000000" w:rsidP="00000000" w:rsidRDefault="00000000" w:rsidRPr="00000000" w14:paraId="00001053">
      <w:pPr>
        <w:rPr/>
      </w:pPr>
      <w:r w:rsidDel="00000000" w:rsidR="00000000" w:rsidRPr="00000000">
        <w:rPr>
          <w:rFonts w:ascii="Arial Unicode MS" w:cs="Arial Unicode MS" w:eastAsia="Arial Unicode MS" w:hAnsi="Arial Unicode MS"/>
          <w:rtl w:val="0"/>
        </w:rPr>
        <w:t xml:space="preserve">データに基づいた改善サイクルを回した結果、当初は個別相談の申込数が3ヶ月で10件以下という状況だったクライアント様に、劇的な改善が見られました。</w:t>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numPr>
          <w:ilvl w:val="0"/>
          <w:numId w:val="61"/>
        </w:numPr>
        <w:ind w:left="720" w:hanging="360"/>
      </w:pPr>
      <w:r w:rsidDel="00000000" w:rsidR="00000000" w:rsidRPr="00000000">
        <w:rPr>
          <w:rFonts w:ascii="Arial Unicode MS" w:cs="Arial Unicode MS" w:eastAsia="Arial Unicode MS" w:hAnsi="Arial Unicode MS"/>
          <w:rtl w:val="0"/>
        </w:rPr>
        <w:t xml:space="preserve">月間個別相談数：平均3件/月 → 20件以上/月（約6倍）</w:t>
      </w:r>
    </w:p>
    <w:p w:rsidR="00000000" w:rsidDel="00000000" w:rsidP="00000000" w:rsidRDefault="00000000" w:rsidRPr="00000000" w14:paraId="00001056">
      <w:pPr>
        <w:numPr>
          <w:ilvl w:val="0"/>
          <w:numId w:val="61"/>
        </w:numPr>
        <w:ind w:left="720" w:hanging="360"/>
      </w:pPr>
      <w:r w:rsidDel="00000000" w:rsidR="00000000" w:rsidRPr="00000000">
        <w:rPr>
          <w:rFonts w:ascii="Arial Unicode MS" w:cs="Arial Unicode MS" w:eastAsia="Arial Unicode MS" w:hAnsi="Arial Unicode MS"/>
          <w:rtl w:val="0"/>
        </w:rPr>
        <w:t xml:space="preserve">Meta広告運用：運用開始から初の成約を達成</w:t>
      </w:r>
    </w:p>
    <w:p w:rsidR="00000000" w:rsidDel="00000000" w:rsidP="00000000" w:rsidRDefault="00000000" w:rsidRPr="00000000" w14:paraId="00001057">
      <w:pPr>
        <w:rPr/>
      </w:pPr>
      <w:r w:rsidDel="00000000" w:rsidR="00000000" w:rsidRPr="00000000">
        <w:rPr>
          <w:rtl w:val="0"/>
        </w:rPr>
      </w:r>
    </w:p>
    <w:p w:rsidR="00000000" w:rsidDel="00000000" w:rsidP="00000000" w:rsidRDefault="00000000" w:rsidRPr="00000000" w14:paraId="00001058">
      <w:pPr>
        <w:rPr/>
      </w:pPr>
      <w:r w:rsidDel="00000000" w:rsidR="00000000" w:rsidRPr="00000000">
        <w:rPr>
          <w:rFonts w:ascii="Arial Unicode MS" w:cs="Arial Unicode MS" w:eastAsia="Arial Unicode MS" w:hAnsi="Arial Unicode MS"/>
          <w:rtl w:val="0"/>
        </w:rPr>
        <w:t xml:space="preserve">これは、単純計算で獲得スピードが6倍以上になったことを意味し、今では安定して集客できる体制が整っています。クライアントからは、「本当にありがとうございます。やっと0→1を達成できました」と、心のこもった感謝の言葉をいただきました。</w:t>
      </w:r>
    </w:p>
    <w:p w:rsidR="00000000" w:rsidDel="00000000" w:rsidP="00000000" w:rsidRDefault="00000000" w:rsidRPr="00000000" w14:paraId="00001059">
      <w:pPr>
        <w:pStyle w:val="Heading4"/>
        <w:rPr/>
      </w:pPr>
      <w:bookmarkStart w:colFirst="0" w:colLast="0" w:name="_9fukpasc0xlk" w:id="578"/>
      <w:bookmarkEnd w:id="578"/>
      <w:r w:rsidDel="00000000" w:rsidR="00000000" w:rsidRPr="00000000">
        <w:rPr>
          <w:rFonts w:ascii="Arial Unicode MS" w:cs="Arial Unicode MS" w:eastAsia="Arial Unicode MS" w:hAnsi="Arial Unicode MS"/>
          <w:rtl w:val="0"/>
        </w:rPr>
        <w:t xml:space="preserve">実感できた変化</w:t>
      </w:r>
    </w:p>
    <w:p w:rsidR="00000000" w:rsidDel="00000000" w:rsidP="00000000" w:rsidRDefault="00000000" w:rsidRPr="00000000" w14:paraId="0000105A">
      <w:pPr>
        <w:rPr/>
      </w:pPr>
      <w:r w:rsidDel="00000000" w:rsidR="00000000" w:rsidRPr="00000000">
        <w:rPr>
          <w:rFonts w:ascii="Arial Unicode MS" w:cs="Arial Unicode MS" w:eastAsia="Arial Unicode MS" w:hAnsi="Arial Unicode MS"/>
          <w:rtl w:val="0"/>
        </w:rPr>
        <w:t xml:space="preserve">何より嬉しいと感じるのは、クライアント様との会話の中身が変わっていく瞬間です。</w:t>
      </w:r>
    </w:p>
    <w:p w:rsidR="00000000" w:rsidDel="00000000" w:rsidP="00000000" w:rsidRDefault="00000000" w:rsidRPr="00000000" w14:paraId="0000105B">
      <w:pPr>
        <w:rPr/>
      </w:pPr>
      <w:r w:rsidDel="00000000" w:rsidR="00000000" w:rsidRPr="00000000">
        <w:rPr>
          <w:rtl w:val="0"/>
        </w:rPr>
      </w:r>
    </w:p>
    <w:p w:rsidR="00000000" w:rsidDel="00000000" w:rsidP="00000000" w:rsidRDefault="00000000" w:rsidRPr="00000000" w14:paraId="0000105C">
      <w:pPr>
        <w:rPr/>
      </w:pPr>
      <w:r w:rsidDel="00000000" w:rsidR="00000000" w:rsidRPr="00000000">
        <w:rPr>
          <w:rFonts w:ascii="Arial Unicode MS" w:cs="Arial Unicode MS" w:eastAsia="Arial Unicode MS" w:hAnsi="Arial Unicode MS"/>
          <w:rtl w:val="0"/>
        </w:rPr>
        <w:t xml:space="preserve">当初は「このLPを作ってください」という“作業”を依頼される「業者」としての立場でした。しかし、UTAGEで同じ数字やデータを見ながら話すうちに、「次はこんな仮説を試してみましょう」といった話が出来るようになり、気づけば一緒に事業を考える「パートナー」のような関係になっていました。</w:t>
      </w:r>
    </w:p>
    <w:p w:rsidR="00000000" w:rsidDel="00000000" w:rsidP="00000000" w:rsidRDefault="00000000" w:rsidRPr="00000000" w14:paraId="0000105D">
      <w:pPr>
        <w:rPr/>
      </w:pPr>
      <w:r w:rsidDel="00000000" w:rsidR="00000000" w:rsidRPr="00000000">
        <w:rPr>
          <w:rtl w:val="0"/>
        </w:rPr>
      </w:r>
    </w:p>
    <w:p w:rsidR="00000000" w:rsidDel="00000000" w:rsidP="00000000" w:rsidRDefault="00000000" w:rsidRPr="00000000" w14:paraId="0000105E">
      <w:pPr>
        <w:rPr/>
      </w:pPr>
      <w:r w:rsidDel="00000000" w:rsidR="00000000" w:rsidRPr="00000000">
        <w:rPr>
          <w:rFonts w:ascii="Arial Unicode MS" w:cs="Arial Unicode MS" w:eastAsia="Arial Unicode MS" w:hAnsi="Arial Unicode MS"/>
          <w:rtl w:val="0"/>
        </w:rPr>
        <w:t xml:space="preserve">「UTAGEのおかげで安心して任せられ、ようやく自分の仕事のこと“だけ”を考えられるようになりました。この感覚は、もう何年も忘れていました」</w:t>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rPr/>
      </w:pPr>
      <w:r w:rsidDel="00000000" w:rsidR="00000000" w:rsidRPr="00000000">
        <w:rPr>
          <w:rFonts w:ascii="Arial Unicode MS" w:cs="Arial Unicode MS" w:eastAsia="Arial Unicode MS" w:hAnsi="Arial Unicode MS"/>
          <w:rtl w:val="0"/>
        </w:rPr>
        <w:t xml:space="preserve">売上が上がったという報告ももちろん嬉しいですが、私にとってはこの言葉こそが、私の仕事の価値を全て物語っています。UTAGEという盤石な土台があるからこそ、クライアントは安心して本業に集中できる。その結果として、人やビジネスが前向きに変わっていくーーそのプロセスに関われることが、私の何よりの喜びでありこの仕事を続ける理由です。</w:t>
      </w:r>
    </w:p>
    <w:p w:rsidR="00000000" w:rsidDel="00000000" w:rsidP="00000000" w:rsidRDefault="00000000" w:rsidRPr="00000000" w14:paraId="00001061">
      <w:pPr>
        <w:pStyle w:val="Heading4"/>
        <w:rPr/>
      </w:pPr>
      <w:bookmarkStart w:colFirst="0" w:colLast="0" w:name="_tgxp59wvxxls" w:id="579"/>
      <w:bookmarkEnd w:id="579"/>
      <w:r w:rsidDel="00000000" w:rsidR="00000000" w:rsidRPr="00000000">
        <w:rPr>
          <w:rFonts w:ascii="Arial Unicode MS" w:cs="Arial Unicode MS" w:eastAsia="Arial Unicode MS" w:hAnsi="Arial Unicode MS"/>
          <w:rtl w:val="0"/>
        </w:rPr>
        <w:t xml:space="preserve">今後の事業展望</w:t>
      </w:r>
    </w:p>
    <w:p w:rsidR="00000000" w:rsidDel="00000000" w:rsidP="00000000" w:rsidRDefault="00000000" w:rsidRPr="00000000" w14:paraId="00001062">
      <w:pPr>
        <w:rPr/>
      </w:pPr>
      <w:r w:rsidDel="00000000" w:rsidR="00000000" w:rsidRPr="00000000">
        <w:rPr>
          <w:rFonts w:ascii="Arial Unicode MS" w:cs="Arial Unicode MS" w:eastAsia="Arial Unicode MS" w:hAnsi="Arial Unicode MS"/>
          <w:rtl w:val="0"/>
        </w:rPr>
        <w:t xml:space="preserve">私の原点は常に、クライアントの「0→1達成」にあります。素晴らしい実力を持ちながらオンラインでのマネタイズに悩む方や、オフラインでの圧倒的な実績をオンラインに転換できずにいる方々。彼らが最初の壁を突破し、自らの価値を収益に変える瞬間まで徹底的に寄り添う伴走者でありたい。それが私の揺るぎないミッションです。</w:t>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rPr/>
      </w:pPr>
      <w:r w:rsidDel="00000000" w:rsidR="00000000" w:rsidRPr="00000000">
        <w:rPr>
          <w:rFonts w:ascii="Arial Unicode MS" w:cs="Arial Unicode MS" w:eastAsia="Arial Unicode MS" w:hAnsi="Arial Unicode MS"/>
          <w:rtl w:val="0"/>
        </w:rPr>
        <w:t xml:space="preserve">また、挑戦のハードルを一つでも多く取り除くため、「IT導入補助金」の登録ベンダーとして、クライアントが経済的な負担を抑えながらUTAGEという最強の武器を手にできるよう、制度面からのサポートも行っています。</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Fonts w:ascii="Arial Unicode MS" w:cs="Arial Unicode MS" w:eastAsia="Arial Unicode MS" w:hAnsi="Arial Unicode MS"/>
          <w:rtl w:val="0"/>
        </w:rPr>
        <w:t xml:space="preserve">そして、私の第二のミッションは、この「科学的な0→1達成プロセス」を次世代の構築者たちに伝えていくことです。私が講師となり、データと決済の重要性を理解した本物のプロを育てる。彼らがまた別の誰かの「0→1」を支える。</w:t>
      </w:r>
    </w:p>
    <w:p w:rsidR="00000000" w:rsidDel="00000000" w:rsidP="00000000" w:rsidRDefault="00000000" w:rsidRPr="00000000" w14:paraId="00001067">
      <w:pPr>
        <w:rPr/>
      </w:pPr>
      <w:r w:rsidDel="00000000" w:rsidR="00000000" w:rsidRPr="00000000">
        <w:rPr>
          <w:rtl w:val="0"/>
        </w:rPr>
      </w:r>
    </w:p>
    <w:p w:rsidR="00000000" w:rsidDel="00000000" w:rsidP="00000000" w:rsidRDefault="00000000" w:rsidRPr="00000000" w14:paraId="00001068">
      <w:pPr>
        <w:rPr/>
      </w:pPr>
      <w:r w:rsidDel="00000000" w:rsidR="00000000" w:rsidRPr="00000000">
        <w:rPr>
          <w:rFonts w:ascii="Arial Unicode MS" w:cs="Arial Unicode MS" w:eastAsia="Arial Unicode MS" w:hAnsi="Arial Unicode MS"/>
          <w:rtl w:val="0"/>
        </w:rPr>
        <w:t xml:space="preserve">自分一人の成功ではなく、誰もが夢に向かえる「再現性のある希望」をこの市場にインストールしていく。それこそが、UTAGEと共に目指す私の最終的な展望です。</w:t>
      </w:r>
    </w:p>
    <w:p w:rsidR="00000000" w:rsidDel="00000000" w:rsidP="00000000" w:rsidRDefault="00000000" w:rsidRPr="00000000" w14:paraId="00001069">
      <w:pPr>
        <w:pStyle w:val="Heading3"/>
        <w:rPr/>
      </w:pPr>
      <w:bookmarkStart w:colFirst="0" w:colLast="0" w:name="_cacpptj67qhq" w:id="580"/>
      <w:bookmarkEnd w:id="580"/>
      <w:r w:rsidDel="00000000" w:rsidR="00000000" w:rsidRPr="00000000">
        <w:rPr>
          <w:rFonts w:ascii="Arial Unicode MS" w:cs="Arial Unicode MS" w:eastAsia="Arial Unicode MS" w:hAnsi="Arial Unicode MS"/>
          <w:rtl w:val="0"/>
        </w:rPr>
        <w:t xml:space="preserve">UTAGEユーザーへのメッセージ</w:t>
      </w:r>
    </w:p>
    <w:p w:rsidR="00000000" w:rsidDel="00000000" w:rsidP="00000000" w:rsidRDefault="00000000" w:rsidRPr="00000000" w14:paraId="0000106A">
      <w:pPr>
        <w:rPr/>
      </w:pPr>
      <w:r w:rsidDel="00000000" w:rsidR="00000000" w:rsidRPr="00000000">
        <w:rPr>
          <w:rFonts w:ascii="Arial Unicode MS" w:cs="Arial Unicode MS" w:eastAsia="Arial Unicode MS" w:hAnsi="Arial Unicode MS"/>
          <w:rtl w:val="0"/>
        </w:rPr>
        <w:t xml:space="preserve">画面の前で、一人きりで悩んでいませんか？</w:t>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Fonts w:ascii="Arial Unicode MS" w:cs="Arial Unicode MS" w:eastAsia="Arial Unicode MS" w:hAnsi="Arial Unicode MS"/>
          <w:rtl w:val="0"/>
        </w:rPr>
        <w:t xml:space="preserve">マニュアルや動画を見ても消えない「本当にこれで合っているのか」という不安。私も何度も同じ気持ちを経験してきました。しかし、この1年で分かったことは、UTAGEの作業会や交流会という「リアルな場所」に足を運ぶことが、思っていた以上の近道だったということです。正直、最初は期待半分・疑い半分でしたが、行ってみて世界が変わりました。</w:t>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rPr/>
      </w:pPr>
      <w:r w:rsidDel="00000000" w:rsidR="00000000" w:rsidRPr="00000000">
        <w:rPr>
          <w:rtl w:val="0"/>
        </w:rPr>
      </w:r>
    </w:p>
    <w:p w:rsidR="00000000" w:rsidDel="00000000" w:rsidP="00000000" w:rsidRDefault="00000000" w:rsidRPr="00000000" w14:paraId="0000106F">
      <w:pPr>
        <w:rPr/>
      </w:pPr>
      <w:r w:rsidDel="00000000" w:rsidR="00000000" w:rsidRPr="00000000">
        <w:rPr>
          <w:rFonts w:ascii="Arial Unicode MS" w:cs="Arial Unicode MS" w:eastAsia="Arial Unicode MS" w:hAnsi="Arial Unicode MS"/>
          <w:rtl w:val="0"/>
        </w:rPr>
        <w:t xml:space="preserve">数週間悩んでいた技術的な問題がアドバイス一つで即解決したり、決済会社の担当者から審査を通すための「ここだけの裏話」を直接聞けたりします。何より、先を行く経営者たちの熱気に触れて、「自分ももっとやれる」と心から思えたのが一番の収穫でした。</w:t>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rPr>
          <w:rFonts w:ascii="Arial Unicode MS" w:cs="Arial Unicode MS" w:eastAsia="Arial Unicode MS" w:hAnsi="Arial Unicode MS"/>
          <w:rtl w:val="0"/>
        </w:rPr>
        <w:t xml:space="preserve">そこで得られるのは、目先の課題解決だけではありません。UTAGEユーザーという仲間との出会い、そして「自分は一人じゃない」という安心感です。画面の中だけでは決して得られない、あなたのビジネスを次のステージへ押し上げる「何か」が、そこにはあります。</w:t>
      </w:r>
    </w:p>
    <w:p w:rsidR="00000000" w:rsidDel="00000000" w:rsidP="00000000" w:rsidRDefault="00000000" w:rsidRPr="00000000" w14:paraId="00001072">
      <w:pPr>
        <w:pStyle w:val="Heading3"/>
        <w:rPr/>
      </w:pPr>
      <w:bookmarkStart w:colFirst="0" w:colLast="0" w:name="_rj0gmebmhsqi" w:id="581"/>
      <w:bookmarkEnd w:id="581"/>
      <w:r w:rsidDel="00000000" w:rsidR="00000000" w:rsidRPr="00000000">
        <w:rPr>
          <w:rFonts w:ascii="Arial Unicode MS" w:cs="Arial Unicode MS" w:eastAsia="Arial Unicode MS" w:hAnsi="Arial Unicode MS"/>
          <w:rtl w:val="0"/>
        </w:rPr>
        <w:t xml:space="preserve">UTAGE運営者コメント</w:t>
      </w:r>
    </w:p>
    <w:p w:rsidR="00000000" w:rsidDel="00000000" w:rsidP="00000000" w:rsidRDefault="00000000" w:rsidRPr="00000000" w14:paraId="00001073">
      <w:pPr>
        <w:rPr/>
      </w:pPr>
      <w:r w:rsidDel="00000000" w:rsidR="00000000" w:rsidRPr="00000000">
        <w:rPr>
          <w:rFonts w:ascii="Arial Unicode MS" w:cs="Arial Unicode MS" w:eastAsia="Arial Unicode MS" w:hAnsi="Arial Unicode MS"/>
          <w:rtl w:val="0"/>
        </w:rPr>
        <w:t xml:space="preserve">「ツールを導入すれば自動で売れる」という誤解に苦しむ事業者は少なくありません。本事例は、ツールはあくまで手段であり、重要なのはそこから得られる「データ」に基づいた地道な改善であることを改めて教えてくれます。</w:t>
      </w:r>
    </w:p>
    <w:p w:rsidR="00000000" w:rsidDel="00000000" w:rsidP="00000000" w:rsidRDefault="00000000" w:rsidRPr="00000000" w14:paraId="00001074">
      <w:pPr>
        <w:rPr/>
      </w:pPr>
      <w:r w:rsidDel="00000000" w:rsidR="00000000" w:rsidRPr="00000000">
        <w:rPr>
          <w:rtl w:val="0"/>
        </w:rPr>
      </w:r>
    </w:p>
    <w:p w:rsidR="00000000" w:rsidDel="00000000" w:rsidP="00000000" w:rsidRDefault="00000000" w:rsidRPr="00000000" w14:paraId="00001075">
      <w:pPr>
        <w:rPr/>
      </w:pPr>
      <w:r w:rsidDel="00000000" w:rsidR="00000000" w:rsidRPr="00000000">
        <w:rPr>
          <w:rFonts w:ascii="Arial Unicode MS" w:cs="Arial Unicode MS" w:eastAsia="Arial Unicode MS" w:hAnsi="Arial Unicode MS"/>
          <w:rtl w:val="0"/>
        </w:rPr>
        <w:t xml:space="preserve">特に素晴らしいのは、主観的な「感覚」を排除し、客観的な「数字」を判断基準にすることで、迷いのない意思決定を実現されている点です。</w:t>
      </w:r>
    </w:p>
    <w:p w:rsidR="00000000" w:rsidDel="00000000" w:rsidP="00000000" w:rsidRDefault="00000000" w:rsidRPr="00000000" w14:paraId="00001076">
      <w:pPr>
        <w:rPr/>
      </w:pPr>
      <w:r w:rsidDel="00000000" w:rsidR="00000000" w:rsidRPr="00000000">
        <w:rPr>
          <w:rtl w:val="0"/>
        </w:rPr>
      </w:r>
    </w:p>
    <w:p w:rsidR="00000000" w:rsidDel="00000000" w:rsidP="00000000" w:rsidRDefault="00000000" w:rsidRPr="00000000" w14:paraId="00001077">
      <w:pPr>
        <w:rPr/>
      </w:pPr>
      <w:r w:rsidDel="00000000" w:rsidR="00000000" w:rsidRPr="00000000">
        <w:rPr>
          <w:rFonts w:ascii="Arial Unicode MS" w:cs="Arial Unicode MS" w:eastAsia="Arial Unicode MS" w:hAnsi="Arial Unicode MS"/>
          <w:rtl w:val="0"/>
        </w:rPr>
        <w:t xml:space="preserve">多くの場合、成果が出ない時期は不安から「LPのデザインを変えよう」「配信頻度を上げよう」といった根拠のない施策に走り、時間と労力を浪費してしまいがちです。</w:t>
      </w:r>
    </w:p>
    <w:p w:rsidR="00000000" w:rsidDel="00000000" w:rsidP="00000000" w:rsidRDefault="00000000" w:rsidRPr="00000000" w14:paraId="00001078">
      <w:pPr>
        <w:rPr/>
      </w:pPr>
      <w:r w:rsidDel="00000000" w:rsidR="00000000" w:rsidRPr="00000000">
        <w:rPr>
          <w:rtl w:val="0"/>
        </w:rPr>
      </w:r>
    </w:p>
    <w:p w:rsidR="00000000" w:rsidDel="00000000" w:rsidP="00000000" w:rsidRDefault="00000000" w:rsidRPr="00000000" w14:paraId="00001079">
      <w:pPr>
        <w:rPr/>
      </w:pPr>
      <w:r w:rsidDel="00000000" w:rsidR="00000000" w:rsidRPr="00000000">
        <w:rPr>
          <w:rFonts w:ascii="Arial Unicode MS" w:cs="Arial Unicode MS" w:eastAsia="Arial Unicode MS" w:hAnsi="Arial Unicode MS"/>
          <w:rtl w:val="0"/>
        </w:rPr>
        <w:t xml:space="preserve">そうならないために、本事例ではデータ確認やスプレッドシート連携などを活用して事実を可視化し、改善サイクルを回されていました。</w:t>
      </w:r>
    </w:p>
    <w:p w:rsidR="00000000" w:rsidDel="00000000" w:rsidP="00000000" w:rsidRDefault="00000000" w:rsidRPr="00000000" w14:paraId="0000107A">
      <w:pPr>
        <w:rPr/>
      </w:pPr>
      <w:r w:rsidDel="00000000" w:rsidR="00000000" w:rsidRPr="00000000">
        <w:rPr>
          <w:rtl w:val="0"/>
        </w:rPr>
      </w:r>
    </w:p>
    <w:p w:rsidR="00000000" w:rsidDel="00000000" w:rsidP="00000000" w:rsidRDefault="00000000" w:rsidRPr="00000000" w14:paraId="0000107B">
      <w:pPr>
        <w:rPr/>
      </w:pPr>
      <w:r w:rsidDel="00000000" w:rsidR="00000000" w:rsidRPr="00000000">
        <w:rPr>
          <w:rFonts w:ascii="Arial Unicode MS" w:cs="Arial Unicode MS" w:eastAsia="Arial Unicode MS" w:hAnsi="Arial Unicode MS"/>
          <w:rtl w:val="0"/>
        </w:rPr>
        <w:t xml:space="preserve">例えば基本的な数値を見るだけなら、ファネル選択時の左メニューにある「データ（合算）」または「データ（日別）」をクリックするだけで、各ページのアクセス数や登録率などの重要指標を一目で確認できます。まずはこの画面を見る癖をつけるだけでも、どこがボトルネックかを把握できるようになります。</w:t>
      </w:r>
    </w:p>
    <w:p w:rsidR="00000000" w:rsidDel="00000000" w:rsidP="00000000" w:rsidRDefault="00000000" w:rsidRPr="00000000" w14:paraId="0000107C">
      <w:pPr>
        <w:rPr/>
      </w:pPr>
      <w:r w:rsidDel="00000000" w:rsidR="00000000" w:rsidRPr="00000000">
        <w:rPr>
          <w:rtl w:val="0"/>
        </w:rPr>
      </w:r>
    </w:p>
    <w:p w:rsidR="00000000" w:rsidDel="00000000" w:rsidP="00000000" w:rsidRDefault="00000000" w:rsidRPr="00000000" w14:paraId="0000107D">
      <w:pPr>
        <w:rPr/>
      </w:pPr>
      <w:r w:rsidDel="00000000" w:rsidR="00000000" w:rsidRPr="00000000">
        <w:rPr>
          <w:rFonts w:ascii="Arial Unicode MS" w:cs="Arial Unicode MS" w:eastAsia="Arial Unicode MS" w:hAnsi="Arial Unicode MS"/>
          <w:rtl w:val="0"/>
        </w:rPr>
        <w:t xml:space="preserve">また、より深い分析のために「Googleスプレッドシート連携機能」を活用し、顧客の行動ログを外部シートに転記しておくことも有効です。これらの機能で「どこで大きく離脱しているか」といった事実を可視化できれば、根拠に基づいた施策を実行できるようになるはずです。</w:t>
      </w:r>
    </w:p>
    <w:p w:rsidR="00000000" w:rsidDel="00000000" w:rsidP="00000000" w:rsidRDefault="00000000" w:rsidRPr="00000000" w14:paraId="0000107E">
      <w:pPr>
        <w:rPr/>
      </w:pPr>
      <w:r w:rsidDel="00000000" w:rsidR="00000000" w:rsidRPr="00000000">
        <w:rPr>
          <w:rtl w:val="0"/>
        </w:rPr>
      </w:r>
    </w:p>
    <w:p w:rsidR="00000000" w:rsidDel="00000000" w:rsidP="00000000" w:rsidRDefault="00000000" w:rsidRPr="00000000" w14:paraId="0000107F">
      <w:pPr>
        <w:rPr/>
      </w:pPr>
      <w:r w:rsidDel="00000000" w:rsidR="00000000" w:rsidRPr="00000000">
        <w:rPr>
          <w:rFonts w:ascii="Arial Unicode MS" w:cs="Arial Unicode MS" w:eastAsia="Arial Unicode MS" w:hAnsi="Arial Unicode MS"/>
          <w:rtl w:val="0"/>
        </w:rPr>
        <w:t xml:space="preserve">UTAGEを単なる構築ツールとしてではなく、ビジネスを確実に成長させるための「意思決定の基盤」として活用されている、全てのユーザー様にとって参考になる事例だと感じました。</w:t>
      </w:r>
    </w:p>
    <w:p w:rsidR="00000000" w:rsidDel="00000000" w:rsidP="00000000" w:rsidRDefault="00000000" w:rsidRPr="00000000" w14:paraId="00001080">
      <w:pPr>
        <w:pStyle w:val="Heading4"/>
        <w:rPr/>
      </w:pPr>
      <w:bookmarkStart w:colFirst="0" w:colLast="0" w:name="_wdysmq45wqmi" w:id="582"/>
      <w:bookmarkEnd w:id="582"/>
      <w:r w:rsidDel="00000000" w:rsidR="00000000" w:rsidRPr="00000000">
        <w:rPr>
          <w:rFonts w:ascii="Arial Unicode MS" w:cs="Arial Unicode MS" w:eastAsia="Arial Unicode MS" w:hAnsi="Arial Unicode MS"/>
          <w:rtl w:val="0"/>
        </w:rPr>
        <w:t xml:space="preserve">明日からできる3つのアクション</w:t>
      </w:r>
    </w:p>
    <w:p w:rsidR="00000000" w:rsidDel="00000000" w:rsidP="00000000" w:rsidRDefault="00000000" w:rsidRPr="00000000" w14:paraId="00001081">
      <w:pPr>
        <w:rPr/>
      </w:pPr>
      <w:r w:rsidDel="00000000" w:rsidR="00000000" w:rsidRPr="00000000">
        <w:rPr>
          <w:rFonts w:ascii="Arial Unicode MS" w:cs="Arial Unicode MS" w:eastAsia="Arial Unicode MS" w:hAnsi="Arial Unicode MS"/>
          <w:rtl w:val="0"/>
        </w:rPr>
        <w:t xml:space="preserve">以下の3つの中から、今のあなたにできそうなものを1つ選んで実践してみてください。</w:t>
      </w:r>
    </w:p>
    <w:p w:rsidR="00000000" w:rsidDel="00000000" w:rsidP="00000000" w:rsidRDefault="00000000" w:rsidRPr="00000000" w14:paraId="00001082">
      <w:pPr>
        <w:rPr/>
      </w:pPr>
      <w:r w:rsidDel="00000000" w:rsidR="00000000" w:rsidRPr="00000000">
        <w:rPr>
          <w:rtl w:val="0"/>
        </w:rPr>
      </w:r>
    </w:p>
    <w:p w:rsidR="00000000" w:rsidDel="00000000" w:rsidP="00000000" w:rsidRDefault="00000000" w:rsidRPr="00000000" w14:paraId="00001083">
      <w:pPr>
        <w:numPr>
          <w:ilvl w:val="0"/>
          <w:numId w:val="59"/>
        </w:numPr>
        <w:ind w:left="720" w:hanging="360"/>
        <w:rPr>
          <w:u w:val="none"/>
        </w:rPr>
      </w:pPr>
      <w:r w:rsidDel="00000000" w:rsidR="00000000" w:rsidRPr="00000000">
        <w:rPr>
          <w:rFonts w:ascii="Arial Unicode MS" w:cs="Arial Unicode MS" w:eastAsia="Arial Unicode MS" w:hAnsi="Arial Unicode MS"/>
          <w:b w:val="1"/>
          <w:bCs w:val="1"/>
          <w:rtl w:val="0"/>
        </w:rPr>
        <w:t xml:space="preserve">【現状の可視化】「データ（合算）」を確認</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ファネル管理画面の左メニューにある「データ（合算）」を開き、各ページのアクセス数や登録率を数字で確認して現状を把握する。</w:t>
      </w:r>
    </w:p>
    <w:p w:rsidR="00000000" w:rsidDel="00000000" w:rsidP="00000000" w:rsidRDefault="00000000" w:rsidRPr="00000000" w14:paraId="00001084">
      <w:pPr>
        <w:ind w:left="720" w:firstLine="0"/>
        <w:rPr/>
      </w:pPr>
      <w:r w:rsidDel="00000000" w:rsidR="00000000" w:rsidRPr="00000000">
        <w:rPr>
          <w:rtl w:val="0"/>
        </w:rPr>
      </w:r>
    </w:p>
    <w:p w:rsidR="00000000" w:rsidDel="00000000" w:rsidP="00000000" w:rsidRDefault="00000000" w:rsidRPr="00000000" w14:paraId="00001085">
      <w:pPr>
        <w:numPr>
          <w:ilvl w:val="0"/>
          <w:numId w:val="59"/>
        </w:numPr>
        <w:ind w:left="720" w:hanging="360"/>
        <w:rPr>
          <w:u w:val="none"/>
        </w:rPr>
      </w:pPr>
      <w:r w:rsidDel="00000000" w:rsidR="00000000" w:rsidRPr="00000000">
        <w:rPr>
          <w:rFonts w:ascii="Arial Unicode MS" w:cs="Arial Unicode MS" w:eastAsia="Arial Unicode MS" w:hAnsi="Arial Unicode MS"/>
          <w:b w:val="1"/>
          <w:bCs w:val="1"/>
          <w:rtl w:val="0"/>
        </w:rPr>
        <w:t xml:space="preserve">【詳細データの蓄積】Googleスプレッドシート連携</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対象のメール・LINE配信アカウントのアクション管理にて「Googleスプレッドシートへ追記」のアクションを設定し、顧客の行動データを蓄積する。</w:t>
      </w:r>
    </w:p>
    <w:p w:rsidR="00000000" w:rsidDel="00000000" w:rsidP="00000000" w:rsidRDefault="00000000" w:rsidRPr="00000000" w14:paraId="00001086">
      <w:pPr>
        <w:ind w:left="720" w:firstLine="0"/>
        <w:rPr/>
      </w:pPr>
      <w:r w:rsidDel="00000000" w:rsidR="00000000" w:rsidRPr="00000000">
        <w:rPr>
          <w:rtl w:val="0"/>
        </w:rPr>
      </w:r>
    </w:p>
    <w:p w:rsidR="00000000" w:rsidDel="00000000" w:rsidP="00000000" w:rsidRDefault="00000000" w:rsidRPr="00000000" w14:paraId="00001087">
      <w:pPr>
        <w:numPr>
          <w:ilvl w:val="0"/>
          <w:numId w:val="59"/>
        </w:numPr>
        <w:ind w:left="720" w:hanging="360"/>
        <w:rPr>
          <w:u w:val="none"/>
        </w:rPr>
      </w:pPr>
      <w:r w:rsidDel="00000000" w:rsidR="00000000" w:rsidRPr="00000000">
        <w:rPr>
          <w:rFonts w:ascii="Arial Unicode MS" w:cs="Arial Unicode MS" w:eastAsia="Arial Unicode MS" w:hAnsi="Arial Unicode MS"/>
          <w:b w:val="1"/>
          <w:bCs w:val="1"/>
          <w:rtl w:val="0"/>
        </w:rPr>
        <w:t xml:space="preserve">【登録率の改善】LPのABテスト</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ファネルの「ABテスト機能」を活用して、LPのキャッチコピーや画像の別パターンを作成し、それぞれのページで登録率を確認する。実際のデータに基づいて効果検証をする癖をつける。</w:t>
      </w:r>
    </w:p>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rPr/>
      </w:pPr>
      <w:r w:rsidDel="00000000" w:rsidR="00000000" w:rsidRPr="00000000">
        <w:br w:type="page"/>
      </w:r>
      <w:r w:rsidDel="00000000" w:rsidR="00000000" w:rsidRPr="00000000">
        <w:rPr>
          <w:rtl w:val="0"/>
        </w:rPr>
      </w:r>
    </w:p>
    <w:p w:rsidR="00000000" w:rsidDel="00000000" w:rsidP="00000000" w:rsidRDefault="00000000" w:rsidRPr="00000000" w14:paraId="0000108C">
      <w:pPr>
        <w:pStyle w:val="Heading1"/>
        <w:rPr/>
      </w:pPr>
      <w:bookmarkStart w:colFirst="0" w:colLast="0" w:name="_dhjy12wtdgxi" w:id="583"/>
      <w:bookmarkEnd w:id="583"/>
      <w:r w:rsidDel="00000000" w:rsidR="00000000" w:rsidRPr="00000000">
        <w:rPr>
          <w:rFonts w:ascii="Arial Unicode MS" w:cs="Arial Unicode MS" w:eastAsia="Arial Unicode MS" w:hAnsi="Arial Unicode MS"/>
          <w:rtl w:val="0"/>
        </w:rPr>
        <w:t xml:space="preserve">綾 様</w:t>
      </w:r>
    </w:p>
    <w:p w:rsidR="00000000" w:rsidDel="00000000" w:rsidP="00000000" w:rsidRDefault="00000000" w:rsidRPr="00000000" w14:paraId="0000108D">
      <w:pPr>
        <w:rPr/>
      </w:pPr>
      <w:r w:rsidDel="00000000" w:rsidR="00000000" w:rsidRPr="00000000">
        <w:rPr>
          <w:rFonts w:ascii="Arial Unicode MS" w:cs="Arial Unicode MS" w:eastAsia="Arial Unicode MS" w:hAnsi="Arial Unicode MS"/>
          <w:rtl w:val="0"/>
        </w:rPr>
        <w:t xml:space="preserve">（フォトグラファー / クリエイター育成スクール運営）</w:t>
      </w:r>
    </w:p>
    <w:p w:rsidR="00000000" w:rsidDel="00000000" w:rsidP="00000000" w:rsidRDefault="00000000" w:rsidRPr="00000000" w14:paraId="0000108E">
      <w:pPr>
        <w:pStyle w:val="Heading2"/>
        <w:rPr/>
      </w:pPr>
      <w:bookmarkStart w:colFirst="0" w:colLast="0" w:name="_vuyzfhwcg7f4" w:id="584"/>
      <w:bookmarkEnd w:id="584"/>
      <w:r w:rsidDel="00000000" w:rsidR="00000000" w:rsidRPr="00000000">
        <w:rPr>
          <w:rFonts w:ascii="Arial Unicode MS" w:cs="Arial Unicode MS" w:eastAsia="Arial Unicode MS" w:hAnsi="Arial Unicode MS"/>
          <w:rtl w:val="0"/>
        </w:rPr>
        <w:t xml:space="preserve">「リアルタイム講座」の限界を突破！</w:t>
        <w:br w:type="textWrapping"/>
        <w:t xml:space="preserve">育児中の受講生も"自分のペース"で学べる </w:t>
        <w:br w:type="textWrapping"/>
        <w:t xml:space="preserve">手動管理ゼロで「満足度」を高めるスクール運営</w:t>
      </w:r>
    </w:p>
    <w:p w:rsidR="00000000" w:rsidDel="00000000" w:rsidP="00000000" w:rsidRDefault="00000000" w:rsidRPr="00000000" w14:paraId="0000108F">
      <w:pPr>
        <w:numPr>
          <w:ilvl w:val="0"/>
          <w:numId w:val="8"/>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サブスク売上件数：年間2,000件超</w:t>
      </w:r>
    </w:p>
    <w:p w:rsidR="00000000" w:rsidDel="00000000" w:rsidP="00000000" w:rsidRDefault="00000000" w:rsidRPr="00000000" w14:paraId="00001090">
      <w:pPr>
        <w:numPr>
          <w:ilvl w:val="0"/>
          <w:numId w:val="8"/>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コミュニティ会員数：100名以上（継続1年以上）</w:t>
      </w:r>
    </w:p>
    <w:p w:rsidR="00000000" w:rsidDel="00000000" w:rsidP="00000000" w:rsidRDefault="00000000" w:rsidRPr="00000000" w14:paraId="00001091">
      <w:pPr>
        <w:numPr>
          <w:ilvl w:val="0"/>
          <w:numId w:val="8"/>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展開サブスク数：4サービス</w:t>
      </w:r>
    </w:p>
    <w:p w:rsidR="00000000" w:rsidDel="00000000" w:rsidP="00000000" w:rsidRDefault="00000000" w:rsidRPr="00000000" w14:paraId="00001092">
      <w:pPr>
        <w:pStyle w:val="Heading3"/>
        <w:rPr/>
      </w:pPr>
      <w:bookmarkStart w:colFirst="0" w:colLast="0" w:name="_zbyr5l1w1xhs" w:id="585"/>
      <w:bookmarkEnd w:id="585"/>
      <w:r w:rsidDel="00000000" w:rsidR="00000000" w:rsidRPr="00000000">
        <w:rPr>
          <w:rFonts w:ascii="Arial Unicode MS" w:cs="Arial Unicode MS" w:eastAsia="Arial Unicode MS" w:hAnsi="Arial Unicode MS"/>
          <w:rtl w:val="0"/>
        </w:rPr>
        <w:t xml:space="preserve">この事例のポイント</w:t>
      </w:r>
    </w:p>
    <w:p w:rsidR="00000000" w:rsidDel="00000000" w:rsidP="00000000" w:rsidRDefault="00000000" w:rsidRPr="00000000" w14:paraId="00001093">
      <w:pPr>
        <w:rPr/>
      </w:pPr>
      <w:r w:rsidDel="00000000" w:rsidR="00000000" w:rsidRPr="00000000">
        <w:rPr>
          <w:rtl w:val="0"/>
        </w:rPr>
      </w:r>
    </w:p>
    <w:p w:rsidR="00000000" w:rsidDel="00000000" w:rsidP="00000000" w:rsidRDefault="00000000" w:rsidRPr="00000000" w14:paraId="00001094">
      <w:pPr>
        <w:rPr>
          <w:b w:val="1"/>
          <w:bCs w:val="1"/>
        </w:rPr>
      </w:pPr>
      <w:r w:rsidDel="00000000" w:rsidR="00000000" w:rsidRPr="00000000">
        <w:rPr>
          <w:rFonts w:ascii="Arial Unicode MS" w:cs="Arial Unicode MS" w:eastAsia="Arial Unicode MS" w:hAnsi="Arial Unicode MS"/>
          <w:b w:val="1"/>
          <w:bCs w:val="1"/>
          <w:rtl w:val="0"/>
        </w:rPr>
        <w:t xml:space="preserve">「会員サイト」と「決済」を連動させ、手動管理ゼロで受講者数を最大化する</w:t>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Fonts w:ascii="Arial Unicode MS" w:cs="Arial Unicode MS" w:eastAsia="Arial Unicode MS" w:hAnsi="Arial Unicode MS"/>
          <w:rtl w:val="0"/>
        </w:rPr>
        <w:t xml:space="preserve">「リアルタイム講座の運営が大変」「手動での入金確認や領収書発行に限界がきている」…。</w:t>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rPr>
          <w:rFonts w:ascii="Arial Unicode MS" w:cs="Arial Unicode MS" w:eastAsia="Arial Unicode MS" w:hAnsi="Arial Unicode MS"/>
          <w:rtl w:val="0"/>
        </w:rPr>
        <w:t xml:space="preserve">そんな講座運営の悩みを、UTAGEの「会員サイト機能」と「決済関連機能」を組み合わせることで解決した綾様の事例です。</w:t>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Fonts w:ascii="Arial Unicode MS" w:cs="Arial Unicode MS" w:eastAsia="Arial Unicode MS" w:hAnsi="Arial Unicode MS"/>
          <w:rtl w:val="0"/>
        </w:rPr>
        <w:t xml:space="preserve">綾様は、育児中の受講生が多いという特性に合わせ、リアルタイム講座から「アーカイブ動画のサブスクリプション」形式へ移行。決済と会員サイトへの登録を完全自動で連動させることで、事務作業を自動化しつつ、年間2,000件以上の販売実績をつくられました。</w:t>
      </w:r>
    </w:p>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rPr/>
      </w:pPr>
      <w:r w:rsidDel="00000000" w:rsidR="00000000" w:rsidRPr="00000000">
        <w:rPr>
          <w:rFonts w:ascii="Arial Unicode MS" w:cs="Arial Unicode MS" w:eastAsia="Arial Unicode MS" w:hAnsi="Arial Unicode MS"/>
          <w:rtl w:val="0"/>
        </w:rPr>
        <w:t xml:space="preserve">「講座の規模を拡大したいが、事務作業が追いつかない」「受講生のライフスタイルに合わせた学習環境を提供したい」という方に、運営負担を減らして満足度を高めるヒントをお届けします。</w:t>
      </w:r>
    </w:p>
    <w:p w:rsidR="00000000" w:rsidDel="00000000" w:rsidP="00000000" w:rsidRDefault="00000000" w:rsidRPr="00000000" w14:paraId="0000109D">
      <w:pPr>
        <w:pStyle w:val="Heading3"/>
        <w:rPr/>
      </w:pPr>
      <w:bookmarkStart w:colFirst="0" w:colLast="0" w:name="_87gfeuc6mwiz" w:id="586"/>
      <w:bookmarkEnd w:id="586"/>
      <w:r w:rsidDel="00000000" w:rsidR="00000000" w:rsidRPr="00000000">
        <w:rPr>
          <w:rFonts w:ascii="Arial Unicode MS" w:cs="Arial Unicode MS" w:eastAsia="Arial Unicode MS" w:hAnsi="Arial Unicode MS"/>
          <w:rtl w:val="0"/>
        </w:rPr>
        <w:t xml:space="preserve">事業概要</w:t>
      </w:r>
    </w:p>
    <w:p w:rsidR="00000000" w:rsidDel="00000000" w:rsidP="00000000" w:rsidRDefault="00000000" w:rsidRPr="00000000" w14:paraId="0000109E">
      <w:pPr>
        <w:rPr/>
      </w:pPr>
      <w:r w:rsidDel="00000000" w:rsidR="00000000" w:rsidRPr="00000000">
        <w:rPr>
          <w:rFonts w:ascii="Arial Unicode MS" w:cs="Arial Unicode MS" w:eastAsia="Arial Unicode MS" w:hAnsi="Arial Unicode MS"/>
          <w:rtl w:val="0"/>
        </w:rPr>
        <w:t xml:space="preserve">商品写真・ショート動画制作を行うフォトグラファーとして活動しつつ、クリエイター育成スクールを運営。自宅スタジオから企業案件を受ける一方、オンライン講座では全国のフリーランス志望者やブランド運営者に、撮影技術やリール制作、ブランド設計、SNS戦略、案件獲得までを指導。技術だけでなく「世界観づくり」と収益化を体系化し、未経験から活躍できる人材を育成している。</w:t>
      </w:r>
    </w:p>
    <w:p w:rsidR="00000000" w:rsidDel="00000000" w:rsidP="00000000" w:rsidRDefault="00000000" w:rsidRPr="00000000" w14:paraId="0000109F">
      <w:pPr>
        <w:pStyle w:val="Heading3"/>
        <w:rPr/>
      </w:pPr>
      <w:bookmarkStart w:colFirst="0" w:colLast="0" w:name="_2xx246u19x2d" w:id="587"/>
      <w:bookmarkEnd w:id="587"/>
      <w:r w:rsidDel="00000000" w:rsidR="00000000" w:rsidRPr="00000000">
        <w:rPr>
          <w:rFonts w:ascii="Arial Unicode MS" w:cs="Arial Unicode MS" w:eastAsia="Arial Unicode MS" w:hAnsi="Arial Unicode MS"/>
          <w:rtl w:val="0"/>
        </w:rPr>
        <w:t xml:space="preserve">導入前のビジネス課題</w:t>
      </w:r>
    </w:p>
    <w:p w:rsidR="00000000" w:rsidDel="00000000" w:rsidP="00000000" w:rsidRDefault="00000000" w:rsidRPr="00000000" w14:paraId="000010A0">
      <w:pPr>
        <w:rPr/>
      </w:pPr>
      <w:r w:rsidDel="00000000" w:rsidR="00000000" w:rsidRPr="00000000">
        <w:rPr>
          <w:rFonts w:ascii="Arial Unicode MS" w:cs="Arial Unicode MS" w:eastAsia="Arial Unicode MS" w:hAnsi="Arial Unicode MS"/>
          <w:rtl w:val="0"/>
        </w:rPr>
        <w:t xml:space="preserve">私の最大の課題は、リアルタイム講座の運営負荷と、受講生側の受講環境への対応でした。</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Fonts w:ascii="Arial Unicode MS" w:cs="Arial Unicode MS" w:eastAsia="Arial Unicode MS" w:hAnsi="Arial Unicode MS"/>
          <w:rtl w:val="0"/>
        </w:rPr>
        <w:t xml:space="preserve">多くの受講生が育児中でアーカイブ視聴を希望されていたのですが、動画提供と支払い管理を手作業で紐づけることが難しく、領収書発行も都度対応しなければなりません。そのため、本来集中すべき講師業以外の作業に、多くの時間を取られてしまっていたのです。</w:t>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pPr>
      <w:r w:rsidDel="00000000" w:rsidR="00000000" w:rsidRPr="00000000">
        <w:rPr>
          <w:rFonts w:ascii="Arial Unicode MS" w:cs="Arial Unicode MS" w:eastAsia="Arial Unicode MS" w:hAnsi="Arial Unicode MS"/>
          <w:rtl w:val="0"/>
        </w:rPr>
        <w:t xml:space="preserve">また、1人で対応できる人数には限界があります。数百名の需要があっても数十名しか受け入れられず、大きな機会損失も生まれていました。</w:t>
      </w:r>
    </w:p>
    <w:p w:rsidR="00000000" w:rsidDel="00000000" w:rsidP="00000000" w:rsidRDefault="00000000" w:rsidRPr="00000000" w14:paraId="000010A5">
      <w:pPr>
        <w:pStyle w:val="Heading3"/>
        <w:rPr/>
      </w:pPr>
      <w:bookmarkStart w:colFirst="0" w:colLast="0" w:name="_yomikvlfzgh9" w:id="588"/>
      <w:bookmarkEnd w:id="588"/>
      <w:r w:rsidDel="00000000" w:rsidR="00000000" w:rsidRPr="00000000">
        <w:rPr>
          <w:rFonts w:ascii="Arial Unicode MS" w:cs="Arial Unicode MS" w:eastAsia="Arial Unicode MS" w:hAnsi="Arial Unicode MS"/>
          <w:rtl w:val="0"/>
        </w:rPr>
        <w:t xml:space="preserve">課題解決のUTAGE活用法</w:t>
      </w:r>
    </w:p>
    <w:p w:rsidR="00000000" w:rsidDel="00000000" w:rsidP="00000000" w:rsidRDefault="00000000" w:rsidRPr="00000000" w14:paraId="000010A6">
      <w:pPr>
        <w:rPr/>
      </w:pPr>
      <w:r w:rsidDel="00000000" w:rsidR="00000000" w:rsidRPr="00000000">
        <w:rPr>
          <w:rFonts w:ascii="Arial Unicode MS" w:cs="Arial Unicode MS" w:eastAsia="Arial Unicode MS" w:hAnsi="Arial Unicode MS"/>
          <w:rtl w:val="0"/>
        </w:rPr>
        <w:t xml:space="preserve">この課題を解決するため、UTAGEを活用して「アーカイブ動画」と「決済」を自動で紐づける仕組みを構築しました。</w:t>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rFonts w:ascii="Arial Unicode MS" w:cs="Arial Unicode MS" w:eastAsia="Arial Unicode MS" w:hAnsi="Arial Unicode MS"/>
          <w:rtl w:val="0"/>
        </w:rPr>
        <w:t xml:space="preserve">リアルタイム参加を前提としない形式へ移行し、申し込み直後から会員サイトで動画を視聴できる環境を整備。これにより、受講生の利便性を高めつつ、動画提供や入金確認、領収書発行といった運営側の事務作業を徹底的に自動化しています。</w:t>
      </w:r>
    </w:p>
    <w:p w:rsidR="00000000" w:rsidDel="00000000" w:rsidP="00000000" w:rsidRDefault="00000000" w:rsidRPr="00000000" w14:paraId="000010A9">
      <w:pPr>
        <w:pStyle w:val="Heading4"/>
        <w:rPr/>
      </w:pPr>
      <w:bookmarkStart w:colFirst="0" w:colLast="0" w:name="_j6tmz0k0wf4q" w:id="589"/>
      <w:bookmarkEnd w:id="589"/>
      <w:r w:rsidDel="00000000" w:rsidR="00000000" w:rsidRPr="00000000">
        <w:rPr>
          <w:rFonts w:ascii="Arial Unicode MS" w:cs="Arial Unicode MS" w:eastAsia="Arial Unicode MS" w:hAnsi="Arial Unicode MS"/>
          <w:rtl w:val="0"/>
        </w:rPr>
        <w:t xml:space="preserve">成果につながったファネル全体像</w:t>
      </w:r>
    </w:p>
    <w:p w:rsidR="00000000" w:rsidDel="00000000" w:rsidP="00000000" w:rsidRDefault="00000000" w:rsidRPr="00000000" w14:paraId="000010AA">
      <w:pPr>
        <w:rPr/>
      </w:pPr>
      <w:r w:rsidDel="00000000" w:rsidR="00000000" w:rsidRPr="00000000">
        <w:rPr>
          <w:rFonts w:ascii="Arial Unicode MS" w:cs="Arial Unicode MS" w:eastAsia="Arial Unicode MS" w:hAnsi="Arial Unicode MS"/>
          <w:rtl w:val="0"/>
        </w:rPr>
        <w:t xml:space="preserve">①SNS投稿</w:t>
      </w:r>
    </w:p>
    <w:p w:rsidR="00000000" w:rsidDel="00000000" w:rsidP="00000000" w:rsidRDefault="00000000" w:rsidRPr="00000000" w14:paraId="000010A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AC">
      <w:pPr>
        <w:rPr/>
      </w:pPr>
      <w:r w:rsidDel="00000000" w:rsidR="00000000" w:rsidRPr="00000000">
        <w:rPr>
          <w:rFonts w:ascii="Arial Unicode MS" w:cs="Arial Unicode MS" w:eastAsia="Arial Unicode MS" w:hAnsi="Arial Unicode MS"/>
          <w:rtl w:val="0"/>
        </w:rPr>
        <w:t xml:space="preserve">②LP：フロントエンド商品オファー（オンライン講座）</w:t>
      </w:r>
    </w:p>
    <w:p w:rsidR="00000000" w:rsidDel="00000000" w:rsidP="00000000" w:rsidRDefault="00000000" w:rsidRPr="00000000" w14:paraId="000010A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AE">
      <w:pPr>
        <w:rPr/>
      </w:pPr>
      <w:r w:rsidDel="00000000" w:rsidR="00000000" w:rsidRPr="00000000">
        <w:rPr>
          <w:rFonts w:ascii="Arial Unicode MS" w:cs="Arial Unicode MS" w:eastAsia="Arial Unicode MS" w:hAnsi="Arial Unicode MS"/>
          <w:rtl w:val="0"/>
        </w:rPr>
        <w:t xml:space="preserve">③決済完了→会員サイト案内</w:t>
      </w:r>
    </w:p>
    <w:p w:rsidR="00000000" w:rsidDel="00000000" w:rsidP="00000000" w:rsidRDefault="00000000" w:rsidRPr="00000000" w14:paraId="000010A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B0">
      <w:pPr>
        <w:rPr/>
      </w:pPr>
      <w:r w:rsidDel="00000000" w:rsidR="00000000" w:rsidRPr="00000000">
        <w:rPr>
          <w:rFonts w:ascii="Arial Unicode MS" w:cs="Arial Unicode MS" w:eastAsia="Arial Unicode MS" w:hAnsi="Arial Unicode MS"/>
          <w:rtl w:val="0"/>
        </w:rPr>
        <w:t xml:space="preserve">④バックエンド商品オファー（オンラインコミュニティ）</w:t>
      </w:r>
    </w:p>
    <w:p w:rsidR="00000000" w:rsidDel="00000000" w:rsidP="00000000" w:rsidRDefault="00000000" w:rsidRPr="00000000" w14:paraId="000010B1">
      <w:pPr>
        <w:pStyle w:val="Heading4"/>
        <w:rPr/>
      </w:pPr>
      <w:bookmarkStart w:colFirst="0" w:colLast="0" w:name="_h0zimv3sit17" w:id="590"/>
      <w:bookmarkEnd w:id="590"/>
      <w:r w:rsidDel="00000000" w:rsidR="00000000" w:rsidRPr="00000000">
        <w:rPr>
          <w:rFonts w:ascii="Arial Unicode MS" w:cs="Arial Unicode MS" w:eastAsia="Arial Unicode MS" w:hAnsi="Arial Unicode MS"/>
          <w:rtl w:val="0"/>
        </w:rPr>
        <w:t xml:space="preserve">活用した機能と具体的な施策内容</w:t>
      </w:r>
    </w:p>
    <w:p w:rsidR="00000000" w:rsidDel="00000000" w:rsidP="00000000" w:rsidRDefault="00000000" w:rsidRPr="00000000" w14:paraId="000010B2">
      <w:pPr>
        <w:rPr>
          <w:b w:val="1"/>
          <w:bCs w:val="1"/>
        </w:rPr>
      </w:pPr>
      <w:r w:rsidDel="00000000" w:rsidR="00000000" w:rsidRPr="00000000">
        <w:rPr>
          <w:rFonts w:ascii="Arial Unicode MS" w:cs="Arial Unicode MS" w:eastAsia="Arial Unicode MS" w:hAnsi="Arial Unicode MS"/>
          <w:b w:val="1"/>
          <w:bCs w:val="1"/>
          <w:rtl w:val="0"/>
        </w:rPr>
        <w:t xml:space="preserve">【会員サイト機能】アーカイブ動画の提供</w:t>
      </w:r>
    </w:p>
    <w:p w:rsidR="00000000" w:rsidDel="00000000" w:rsidP="00000000" w:rsidRDefault="00000000" w:rsidRPr="00000000" w14:paraId="000010B3">
      <w:pPr>
        <w:rPr/>
      </w:pPr>
      <w:r w:rsidDel="00000000" w:rsidR="00000000" w:rsidRPr="00000000">
        <w:rPr>
          <w:rFonts w:ascii="Arial Unicode MS" w:cs="Arial Unicode MS" w:eastAsia="Arial Unicode MS" w:hAnsi="Arial Unicode MS"/>
          <w:rtl w:val="0"/>
        </w:rPr>
        <w:t xml:space="preserve">アーカイブ動画を会員サイトに格納し、受講生がいつでも好きなタイミングでアクセスして学習できる環境を整えました。</w:t>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rPr>
          <w:b w:val="1"/>
          <w:bCs w:val="1"/>
        </w:rPr>
      </w:pPr>
      <w:r w:rsidDel="00000000" w:rsidR="00000000" w:rsidRPr="00000000">
        <w:rPr>
          <w:rFonts w:ascii="Arial Unicode MS" w:cs="Arial Unicode MS" w:eastAsia="Arial Unicode MS" w:hAnsi="Arial Unicode MS"/>
          <w:b w:val="1"/>
          <w:bCs w:val="1"/>
          <w:rtl w:val="0"/>
        </w:rPr>
        <w:t xml:space="preserve">【商品管理機能】会員サイト登録の自動連携</w:t>
      </w:r>
    </w:p>
    <w:p w:rsidR="00000000" w:rsidDel="00000000" w:rsidP="00000000" w:rsidRDefault="00000000" w:rsidRPr="00000000" w14:paraId="000010B6">
      <w:pPr>
        <w:rPr/>
      </w:pPr>
      <w:r w:rsidDel="00000000" w:rsidR="00000000" w:rsidRPr="00000000">
        <w:rPr>
          <w:rFonts w:ascii="Arial Unicode MS" w:cs="Arial Unicode MS" w:eastAsia="Arial Unicode MS" w:hAnsi="Arial Unicode MS"/>
          <w:rtl w:val="0"/>
        </w:rPr>
        <w:t xml:space="preserve">商品管理において「購入後の動作設定」を行い、決済完了と同時に会員サイトのログイン情報が自動送信されるように設定しました。これにより、手動での登録作業を介さず、即座に受講を開始できる仕組みを実現しています。</w:t>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b w:val="1"/>
          <w:bCs w:val="1"/>
        </w:rPr>
      </w:pPr>
      <w:r w:rsidDel="00000000" w:rsidR="00000000" w:rsidRPr="00000000">
        <w:rPr>
          <w:rFonts w:ascii="Arial Unicode MS" w:cs="Arial Unicode MS" w:eastAsia="Arial Unicode MS" w:hAnsi="Arial Unicode MS"/>
          <w:b w:val="1"/>
          <w:bCs w:val="1"/>
          <w:rtl w:val="0"/>
        </w:rPr>
        <w:t xml:space="preserve">【ファネル機能】販売導線の自動化</w:t>
      </w:r>
    </w:p>
    <w:p w:rsidR="00000000" w:rsidDel="00000000" w:rsidP="00000000" w:rsidRDefault="00000000" w:rsidRPr="00000000" w14:paraId="000010B9">
      <w:pPr>
        <w:rPr/>
      </w:pPr>
      <w:r w:rsidDel="00000000" w:rsidR="00000000" w:rsidRPr="00000000">
        <w:rPr>
          <w:rFonts w:ascii="Arial Unicode MS" w:cs="Arial Unicode MS" w:eastAsia="Arial Unicode MS" w:hAnsi="Arial Unicode MS"/>
          <w:rtl w:val="0"/>
        </w:rPr>
        <w:t xml:space="preserve">LP（セールスページ）に決済フォーム要素を追加し、管理している商品を紐づけました。これにより、申込から決済、そして前述の会員サイト連携までがワンストップで完結するようになっています。</w:t>
      </w:r>
    </w:p>
    <w:p w:rsidR="00000000" w:rsidDel="00000000" w:rsidP="00000000" w:rsidRDefault="00000000" w:rsidRPr="00000000" w14:paraId="000010BA">
      <w:pPr>
        <w:rPr/>
      </w:pPr>
      <w:r w:rsidDel="00000000" w:rsidR="00000000" w:rsidRPr="00000000">
        <w:rPr>
          <w:rtl w:val="0"/>
        </w:rPr>
      </w:r>
    </w:p>
    <w:p w:rsidR="00000000" w:rsidDel="00000000" w:rsidP="00000000" w:rsidRDefault="00000000" w:rsidRPr="00000000" w14:paraId="000010BB">
      <w:pPr>
        <w:rPr>
          <w:b w:val="1"/>
          <w:bCs w:val="1"/>
        </w:rPr>
      </w:pPr>
      <w:r w:rsidDel="00000000" w:rsidR="00000000" w:rsidRPr="00000000">
        <w:rPr>
          <w:rFonts w:ascii="Arial Unicode MS" w:cs="Arial Unicode MS" w:eastAsia="Arial Unicode MS" w:hAnsi="Arial Unicode MS"/>
          <w:b w:val="1"/>
          <w:bCs w:val="1"/>
          <w:rtl w:val="0"/>
        </w:rPr>
        <w:t xml:space="preserve">【領収書メール設定機能】領収書発行の自動化</w:t>
      </w:r>
    </w:p>
    <w:p w:rsidR="00000000" w:rsidDel="00000000" w:rsidP="00000000" w:rsidRDefault="00000000" w:rsidRPr="00000000" w14:paraId="000010BC">
      <w:pPr>
        <w:rPr/>
      </w:pPr>
      <w:r w:rsidDel="00000000" w:rsidR="00000000" w:rsidRPr="00000000">
        <w:rPr>
          <w:rFonts w:ascii="Arial Unicode MS" w:cs="Arial Unicode MS" w:eastAsia="Arial Unicode MS" w:hAnsi="Arial Unicode MS"/>
          <w:rtl w:val="0"/>
        </w:rPr>
        <w:t xml:space="preserve">領収書メール設定を利用して、決済完了時に領収書が自動で発行・送付されるようにしました。これにより、都度対応していた事務作業の負担を大幅に削減しています。</w:t>
      </w:r>
    </w:p>
    <w:p w:rsidR="00000000" w:rsidDel="00000000" w:rsidP="00000000" w:rsidRDefault="00000000" w:rsidRPr="00000000" w14:paraId="000010BD">
      <w:pPr>
        <w:pStyle w:val="Heading4"/>
        <w:rPr/>
      </w:pPr>
      <w:bookmarkStart w:colFirst="0" w:colLast="0" w:name="_ou8cxkw1pbhd" w:id="591"/>
      <w:bookmarkEnd w:id="591"/>
      <w:r w:rsidDel="00000000" w:rsidR="00000000" w:rsidRPr="00000000">
        <w:rPr>
          <w:rFonts w:ascii="Arial Unicode MS" w:cs="Arial Unicode MS" w:eastAsia="Arial Unicode MS" w:hAnsi="Arial Unicode MS"/>
          <w:rtl w:val="0"/>
        </w:rPr>
        <w:t xml:space="preserve">施策の背景にある戦略・意図</w:t>
      </w:r>
    </w:p>
    <w:p w:rsidR="00000000" w:rsidDel="00000000" w:rsidP="00000000" w:rsidRDefault="00000000" w:rsidRPr="00000000" w14:paraId="000010BE">
      <w:pPr>
        <w:rPr/>
      </w:pPr>
      <w:r w:rsidDel="00000000" w:rsidR="00000000" w:rsidRPr="00000000">
        <w:rPr>
          <w:rFonts w:ascii="Arial Unicode MS" w:cs="Arial Unicode MS" w:eastAsia="Arial Unicode MS" w:hAnsi="Arial Unicode MS"/>
          <w:rtl w:val="0"/>
        </w:rPr>
        <w:t xml:space="preserve">育児中の方や本業を持つ受講生にとって、時間の制約がある中でリアルタイム参加を前提とすることは、学習継続の大きなハードルになると感じていました。</w:t>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Fonts w:ascii="Arial Unicode MS" w:cs="Arial Unicode MS" w:eastAsia="Arial Unicode MS" w:hAnsi="Arial Unicode MS"/>
          <w:rtl w:val="0"/>
        </w:rPr>
        <w:t xml:space="preserve">そこで、「24時間いつでも視聴できる」「支払いと受講権限が自動で連動する」環境を整えることが、結果として受講生の成果と満足度の最大化につながると判断しました。</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Fonts w:ascii="Arial Unicode MS" w:cs="Arial Unicode MS" w:eastAsia="Arial Unicode MS" w:hAnsi="Arial Unicode MS"/>
          <w:rtl w:val="0"/>
        </w:rPr>
        <w:t xml:space="preserve">また、手動管理のままでは規模拡大に限界があります。事務作業を自動化し、講師が本質的な価値提供（添削やコンテンツ企画・改善）に全力を注げる体制を作ることこそが、長期的な事業成長の鍵だと考え、この施策を採用しました。</w:t>
      </w:r>
    </w:p>
    <w:p w:rsidR="00000000" w:rsidDel="00000000" w:rsidP="00000000" w:rsidRDefault="00000000" w:rsidRPr="00000000" w14:paraId="000010C3">
      <w:pPr>
        <w:pStyle w:val="Heading4"/>
        <w:rPr/>
      </w:pPr>
      <w:bookmarkStart w:colFirst="0" w:colLast="0" w:name="_uxe6me2q7axy" w:id="592"/>
      <w:bookmarkEnd w:id="592"/>
      <w:r w:rsidDel="00000000" w:rsidR="00000000" w:rsidRPr="00000000">
        <w:rPr>
          <w:rFonts w:ascii="Arial Unicode MS" w:cs="Arial Unicode MS" w:eastAsia="Arial Unicode MS" w:hAnsi="Arial Unicode MS"/>
          <w:rtl w:val="0"/>
        </w:rPr>
        <w:t xml:space="preserve">施策を成功させるための「コツ・工夫」</w:t>
      </w:r>
    </w:p>
    <w:p w:rsidR="00000000" w:rsidDel="00000000" w:rsidP="00000000" w:rsidRDefault="00000000" w:rsidRPr="00000000" w14:paraId="000010C4">
      <w:pPr>
        <w:rPr/>
      </w:pPr>
      <w:r w:rsidDel="00000000" w:rsidR="00000000" w:rsidRPr="00000000">
        <w:rPr>
          <w:rFonts w:ascii="Arial Unicode MS" w:cs="Arial Unicode MS" w:eastAsia="Arial Unicode MS" w:hAnsi="Arial Unicode MS"/>
          <w:rtl w:val="0"/>
        </w:rPr>
        <w:t xml:space="preserve">最も重視したのは、受講生が迷わず学習を開始できる「導線設計」です。</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Fonts w:ascii="Arial Unicode MS" w:cs="Arial Unicode MS" w:eastAsia="Arial Unicode MS" w:hAnsi="Arial Unicode MS"/>
          <w:rtl w:val="0"/>
        </w:rPr>
        <w:t xml:space="preserve">申込→決済→会員サイト案内→受講開始までの流れを一本化し、案内文・ボタン配置・アクセス手順を徹底的にシンプルにしました。また、会員サイト内に「最初に見るページ」や「受講の進め方」を配置し、学習の入り口でつまずかないよう設計しています。</w:t>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pPr>
      <w:r w:rsidDel="00000000" w:rsidR="00000000" w:rsidRPr="00000000">
        <w:rPr>
          <w:rFonts w:ascii="Arial Unicode MS" w:cs="Arial Unicode MS" w:eastAsia="Arial Unicode MS" w:hAnsi="Arial Unicode MS"/>
          <w:rtl w:val="0"/>
        </w:rPr>
        <w:t xml:space="preserve">さらに、運営側でも例外的な手動作業が発生しないよう、決済方法やメール文面を統一し、問い合わせ自体を減らす工夫も行いました。</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Fonts w:ascii="Arial Unicode MS" w:cs="Arial Unicode MS" w:eastAsia="Arial Unicode MS" w:hAnsi="Arial Unicode MS"/>
          <w:rtl w:val="0"/>
        </w:rPr>
        <w:t xml:space="preserve">受講生にとっての「使いやすさ」と、運営にとっての「管理しやすさ」。この両方を同時に整えることが、トラブルなくスムーズに自動化を成功させるコツです。</w:t>
      </w:r>
    </w:p>
    <w:p w:rsidR="00000000" w:rsidDel="00000000" w:rsidP="00000000" w:rsidRDefault="00000000" w:rsidRPr="00000000" w14:paraId="000010CB">
      <w:pPr>
        <w:pStyle w:val="Heading3"/>
        <w:rPr/>
      </w:pPr>
      <w:bookmarkStart w:colFirst="0" w:colLast="0" w:name="_jj42y78vh8df" w:id="593"/>
      <w:bookmarkEnd w:id="593"/>
      <w:r w:rsidDel="00000000" w:rsidR="00000000" w:rsidRPr="00000000">
        <w:rPr>
          <w:rFonts w:ascii="Arial Unicode MS" w:cs="Arial Unicode MS" w:eastAsia="Arial Unicode MS" w:hAnsi="Arial Unicode MS"/>
          <w:rtl w:val="0"/>
        </w:rPr>
        <w:t xml:space="preserve">導入後の成果と変化</w:t>
      </w:r>
    </w:p>
    <w:p w:rsidR="00000000" w:rsidDel="00000000" w:rsidP="00000000" w:rsidRDefault="00000000" w:rsidRPr="00000000" w14:paraId="000010CC">
      <w:pPr>
        <w:pStyle w:val="Heading4"/>
        <w:rPr/>
      </w:pPr>
      <w:bookmarkStart w:colFirst="0" w:colLast="0" w:name="_qj54jamtga1f" w:id="594"/>
      <w:bookmarkEnd w:id="594"/>
      <w:r w:rsidDel="00000000" w:rsidR="00000000" w:rsidRPr="00000000">
        <w:rPr>
          <w:rFonts w:ascii="Arial Unicode MS" w:cs="Arial Unicode MS" w:eastAsia="Arial Unicode MS" w:hAnsi="Arial Unicode MS"/>
          <w:rtl w:val="0"/>
        </w:rPr>
        <w:t xml:space="preserve">具体的な成果</w:t>
      </w:r>
    </w:p>
    <w:p w:rsidR="00000000" w:rsidDel="00000000" w:rsidP="00000000" w:rsidRDefault="00000000" w:rsidRPr="00000000" w14:paraId="000010CD">
      <w:pPr>
        <w:rPr/>
      </w:pPr>
      <w:r w:rsidDel="00000000" w:rsidR="00000000" w:rsidRPr="00000000">
        <w:rPr>
          <w:rFonts w:ascii="Arial Unicode MS" w:cs="Arial Unicode MS" w:eastAsia="Arial Unicode MS" w:hAnsi="Arial Unicode MS"/>
          <w:rtl w:val="0"/>
        </w:rPr>
        <w:t xml:space="preserve">UTAGE導入により、手動管理では限界があった講座規模の拡大が実現し、事業成長が大きく加速しました。</w:t>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numPr>
          <w:ilvl w:val="0"/>
          <w:numId w:val="84"/>
        </w:numPr>
        <w:ind w:left="720" w:hanging="360"/>
      </w:pPr>
      <w:r w:rsidDel="00000000" w:rsidR="00000000" w:rsidRPr="00000000">
        <w:rPr>
          <w:rFonts w:ascii="Arial Unicode MS" w:cs="Arial Unicode MS" w:eastAsia="Arial Unicode MS" w:hAnsi="Arial Unicode MS"/>
          <w:rtl w:val="0"/>
        </w:rPr>
        <w:t xml:space="preserve">年間2,000件超のサブスク販売を達成</w:t>
      </w:r>
    </w:p>
    <w:p w:rsidR="00000000" w:rsidDel="00000000" w:rsidP="00000000" w:rsidRDefault="00000000" w:rsidRPr="00000000" w14:paraId="000010D0">
      <w:pPr>
        <w:numPr>
          <w:ilvl w:val="0"/>
          <w:numId w:val="84"/>
        </w:numPr>
        <w:ind w:left="720" w:hanging="360"/>
      </w:pPr>
      <w:r w:rsidDel="00000000" w:rsidR="00000000" w:rsidRPr="00000000">
        <w:rPr>
          <w:rFonts w:ascii="Arial Unicode MS" w:cs="Arial Unicode MS" w:eastAsia="Arial Unicode MS" w:hAnsi="Arial Unicode MS"/>
          <w:rtl w:val="0"/>
        </w:rPr>
        <w:t xml:space="preserve">100名規模のコミュニティを1年以上継続運営</w:t>
      </w:r>
    </w:p>
    <w:p w:rsidR="00000000" w:rsidDel="00000000" w:rsidP="00000000" w:rsidRDefault="00000000" w:rsidRPr="00000000" w14:paraId="000010D1">
      <w:pPr>
        <w:numPr>
          <w:ilvl w:val="0"/>
          <w:numId w:val="84"/>
        </w:numPr>
        <w:ind w:left="720" w:hanging="360"/>
      </w:pPr>
      <w:r w:rsidDel="00000000" w:rsidR="00000000" w:rsidRPr="00000000">
        <w:rPr>
          <w:rFonts w:ascii="Arial Unicode MS" w:cs="Arial Unicode MS" w:eastAsia="Arial Unicode MS" w:hAnsi="Arial Unicode MS"/>
          <w:rtl w:val="0"/>
        </w:rPr>
        <w:t xml:space="preserve">4つのサブスクサービスを同時展開</w:t>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Fonts w:ascii="Arial Unicode MS" w:cs="Arial Unicode MS" w:eastAsia="Arial Unicode MS" w:hAnsi="Arial Unicode MS"/>
          <w:rtl w:val="0"/>
        </w:rPr>
        <w:t xml:space="preserve">決済と会員サイトが自動連携したことで、育児や仕事と両立しながら学べる環境が整い、受講生の満足度と継続率も向上しました。さらに、運営作業の負担が減ったことで、講師が添削やコンテンツ企画・改善に専念できる体制へと移行しています。</w:t>
      </w:r>
    </w:p>
    <w:p w:rsidR="00000000" w:rsidDel="00000000" w:rsidP="00000000" w:rsidRDefault="00000000" w:rsidRPr="00000000" w14:paraId="000010D4">
      <w:pPr>
        <w:pStyle w:val="Heading4"/>
        <w:rPr/>
      </w:pPr>
      <w:bookmarkStart w:colFirst="0" w:colLast="0" w:name="_9tfbc41sgx04" w:id="595"/>
      <w:bookmarkEnd w:id="595"/>
      <w:r w:rsidDel="00000000" w:rsidR="00000000" w:rsidRPr="00000000">
        <w:rPr>
          <w:rFonts w:ascii="Arial Unicode MS" w:cs="Arial Unicode MS" w:eastAsia="Arial Unicode MS" w:hAnsi="Arial Unicode MS"/>
          <w:rtl w:val="0"/>
        </w:rPr>
        <w:t xml:space="preserve">実感できた変化</w:t>
      </w:r>
    </w:p>
    <w:p w:rsidR="00000000" w:rsidDel="00000000" w:rsidP="00000000" w:rsidRDefault="00000000" w:rsidRPr="00000000" w14:paraId="000010D5">
      <w:pPr>
        <w:rPr/>
      </w:pPr>
      <w:r w:rsidDel="00000000" w:rsidR="00000000" w:rsidRPr="00000000">
        <w:rPr>
          <w:rFonts w:ascii="Arial Unicode MS" w:cs="Arial Unicode MS" w:eastAsia="Arial Unicode MS" w:hAnsi="Arial Unicode MS"/>
          <w:rtl w:val="0"/>
        </w:rPr>
        <w:t xml:space="preserve">これまでは高単価なリアルタイム講座に参加できなかった方にも、サブスク形式を通じて「学びの場」を提供できるようになりました。</w:t>
      </w:r>
    </w:p>
    <w:p w:rsidR="00000000" w:rsidDel="00000000" w:rsidP="00000000" w:rsidRDefault="00000000" w:rsidRPr="00000000" w14:paraId="000010D6">
      <w:pPr>
        <w:rPr/>
      </w:pPr>
      <w:r w:rsidDel="00000000" w:rsidR="00000000" w:rsidRPr="00000000">
        <w:rPr>
          <w:rtl w:val="0"/>
        </w:rPr>
      </w:r>
    </w:p>
    <w:p w:rsidR="00000000" w:rsidDel="00000000" w:rsidP="00000000" w:rsidRDefault="00000000" w:rsidRPr="00000000" w14:paraId="000010D7">
      <w:pPr>
        <w:rPr/>
      </w:pPr>
      <w:r w:rsidDel="00000000" w:rsidR="00000000" w:rsidRPr="00000000">
        <w:rPr>
          <w:rFonts w:ascii="Arial Unicode MS" w:cs="Arial Unicode MS" w:eastAsia="Arial Unicode MS" w:hAnsi="Arial Unicode MS"/>
          <w:rtl w:val="0"/>
        </w:rPr>
        <w:t xml:space="preserve">育児や仕事と両立されている受講生から「自分のペースで学べる環境がありがたい」という声を多くいただき、より幅広い層に価値を届けられている実感があります。</w:t>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rFonts w:ascii="Arial Unicode MS" w:cs="Arial Unicode MS" w:eastAsia="Arial Unicode MS" w:hAnsi="Arial Unicode MS"/>
          <w:rtl w:val="0"/>
        </w:rPr>
        <w:t xml:space="preserve">また、運営業務の負担が減ったことで、自分自身の自由な時間が増え、新しい講座づくりや企画に取り組めるようになりました。学びを届ける範囲を広げつつ、未来の事業を育てるための「余白」が生まれたことも大きな変化です。</w:t>
      </w:r>
    </w:p>
    <w:p w:rsidR="00000000" w:rsidDel="00000000" w:rsidP="00000000" w:rsidRDefault="00000000" w:rsidRPr="00000000" w14:paraId="000010DA">
      <w:pPr>
        <w:pStyle w:val="Heading4"/>
        <w:rPr/>
      </w:pPr>
      <w:bookmarkStart w:colFirst="0" w:colLast="0" w:name="_4r67a6pu1s61" w:id="596"/>
      <w:bookmarkEnd w:id="596"/>
      <w:r w:rsidDel="00000000" w:rsidR="00000000" w:rsidRPr="00000000">
        <w:rPr>
          <w:rFonts w:ascii="Arial Unicode MS" w:cs="Arial Unicode MS" w:eastAsia="Arial Unicode MS" w:hAnsi="Arial Unicode MS"/>
          <w:rtl w:val="0"/>
        </w:rPr>
        <w:t xml:space="preserve">今後の事業展望</w:t>
      </w:r>
    </w:p>
    <w:p w:rsidR="00000000" w:rsidDel="00000000" w:rsidP="00000000" w:rsidRDefault="00000000" w:rsidRPr="00000000" w14:paraId="000010DB">
      <w:pPr>
        <w:rPr/>
      </w:pPr>
      <w:r w:rsidDel="00000000" w:rsidR="00000000" w:rsidRPr="00000000">
        <w:rPr>
          <w:rFonts w:ascii="Arial Unicode MS" w:cs="Arial Unicode MS" w:eastAsia="Arial Unicode MS" w:hAnsi="Arial Unicode MS"/>
          <w:rtl w:val="0"/>
        </w:rPr>
        <w:t xml:space="preserve">UTAGEによって継続的に講座を提供できる基盤が整ったため、今後は「自宅からクリエイティブな働き方を目指す方」をさらに支援していきます。</w:t>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pPr>
      <w:r w:rsidDel="00000000" w:rsidR="00000000" w:rsidRPr="00000000">
        <w:rPr>
          <w:rFonts w:ascii="Arial Unicode MS" w:cs="Arial Unicode MS" w:eastAsia="Arial Unicode MS" w:hAnsi="Arial Unicode MS"/>
          <w:rtl w:val="0"/>
        </w:rPr>
        <w:t xml:space="preserve">具体的には、Instagram運用代行を学べる講座を新たにスタートし、撮影スキルだけでなくSNS運用まで対応できる人材を育成します。また、オンライン講座を自分で開講したい方に向けたノウハウ提供にも取り組み、「学ぶ側」から「教える側」へとステップアップできる環境を整備していく予定です。</w:t>
      </w:r>
    </w:p>
    <w:p w:rsidR="00000000" w:rsidDel="00000000" w:rsidP="00000000" w:rsidRDefault="00000000" w:rsidRPr="00000000" w14:paraId="000010DE">
      <w:pPr>
        <w:rPr/>
      </w:pPr>
      <w:r w:rsidDel="00000000" w:rsidR="00000000" w:rsidRPr="00000000">
        <w:rPr>
          <w:rtl w:val="0"/>
        </w:rPr>
      </w:r>
    </w:p>
    <w:p w:rsidR="00000000" w:rsidDel="00000000" w:rsidP="00000000" w:rsidRDefault="00000000" w:rsidRPr="00000000" w14:paraId="000010DF">
      <w:pPr>
        <w:rPr/>
      </w:pPr>
      <w:r w:rsidDel="00000000" w:rsidR="00000000" w:rsidRPr="00000000">
        <w:rPr>
          <w:rFonts w:ascii="Arial Unicode MS" w:cs="Arial Unicode MS" w:eastAsia="Arial Unicode MS" w:hAnsi="Arial Unicode MS"/>
          <w:rtl w:val="0"/>
        </w:rPr>
        <w:t xml:space="preserve">仕組み化による時間創出を活かし、クリエイターの活躍の場をさらに広げていきます。</w:t>
      </w:r>
    </w:p>
    <w:p w:rsidR="00000000" w:rsidDel="00000000" w:rsidP="00000000" w:rsidRDefault="00000000" w:rsidRPr="00000000" w14:paraId="000010E0">
      <w:pPr>
        <w:pStyle w:val="Heading3"/>
        <w:rPr/>
      </w:pPr>
      <w:bookmarkStart w:colFirst="0" w:colLast="0" w:name="_wie2dny2g48i" w:id="597"/>
      <w:bookmarkEnd w:id="597"/>
      <w:r w:rsidDel="00000000" w:rsidR="00000000" w:rsidRPr="00000000">
        <w:rPr>
          <w:rFonts w:ascii="Arial Unicode MS" w:cs="Arial Unicode MS" w:eastAsia="Arial Unicode MS" w:hAnsi="Arial Unicode MS"/>
          <w:rtl w:val="0"/>
        </w:rPr>
        <w:t xml:space="preserve">UTAGEユーザーへのメッセージ</w:t>
      </w:r>
    </w:p>
    <w:p w:rsidR="00000000" w:rsidDel="00000000" w:rsidP="00000000" w:rsidRDefault="00000000" w:rsidRPr="00000000" w14:paraId="000010E1">
      <w:pPr>
        <w:rPr/>
      </w:pPr>
      <w:r w:rsidDel="00000000" w:rsidR="00000000" w:rsidRPr="00000000">
        <w:rPr>
          <w:rFonts w:ascii="Arial Unicode MS" w:cs="Arial Unicode MS" w:eastAsia="Arial Unicode MS" w:hAnsi="Arial Unicode MS"/>
          <w:rtl w:val="0"/>
        </w:rPr>
        <w:t xml:space="preserve">最初は「ツールを使いこなせるだろうか」と不安でした。私は機械操作が得意なわけでも、Webデザインに詳しいわけでもありません。それでも、最初から完璧に理解する必要はありませんでした。</w:t>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rPr>
          <w:rFonts w:ascii="Arial Unicode MS" w:cs="Arial Unicode MS" w:eastAsia="Arial Unicode MS" w:hAnsi="Arial Unicode MS"/>
          <w:rtl w:val="0"/>
        </w:rPr>
        <w:t xml:space="preserve">分からないところは一つずつ調べながら、必要な機能から順に導入していくことで、自然と全体像がつかめていきました。</w:t>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pPr>
      <w:r w:rsidDel="00000000" w:rsidR="00000000" w:rsidRPr="00000000">
        <w:rPr>
          <w:rFonts w:ascii="Arial Unicode MS" w:cs="Arial Unicode MS" w:eastAsia="Arial Unicode MS" w:hAnsi="Arial Unicode MS"/>
          <w:rtl w:val="0"/>
        </w:rPr>
        <w:t xml:space="preserve">まずは一歩踏み出して手を動かすこと。それが、仕組み化のスタートになると思います。</w:t>
      </w:r>
    </w:p>
    <w:p w:rsidR="00000000" w:rsidDel="00000000" w:rsidP="00000000" w:rsidRDefault="00000000" w:rsidRPr="00000000" w14:paraId="000010E6">
      <w:pPr>
        <w:pStyle w:val="Heading3"/>
        <w:rPr/>
      </w:pPr>
      <w:bookmarkStart w:colFirst="0" w:colLast="0" w:name="_q8epm7pb4sag" w:id="598"/>
      <w:bookmarkEnd w:id="598"/>
      <w:r w:rsidDel="00000000" w:rsidR="00000000" w:rsidRPr="00000000">
        <w:rPr>
          <w:rFonts w:ascii="Arial Unicode MS" w:cs="Arial Unicode MS" w:eastAsia="Arial Unicode MS" w:hAnsi="Arial Unicode MS"/>
          <w:rtl w:val="0"/>
        </w:rPr>
        <w:t xml:space="preserve">UTAGE運営者コメント</w:t>
      </w:r>
    </w:p>
    <w:p w:rsidR="00000000" w:rsidDel="00000000" w:rsidP="00000000" w:rsidRDefault="00000000" w:rsidRPr="00000000" w14:paraId="000010E7">
      <w:pPr>
        <w:rPr/>
      </w:pPr>
      <w:r w:rsidDel="00000000" w:rsidR="00000000" w:rsidRPr="00000000">
        <w:rPr>
          <w:rFonts w:ascii="Arial Unicode MS" w:cs="Arial Unicode MS" w:eastAsia="Arial Unicode MS" w:hAnsi="Arial Unicode MS"/>
          <w:rtl w:val="0"/>
        </w:rPr>
        <w:t xml:space="preserve">リアルタイム講座ならではの「運営の負担」と、受講生の「参加のハードル」。この双方の課題を、UTAGEの活用によって解決された好事例です。</w:t>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Fonts w:ascii="Arial Unicode MS" w:cs="Arial Unicode MS" w:eastAsia="Arial Unicode MS" w:hAnsi="Arial Unicode MS"/>
          <w:rtl w:val="0"/>
        </w:rPr>
        <w:t xml:space="preserve">綾様は、会員サイト機能と決済関連機能を連携させることで、決済からアーカイブ動画の提供までを完全自動化されました。これにより、ご自身は事務作業から解放され、受講生は「好きな時に学べる」という自由を手に入れられています。</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Fonts w:ascii="Arial Unicode MS" w:cs="Arial Unicode MS" w:eastAsia="Arial Unicode MS" w:hAnsi="Arial Unicode MS"/>
          <w:rtl w:val="0"/>
        </w:rPr>
        <w:t xml:space="preserve">特に参考にすべき点は、自動化の裏にある「受講しやすい環境の整備」です。単にシステムを導入するだけでなく、会員サイト内に「最初に見るページ」や「受講の進め方」を配置するなど、受講生が迷わず学べる環境を整えられています。この「仕組みの自動化」と「受講生への配慮」の両立こそが、満足度を下げずに規模を拡大できた最大の要因ではないでしょうか。</w:t>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Fonts w:ascii="Arial Unicode MS" w:cs="Arial Unicode MS" w:eastAsia="Arial Unicode MS" w:hAnsi="Arial Unicode MS"/>
          <w:rtl w:val="0"/>
        </w:rPr>
        <w:t xml:space="preserve">また、マーケティングの観点でも特筆すべき点があります。一般的にオンライン講座の販売では「リスト取得後に販売」という2ステップが定石とされていますが、綾様はLPで商品を直接販売する「1ステップでの販売」で大きな成果を出されています。これは、日頃のSNS発信で十分に教育がなされていれば、シンプルなファネル構成でも売上を作れることの証明と言えます。</w:t>
      </w:r>
    </w:p>
    <w:p w:rsidR="00000000" w:rsidDel="00000000" w:rsidP="00000000" w:rsidRDefault="00000000" w:rsidRPr="00000000" w14:paraId="000010EE">
      <w:pPr>
        <w:rPr/>
      </w:pPr>
      <w:r w:rsidDel="00000000" w:rsidR="00000000" w:rsidRPr="00000000">
        <w:rPr>
          <w:rtl w:val="0"/>
        </w:rPr>
      </w:r>
    </w:p>
    <w:p w:rsidR="00000000" w:rsidDel="00000000" w:rsidP="00000000" w:rsidRDefault="00000000" w:rsidRPr="00000000" w14:paraId="000010EF">
      <w:pPr>
        <w:rPr/>
      </w:pPr>
      <w:r w:rsidDel="00000000" w:rsidR="00000000" w:rsidRPr="00000000">
        <w:rPr>
          <w:rFonts w:ascii="Arial Unicode MS" w:cs="Arial Unicode MS" w:eastAsia="Arial Unicode MS" w:hAnsi="Arial Unicode MS"/>
          <w:rtl w:val="0"/>
        </w:rPr>
        <w:t xml:space="preserve">「機械操作が得意なわけではない」とおっしゃる綾様が、年間2,000件もの販売実績を作る仕組みを構築された事実は、これから自動化に挑戦するすべての方の背中を押してくれています。</w:t>
      </w:r>
    </w:p>
    <w:p w:rsidR="00000000" w:rsidDel="00000000" w:rsidP="00000000" w:rsidRDefault="00000000" w:rsidRPr="00000000" w14:paraId="000010F0">
      <w:pPr>
        <w:pStyle w:val="Heading4"/>
        <w:rPr/>
      </w:pPr>
      <w:bookmarkStart w:colFirst="0" w:colLast="0" w:name="_nobv6361x7nc" w:id="599"/>
      <w:bookmarkEnd w:id="599"/>
      <w:r w:rsidDel="00000000" w:rsidR="00000000" w:rsidRPr="00000000">
        <w:rPr>
          <w:rFonts w:ascii="Arial Unicode MS" w:cs="Arial Unicode MS" w:eastAsia="Arial Unicode MS" w:hAnsi="Arial Unicode MS"/>
          <w:rtl w:val="0"/>
        </w:rPr>
        <w:t xml:space="preserve">明日からできる3つのアクション</w:t>
      </w:r>
    </w:p>
    <w:p w:rsidR="00000000" w:rsidDel="00000000" w:rsidP="00000000" w:rsidRDefault="00000000" w:rsidRPr="00000000" w14:paraId="000010F1">
      <w:pPr>
        <w:rPr/>
      </w:pPr>
      <w:r w:rsidDel="00000000" w:rsidR="00000000" w:rsidRPr="00000000">
        <w:rPr>
          <w:rFonts w:ascii="Arial Unicode MS" w:cs="Arial Unicode MS" w:eastAsia="Arial Unicode MS" w:hAnsi="Arial Unicode MS"/>
          <w:rtl w:val="0"/>
        </w:rPr>
        <w:t xml:space="preserve">以下の3つの中から、今のあなたにできそうなものを1つ選んで実践してみてください。</w:t>
      </w:r>
    </w:p>
    <w:p w:rsidR="00000000" w:rsidDel="00000000" w:rsidP="00000000" w:rsidRDefault="00000000" w:rsidRPr="00000000" w14:paraId="000010F2">
      <w:pPr>
        <w:rPr/>
      </w:pPr>
      <w:r w:rsidDel="00000000" w:rsidR="00000000" w:rsidRPr="00000000">
        <w:rPr>
          <w:rtl w:val="0"/>
        </w:rPr>
      </w:r>
    </w:p>
    <w:p w:rsidR="00000000" w:rsidDel="00000000" w:rsidP="00000000" w:rsidRDefault="00000000" w:rsidRPr="00000000" w14:paraId="000010F3">
      <w:pPr>
        <w:numPr>
          <w:ilvl w:val="0"/>
          <w:numId w:val="100"/>
        </w:numPr>
        <w:ind w:left="720" w:hanging="360"/>
        <w:rPr>
          <w:u w:val="none"/>
        </w:rPr>
      </w:pPr>
      <w:r w:rsidDel="00000000" w:rsidR="00000000" w:rsidRPr="00000000">
        <w:rPr>
          <w:rFonts w:ascii="Arial Unicode MS" w:cs="Arial Unicode MS" w:eastAsia="Arial Unicode MS" w:hAnsi="Arial Unicode MS"/>
          <w:b w:val="1"/>
          <w:bCs w:val="1"/>
          <w:rtl w:val="0"/>
        </w:rPr>
        <w:t xml:space="preserve">【録画の有効活用】アーカイブ動画の商品化</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過去に開催した講座やセミナーの録画データがあるなら、UTAGEの会員サイトにアップロードしてみる。時間の切り売りから脱却する第一歩として「アーカイブ動画」を商品化する。</w:t>
      </w:r>
    </w:p>
    <w:p w:rsidR="00000000" w:rsidDel="00000000" w:rsidP="00000000" w:rsidRDefault="00000000" w:rsidRPr="00000000" w14:paraId="000010F4">
      <w:pPr>
        <w:ind w:left="720" w:firstLine="0"/>
        <w:rPr/>
      </w:pPr>
      <w:r w:rsidDel="00000000" w:rsidR="00000000" w:rsidRPr="00000000">
        <w:rPr>
          <w:rtl w:val="0"/>
        </w:rPr>
      </w:r>
    </w:p>
    <w:p w:rsidR="00000000" w:rsidDel="00000000" w:rsidP="00000000" w:rsidRDefault="00000000" w:rsidRPr="00000000" w14:paraId="000010F5">
      <w:pPr>
        <w:numPr>
          <w:ilvl w:val="0"/>
          <w:numId w:val="100"/>
        </w:numPr>
        <w:ind w:left="720" w:hanging="360"/>
        <w:rPr>
          <w:u w:val="none"/>
        </w:rPr>
      </w:pPr>
      <w:r w:rsidDel="00000000" w:rsidR="00000000" w:rsidRPr="00000000">
        <w:rPr>
          <w:rFonts w:ascii="Arial Unicode MS" w:cs="Arial Unicode MS" w:eastAsia="Arial Unicode MS" w:hAnsi="Arial Unicode MS"/>
          <w:b w:val="1"/>
          <w:bCs w:val="1"/>
          <w:rtl w:val="0"/>
        </w:rPr>
        <w:t xml:space="preserve">【事務作業削減】決済と会員サイトの連携</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商品管理機能の「購入後の動作設定」で、決済完了と同時にバンドルコースを開放し、ログイン情報が自動送信されるよう設定する。手動での受講生登録や案内メール送信の手間を完全になくす。</w:t>
      </w:r>
    </w:p>
    <w:p w:rsidR="00000000" w:rsidDel="00000000" w:rsidP="00000000" w:rsidRDefault="00000000" w:rsidRPr="00000000" w14:paraId="000010F6">
      <w:pPr>
        <w:ind w:left="720" w:firstLine="0"/>
        <w:rPr/>
      </w:pPr>
      <w:r w:rsidDel="00000000" w:rsidR="00000000" w:rsidRPr="00000000">
        <w:rPr>
          <w:rtl w:val="0"/>
        </w:rPr>
      </w:r>
    </w:p>
    <w:p w:rsidR="00000000" w:rsidDel="00000000" w:rsidP="00000000" w:rsidRDefault="00000000" w:rsidRPr="00000000" w14:paraId="000010F7">
      <w:pPr>
        <w:numPr>
          <w:ilvl w:val="0"/>
          <w:numId w:val="100"/>
        </w:numPr>
        <w:ind w:left="720" w:hanging="360"/>
        <w:rPr>
          <w:u w:val="none"/>
        </w:rPr>
      </w:pPr>
      <w:r w:rsidDel="00000000" w:rsidR="00000000" w:rsidRPr="00000000">
        <w:rPr>
          <w:rFonts w:ascii="Arial Unicode MS" w:cs="Arial Unicode MS" w:eastAsia="Arial Unicode MS" w:hAnsi="Arial Unicode MS"/>
          <w:b w:val="1"/>
          <w:bCs w:val="1"/>
          <w:rtl w:val="0"/>
        </w:rPr>
        <w:t xml:space="preserve">【離脱防止】「最初に見るページ」の作成</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会員サイトに登録してあるコースの最初に、「学習の進め方」や「最初にやること」をまとめたレッスンを追加する。丁寧なナビゲートを入れることで、継続率を高める。</w:t>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pPr>
      <w:r w:rsidDel="00000000" w:rsidR="00000000" w:rsidRPr="00000000">
        <w:br w:type="page"/>
      </w:r>
      <w:r w:rsidDel="00000000" w:rsidR="00000000" w:rsidRPr="00000000">
        <w:rPr>
          <w:rtl w:val="0"/>
        </w:rPr>
      </w:r>
    </w:p>
    <w:p w:rsidR="00000000" w:rsidDel="00000000" w:rsidP="00000000" w:rsidRDefault="00000000" w:rsidRPr="00000000" w14:paraId="000010FC">
      <w:pPr>
        <w:pStyle w:val="Heading1"/>
        <w:rPr/>
      </w:pPr>
      <w:bookmarkStart w:colFirst="0" w:colLast="0" w:name="_xj381hgfhf2a" w:id="600"/>
      <w:bookmarkEnd w:id="600"/>
      <w:r w:rsidDel="00000000" w:rsidR="00000000" w:rsidRPr="00000000">
        <w:rPr>
          <w:rFonts w:ascii="Arial Unicode MS" w:cs="Arial Unicode MS" w:eastAsia="Arial Unicode MS" w:hAnsi="Arial Unicode MS"/>
          <w:rtl w:val="0"/>
        </w:rPr>
        <w:t xml:space="preserve">TK 様</w:t>
      </w:r>
    </w:p>
    <w:p w:rsidR="00000000" w:rsidDel="00000000" w:rsidP="00000000" w:rsidRDefault="00000000" w:rsidRPr="00000000" w14:paraId="000010FD">
      <w:pPr>
        <w:rPr/>
      </w:pPr>
      <w:r w:rsidDel="00000000" w:rsidR="00000000" w:rsidRPr="00000000">
        <w:rPr>
          <w:rFonts w:ascii="Arial Unicode MS" w:cs="Arial Unicode MS" w:eastAsia="Arial Unicode MS" w:hAnsi="Arial Unicode MS"/>
          <w:rtl w:val="0"/>
        </w:rPr>
        <w:t xml:space="preserve">（身体の感覚を活用したメンタルケア講座・認定講師育成協会 運営）</w:t>
      </w:r>
    </w:p>
    <w:p w:rsidR="00000000" w:rsidDel="00000000" w:rsidP="00000000" w:rsidRDefault="00000000" w:rsidRPr="00000000" w14:paraId="000010FE">
      <w:pPr>
        <w:pStyle w:val="Heading2"/>
        <w:rPr/>
      </w:pPr>
      <w:bookmarkStart w:colFirst="0" w:colLast="0" w:name="_pnr7325prkzu" w:id="601"/>
      <w:bookmarkEnd w:id="601"/>
      <w:r w:rsidDel="00000000" w:rsidR="00000000" w:rsidRPr="00000000">
        <w:rPr>
          <w:rFonts w:ascii="Arial Unicode MS" w:cs="Arial Unicode MS" w:eastAsia="Arial Unicode MS" w:hAnsi="Arial Unicode MS"/>
          <w:rtl w:val="0"/>
        </w:rPr>
        <w:t xml:space="preserve">「メールが届かない」ストレスから解放！</w:t>
        <w:br w:type="textWrapping"/>
        <w:t xml:space="preserve">"LINE誘導×ラベル管理"でキャンセルを減らす導線設計</w:t>
      </w:r>
    </w:p>
    <w:p w:rsidR="00000000" w:rsidDel="00000000" w:rsidP="00000000" w:rsidRDefault="00000000" w:rsidRPr="00000000" w14:paraId="000010FF">
      <w:pPr>
        <w:numPr>
          <w:ilvl w:val="0"/>
          <w:numId w:val="89"/>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メール不達・未読スルー：解消</w:t>
      </w:r>
    </w:p>
    <w:p w:rsidR="00000000" w:rsidDel="00000000" w:rsidP="00000000" w:rsidRDefault="00000000" w:rsidRPr="00000000" w14:paraId="00001100">
      <w:pPr>
        <w:numPr>
          <w:ilvl w:val="0"/>
          <w:numId w:val="89"/>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個別相談の無断キャンセル：減少</w:t>
      </w:r>
    </w:p>
    <w:p w:rsidR="00000000" w:rsidDel="00000000" w:rsidP="00000000" w:rsidRDefault="00000000" w:rsidRPr="00000000" w14:paraId="00001101">
      <w:pPr>
        <w:numPr>
          <w:ilvl w:val="0"/>
          <w:numId w:val="89"/>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LP外注コスト・管理工数：削減</w:t>
      </w:r>
    </w:p>
    <w:p w:rsidR="00000000" w:rsidDel="00000000" w:rsidP="00000000" w:rsidRDefault="00000000" w:rsidRPr="00000000" w14:paraId="00001102">
      <w:pPr>
        <w:pStyle w:val="Heading3"/>
        <w:rPr/>
      </w:pPr>
      <w:bookmarkStart w:colFirst="0" w:colLast="0" w:name="_y9apj5ky7wog" w:id="602"/>
      <w:bookmarkEnd w:id="602"/>
      <w:r w:rsidDel="00000000" w:rsidR="00000000" w:rsidRPr="00000000">
        <w:rPr>
          <w:rFonts w:ascii="Arial Unicode MS" w:cs="Arial Unicode MS" w:eastAsia="Arial Unicode MS" w:hAnsi="Arial Unicode MS"/>
          <w:rtl w:val="0"/>
        </w:rPr>
        <w:t xml:space="preserve">この事例のポイント</w:t>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b w:val="1"/>
          <w:bCs w:val="1"/>
        </w:rPr>
      </w:pPr>
      <w:r w:rsidDel="00000000" w:rsidR="00000000" w:rsidRPr="00000000">
        <w:rPr>
          <w:rFonts w:ascii="Arial Unicode MS" w:cs="Arial Unicode MS" w:eastAsia="Arial Unicode MS" w:hAnsi="Arial Unicode MS"/>
          <w:b w:val="1"/>
          <w:bCs w:val="1"/>
          <w:rtl w:val="0"/>
        </w:rPr>
        <w:t xml:space="preserve">個別相談のキャンセル率を改善する“シンプルな”LINE活用術</w:t>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rPr/>
      </w:pPr>
      <w:r w:rsidDel="00000000" w:rsidR="00000000" w:rsidRPr="00000000">
        <w:rPr>
          <w:rFonts w:ascii="Arial Unicode MS" w:cs="Arial Unicode MS" w:eastAsia="Arial Unicode MS" w:hAnsi="Arial Unicode MS"/>
          <w:rtl w:val="0"/>
        </w:rPr>
        <w:t xml:space="preserve">個別相談までの連絡手段を到達率の高いLINEへ移行し、顧客との連絡不通リスクを最小化した事例です。</w:t>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rPr/>
      </w:pPr>
      <w:r w:rsidDel="00000000" w:rsidR="00000000" w:rsidRPr="00000000">
        <w:rPr>
          <w:rFonts w:ascii="Arial Unicode MS" w:cs="Arial Unicode MS" w:eastAsia="Arial Unicode MS" w:hAnsi="Arial Unicode MS"/>
          <w:rtl w:val="0"/>
        </w:rPr>
        <w:t xml:space="preserve">TK様は、複雑化していた管理業務をUTAGEに一本化。LP登録者をまずLINEへ誘導し、LINE上で個別相談の案内を行うフローを構築されました。相手に確実に届く手段でリマインドを徹底することで、無断キャンセルを減少させることに成功しています。</w:t>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rPr/>
      </w:pPr>
      <w:r w:rsidDel="00000000" w:rsidR="00000000" w:rsidRPr="00000000">
        <w:rPr>
          <w:rFonts w:ascii="Arial Unicode MS" w:cs="Arial Unicode MS" w:eastAsia="Arial Unicode MS" w:hAnsi="Arial Unicode MS"/>
          <w:rtl w:val="0"/>
        </w:rPr>
        <w:t xml:space="preserve">「個別相談の着席率を上げたい」「メール未読による無断キャンセルを減らしたい」という方に、機会損失を防ぐ導線設計のヒントをお届けします。</w:t>
      </w:r>
    </w:p>
    <w:p w:rsidR="00000000" w:rsidDel="00000000" w:rsidP="00000000" w:rsidRDefault="00000000" w:rsidRPr="00000000" w14:paraId="0000110B">
      <w:pPr>
        <w:pStyle w:val="Heading3"/>
        <w:rPr/>
      </w:pPr>
      <w:bookmarkStart w:colFirst="0" w:colLast="0" w:name="_t4ii72iwf5pu" w:id="603"/>
      <w:bookmarkEnd w:id="603"/>
      <w:r w:rsidDel="00000000" w:rsidR="00000000" w:rsidRPr="00000000">
        <w:rPr>
          <w:rFonts w:ascii="Arial Unicode MS" w:cs="Arial Unicode MS" w:eastAsia="Arial Unicode MS" w:hAnsi="Arial Unicode MS"/>
          <w:rtl w:val="0"/>
        </w:rPr>
        <w:t xml:space="preserve">事業概要</w:t>
      </w:r>
    </w:p>
    <w:p w:rsidR="00000000" w:rsidDel="00000000" w:rsidP="00000000" w:rsidRDefault="00000000" w:rsidRPr="00000000" w14:paraId="0000110C">
      <w:pPr>
        <w:rPr/>
      </w:pPr>
      <w:r w:rsidDel="00000000" w:rsidR="00000000" w:rsidRPr="00000000">
        <w:rPr>
          <w:rFonts w:ascii="Arial Unicode MS" w:cs="Arial Unicode MS" w:eastAsia="Arial Unicode MS" w:hAnsi="Arial Unicode MS"/>
          <w:rtl w:val="0"/>
        </w:rPr>
        <w:t xml:space="preserve">30〜40代の女性に向け、身体の感覚を活用したメンタルケアをオンラインで提供。また、同等の内容を提供できる認定講師を育成するための協会運営も行っている。</w:t>
      </w:r>
    </w:p>
    <w:p w:rsidR="00000000" w:rsidDel="00000000" w:rsidP="00000000" w:rsidRDefault="00000000" w:rsidRPr="00000000" w14:paraId="0000110D">
      <w:pPr>
        <w:pStyle w:val="Heading3"/>
        <w:rPr/>
      </w:pPr>
      <w:bookmarkStart w:colFirst="0" w:colLast="0" w:name="_z5me0g4xyz3i" w:id="604"/>
      <w:bookmarkEnd w:id="604"/>
      <w:r w:rsidDel="00000000" w:rsidR="00000000" w:rsidRPr="00000000">
        <w:rPr>
          <w:rFonts w:ascii="Arial Unicode MS" w:cs="Arial Unicode MS" w:eastAsia="Arial Unicode MS" w:hAnsi="Arial Unicode MS"/>
          <w:rtl w:val="0"/>
        </w:rPr>
        <w:t xml:space="preserve">導入前のビジネス課題</w:t>
      </w:r>
    </w:p>
    <w:p w:rsidR="00000000" w:rsidDel="00000000" w:rsidP="00000000" w:rsidRDefault="00000000" w:rsidRPr="00000000" w14:paraId="0000110E">
      <w:pPr>
        <w:rPr/>
      </w:pPr>
      <w:r w:rsidDel="00000000" w:rsidR="00000000" w:rsidRPr="00000000">
        <w:rPr>
          <w:rFonts w:ascii="Arial Unicode MS" w:cs="Arial Unicode MS" w:eastAsia="Arial Unicode MS" w:hAnsi="Arial Unicode MS"/>
          <w:rtl w:val="0"/>
        </w:rPr>
        <w:t xml:space="preserve">以前は、ステップメールの構築作業が複雑化しており、フロントエンド商品までの流れを簡素化したいと考えていました。</w:t>
      </w:r>
    </w:p>
    <w:p w:rsidR="00000000" w:rsidDel="00000000" w:rsidP="00000000" w:rsidRDefault="00000000" w:rsidRPr="00000000" w14:paraId="0000110F">
      <w:pPr>
        <w:rPr/>
      </w:pPr>
      <w:r w:rsidDel="00000000" w:rsidR="00000000" w:rsidRPr="00000000">
        <w:rPr>
          <w:rtl w:val="0"/>
        </w:rPr>
      </w:r>
    </w:p>
    <w:p w:rsidR="00000000" w:rsidDel="00000000" w:rsidP="00000000" w:rsidRDefault="00000000" w:rsidRPr="00000000" w14:paraId="00001110">
      <w:pPr>
        <w:rPr/>
      </w:pPr>
      <w:r w:rsidDel="00000000" w:rsidR="00000000" w:rsidRPr="00000000">
        <w:rPr>
          <w:rFonts w:ascii="Arial Unicode MS" w:cs="Arial Unicode MS" w:eastAsia="Arial Unicode MS" w:hAnsi="Arial Unicode MS"/>
          <w:rtl w:val="0"/>
        </w:rPr>
        <w:t xml:space="preserve">また、個別相談の申込後の管理にも多くの時間がかかっていました。特に、連絡手段がメールだったため、「メールが届かない」「返信がない」といった不達リスクがあり、これらを一つのツールで一本化することが課題でした。</w:t>
      </w:r>
    </w:p>
    <w:p w:rsidR="00000000" w:rsidDel="00000000" w:rsidP="00000000" w:rsidRDefault="00000000" w:rsidRPr="00000000" w14:paraId="00001111">
      <w:pPr>
        <w:pStyle w:val="Heading3"/>
        <w:rPr/>
      </w:pPr>
      <w:bookmarkStart w:colFirst="0" w:colLast="0" w:name="_fqqc8nhli01z" w:id="605"/>
      <w:bookmarkEnd w:id="605"/>
      <w:r w:rsidDel="00000000" w:rsidR="00000000" w:rsidRPr="00000000">
        <w:rPr>
          <w:rFonts w:ascii="Arial Unicode MS" w:cs="Arial Unicode MS" w:eastAsia="Arial Unicode MS" w:hAnsi="Arial Unicode MS"/>
          <w:rtl w:val="0"/>
        </w:rPr>
        <w:t xml:space="preserve">課題解決のUTAGE活用法</w:t>
      </w:r>
    </w:p>
    <w:p w:rsidR="00000000" w:rsidDel="00000000" w:rsidP="00000000" w:rsidRDefault="00000000" w:rsidRPr="00000000" w14:paraId="00001112">
      <w:pPr>
        <w:rPr/>
      </w:pPr>
      <w:r w:rsidDel="00000000" w:rsidR="00000000" w:rsidRPr="00000000">
        <w:rPr>
          <w:rFonts w:ascii="Arial Unicode MS" w:cs="Arial Unicode MS" w:eastAsia="Arial Unicode MS" w:hAnsi="Arial Unicode MS"/>
          <w:rtl w:val="0"/>
        </w:rPr>
        <w:t xml:space="preserve">そこでUTAGEを導入し、ファネル機能で導線全体を一本化しました。 連絡手段の主軸を「メール」から到達率の高い「LINE」へ移すことで、管理業務の複雑さと連絡不通リスクを同時に解消する仕組みを構築しました。</w:t>
      </w:r>
    </w:p>
    <w:p w:rsidR="00000000" w:rsidDel="00000000" w:rsidP="00000000" w:rsidRDefault="00000000" w:rsidRPr="00000000" w14:paraId="00001113">
      <w:pPr>
        <w:pStyle w:val="Heading4"/>
        <w:rPr/>
      </w:pPr>
      <w:bookmarkStart w:colFirst="0" w:colLast="0" w:name="_8zfb1w4yqhzw" w:id="606"/>
      <w:bookmarkEnd w:id="606"/>
      <w:r w:rsidDel="00000000" w:rsidR="00000000" w:rsidRPr="00000000">
        <w:rPr>
          <w:rFonts w:ascii="Arial Unicode MS" w:cs="Arial Unicode MS" w:eastAsia="Arial Unicode MS" w:hAnsi="Arial Unicode MS"/>
          <w:rtl w:val="0"/>
        </w:rPr>
        <w:t xml:space="preserve">成果につながったファネル全体像</w:t>
      </w:r>
    </w:p>
    <w:p w:rsidR="00000000" w:rsidDel="00000000" w:rsidP="00000000" w:rsidRDefault="00000000" w:rsidRPr="00000000" w14:paraId="00001114">
      <w:pPr>
        <w:rPr/>
      </w:pPr>
      <w:r w:rsidDel="00000000" w:rsidR="00000000" w:rsidRPr="00000000">
        <w:rPr>
          <w:rFonts w:ascii="Arial Unicode MS" w:cs="Arial Unicode MS" w:eastAsia="Arial Unicode MS" w:hAnsi="Arial Unicode MS"/>
          <w:rtl w:val="0"/>
        </w:rPr>
        <w:t xml:space="preserve">①Meta広告・SNS投稿・SEO</w:t>
      </w:r>
    </w:p>
    <w:p w:rsidR="00000000" w:rsidDel="00000000" w:rsidP="00000000" w:rsidRDefault="00000000" w:rsidRPr="00000000" w14:paraId="0000111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16">
      <w:pPr>
        <w:rPr/>
      </w:pPr>
      <w:r w:rsidDel="00000000" w:rsidR="00000000" w:rsidRPr="00000000">
        <w:rPr>
          <w:rFonts w:ascii="Arial Unicode MS" w:cs="Arial Unicode MS" w:eastAsia="Arial Unicode MS" w:hAnsi="Arial Unicode MS"/>
          <w:rtl w:val="0"/>
        </w:rPr>
        <w:t xml:space="preserve">②LP：メールアドレス登録（オファー：動画コンテンツ・音声配信）</w:t>
      </w:r>
    </w:p>
    <w:p w:rsidR="00000000" w:rsidDel="00000000" w:rsidP="00000000" w:rsidRDefault="00000000" w:rsidRPr="00000000" w14:paraId="0000111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18">
      <w:pPr>
        <w:rPr/>
      </w:pPr>
      <w:r w:rsidDel="00000000" w:rsidR="00000000" w:rsidRPr="00000000">
        <w:rPr>
          <w:rFonts w:ascii="Arial Unicode MS" w:cs="Arial Unicode MS" w:eastAsia="Arial Unicode MS" w:hAnsi="Arial Unicode MS"/>
          <w:rtl w:val="0"/>
        </w:rPr>
        <w:t xml:space="preserve">③リダイレクトでLINE登録</w:t>
      </w:r>
    </w:p>
    <w:p w:rsidR="00000000" w:rsidDel="00000000" w:rsidP="00000000" w:rsidRDefault="00000000" w:rsidRPr="00000000" w14:paraId="0000111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1A">
      <w:pPr>
        <w:rPr/>
      </w:pPr>
      <w:r w:rsidDel="00000000" w:rsidR="00000000" w:rsidRPr="00000000">
        <w:rPr>
          <w:rFonts w:ascii="Arial Unicode MS" w:cs="Arial Unicode MS" w:eastAsia="Arial Unicode MS" w:hAnsi="Arial Unicode MS"/>
          <w:rtl w:val="0"/>
        </w:rPr>
        <w:t xml:space="preserve">④ステップメール・LINEステップ配信</w:t>
      </w:r>
    </w:p>
    <w:p w:rsidR="00000000" w:rsidDel="00000000" w:rsidP="00000000" w:rsidRDefault="00000000" w:rsidRPr="00000000" w14:paraId="0000111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1C">
      <w:pPr>
        <w:rPr/>
      </w:pPr>
      <w:r w:rsidDel="00000000" w:rsidR="00000000" w:rsidRPr="00000000">
        <w:rPr>
          <w:rFonts w:ascii="Arial Unicode MS" w:cs="Arial Unicode MS" w:eastAsia="Arial Unicode MS" w:hAnsi="Arial Unicode MS"/>
          <w:rtl w:val="0"/>
        </w:rPr>
        <w:t xml:space="preserve">⑤音声・動画コンテンツ提供</w:t>
      </w:r>
    </w:p>
    <w:p w:rsidR="00000000" w:rsidDel="00000000" w:rsidP="00000000" w:rsidRDefault="00000000" w:rsidRPr="00000000" w14:paraId="0000111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1E">
      <w:pPr>
        <w:rPr/>
      </w:pPr>
      <w:r w:rsidDel="00000000" w:rsidR="00000000" w:rsidRPr="00000000">
        <w:rPr>
          <w:rFonts w:ascii="Arial Unicode MS" w:cs="Arial Unicode MS" w:eastAsia="Arial Unicode MS" w:hAnsi="Arial Unicode MS"/>
          <w:rtl w:val="0"/>
        </w:rPr>
        <w:t xml:space="preserve">⑥個別相談</w:t>
      </w:r>
    </w:p>
    <w:p w:rsidR="00000000" w:rsidDel="00000000" w:rsidP="00000000" w:rsidRDefault="00000000" w:rsidRPr="00000000" w14:paraId="0000111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20">
      <w:pPr>
        <w:rPr/>
      </w:pPr>
      <w:r w:rsidDel="00000000" w:rsidR="00000000" w:rsidRPr="00000000">
        <w:rPr>
          <w:rFonts w:ascii="Arial Unicode MS" w:cs="Arial Unicode MS" w:eastAsia="Arial Unicode MS" w:hAnsi="Arial Unicode MS"/>
          <w:rtl w:val="0"/>
        </w:rPr>
        <w:t xml:space="preserve">⑦フロントエンド商品オファー（オンライン講座・スクール）</w:t>
      </w:r>
    </w:p>
    <w:p w:rsidR="00000000" w:rsidDel="00000000" w:rsidP="00000000" w:rsidRDefault="00000000" w:rsidRPr="00000000" w14:paraId="0000112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22">
      <w:pPr>
        <w:rPr/>
      </w:pPr>
      <w:r w:rsidDel="00000000" w:rsidR="00000000" w:rsidRPr="00000000">
        <w:rPr>
          <w:rFonts w:ascii="Arial Unicode MS" w:cs="Arial Unicode MS" w:eastAsia="Arial Unicode MS" w:hAnsi="Arial Unicode MS"/>
          <w:rtl w:val="0"/>
        </w:rPr>
        <w:t xml:space="preserve">⑧バックエンド商品オファー（オンライン講座・スクール）</w:t>
      </w:r>
    </w:p>
    <w:p w:rsidR="00000000" w:rsidDel="00000000" w:rsidP="00000000" w:rsidRDefault="00000000" w:rsidRPr="00000000" w14:paraId="00001123">
      <w:pPr>
        <w:pStyle w:val="Heading4"/>
        <w:rPr/>
      </w:pPr>
      <w:bookmarkStart w:colFirst="0" w:colLast="0" w:name="_hzwmleecbo2h" w:id="607"/>
      <w:bookmarkEnd w:id="607"/>
      <w:r w:rsidDel="00000000" w:rsidR="00000000" w:rsidRPr="00000000">
        <w:rPr>
          <w:rFonts w:ascii="Arial Unicode MS" w:cs="Arial Unicode MS" w:eastAsia="Arial Unicode MS" w:hAnsi="Arial Unicode MS"/>
          <w:rtl w:val="0"/>
        </w:rPr>
        <w:t xml:space="preserve">活用した機能と具体的な施策内容</w:t>
      </w:r>
    </w:p>
    <w:p w:rsidR="00000000" w:rsidDel="00000000" w:rsidP="00000000" w:rsidRDefault="00000000" w:rsidRPr="00000000" w14:paraId="00001124">
      <w:pPr>
        <w:rPr>
          <w:b w:val="1"/>
          <w:bCs w:val="1"/>
        </w:rPr>
      </w:pPr>
      <w:r w:rsidDel="00000000" w:rsidR="00000000" w:rsidRPr="00000000">
        <w:rPr>
          <w:rFonts w:ascii="Arial Unicode MS" w:cs="Arial Unicode MS" w:eastAsia="Arial Unicode MS" w:hAnsi="Arial Unicode MS"/>
          <w:b w:val="1"/>
          <w:bCs w:val="1"/>
          <w:rtl w:val="0"/>
        </w:rPr>
        <w:t xml:space="preserve">【ファネル機能】LPおよび動画視聴ページの作成</w:t>
      </w:r>
    </w:p>
    <w:p w:rsidR="00000000" w:rsidDel="00000000" w:rsidP="00000000" w:rsidRDefault="00000000" w:rsidRPr="00000000" w14:paraId="00001125">
      <w:pPr>
        <w:rPr/>
      </w:pPr>
      <w:r w:rsidDel="00000000" w:rsidR="00000000" w:rsidRPr="00000000">
        <w:rPr>
          <w:rFonts w:ascii="Arial Unicode MS" w:cs="Arial Unicode MS" w:eastAsia="Arial Unicode MS" w:hAnsi="Arial Unicode MS"/>
          <w:rtl w:val="0"/>
        </w:rPr>
        <w:t xml:space="preserve">集客の入り口となるLPや、登録特典の動画を視聴するための専用ページをファネル機能で作成。顧客が迷わずコンテンツを閲覧できる動線を整えました。</w:t>
      </w:r>
    </w:p>
    <w:p w:rsidR="00000000" w:rsidDel="00000000" w:rsidP="00000000" w:rsidRDefault="00000000" w:rsidRPr="00000000" w14:paraId="00001126">
      <w:pPr>
        <w:rPr/>
      </w:pPr>
      <w:r w:rsidDel="00000000" w:rsidR="00000000" w:rsidRPr="00000000">
        <w:rPr>
          <w:rtl w:val="0"/>
        </w:rPr>
      </w:r>
    </w:p>
    <w:p w:rsidR="00000000" w:rsidDel="00000000" w:rsidP="00000000" w:rsidRDefault="00000000" w:rsidRPr="00000000" w14:paraId="00001127">
      <w:pPr>
        <w:rPr>
          <w:b w:val="1"/>
          <w:bCs w:val="1"/>
        </w:rPr>
      </w:pPr>
      <w:r w:rsidDel="00000000" w:rsidR="00000000" w:rsidRPr="00000000">
        <w:rPr>
          <w:rFonts w:ascii="Arial Unicode MS" w:cs="Arial Unicode MS" w:eastAsia="Arial Unicode MS" w:hAnsi="Arial Unicode MS"/>
          <w:b w:val="1"/>
          <w:bCs w:val="1"/>
          <w:rtl w:val="0"/>
        </w:rPr>
        <w:t xml:space="preserve">【メール・LINE配信機能】ステップ配信による自動教育</w:t>
      </w:r>
    </w:p>
    <w:p w:rsidR="00000000" w:rsidDel="00000000" w:rsidP="00000000" w:rsidRDefault="00000000" w:rsidRPr="00000000" w14:paraId="00001128">
      <w:pPr>
        <w:rPr/>
      </w:pPr>
      <w:r w:rsidDel="00000000" w:rsidR="00000000" w:rsidRPr="00000000">
        <w:rPr>
          <w:rFonts w:ascii="Arial Unicode MS" w:cs="Arial Unicode MS" w:eastAsia="Arial Unicode MS" w:hAnsi="Arial Unicode MS"/>
          <w:rtl w:val="0"/>
        </w:rPr>
        <w:t xml:space="preserve">LINEステップ配信とステップメールを組み合わせて設定。登録者に対して、信頼関係を築くためのメッセージやコンテンツをシナリオ通りに自動配信しました。</w:t>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rPr>
          <w:b w:val="1"/>
          <w:bCs w:val="1"/>
        </w:rPr>
      </w:pPr>
      <w:r w:rsidDel="00000000" w:rsidR="00000000" w:rsidRPr="00000000">
        <w:rPr>
          <w:rFonts w:ascii="Arial Unicode MS" w:cs="Arial Unicode MS" w:eastAsia="Arial Unicode MS" w:hAnsi="Arial Unicode MS"/>
          <w:b w:val="1"/>
          <w:bCs w:val="1"/>
          <w:rtl w:val="0"/>
        </w:rPr>
        <w:t xml:space="preserve">【ラベル機能】LINE登録状況の自動判別</w:t>
      </w:r>
    </w:p>
    <w:p w:rsidR="00000000" w:rsidDel="00000000" w:rsidP="00000000" w:rsidRDefault="00000000" w:rsidRPr="00000000" w14:paraId="0000112B">
      <w:pPr>
        <w:rPr/>
      </w:pPr>
      <w:r w:rsidDel="00000000" w:rsidR="00000000" w:rsidRPr="00000000">
        <w:rPr>
          <w:rFonts w:ascii="Arial Unicode MS" w:cs="Arial Unicode MS" w:eastAsia="Arial Unicode MS" w:hAnsi="Arial Unicode MS"/>
          <w:rtl w:val="0"/>
        </w:rPr>
        <w:t xml:space="preserve">顧客が「LINE登録済み」か「未登録（メールのみ）」かをラベルで管理。この識別情報を基に、後のリマインド配信などで最適な連絡手段を選べるようにしました。</w:t>
      </w:r>
    </w:p>
    <w:p w:rsidR="00000000" w:rsidDel="00000000" w:rsidP="00000000" w:rsidRDefault="00000000" w:rsidRPr="00000000" w14:paraId="0000112C">
      <w:pPr>
        <w:rPr/>
      </w:pPr>
      <w:r w:rsidDel="00000000" w:rsidR="00000000" w:rsidRPr="00000000">
        <w:rPr>
          <w:rtl w:val="0"/>
        </w:rPr>
      </w:r>
    </w:p>
    <w:p w:rsidR="00000000" w:rsidDel="00000000" w:rsidP="00000000" w:rsidRDefault="00000000" w:rsidRPr="00000000" w14:paraId="0000112D">
      <w:pPr>
        <w:rPr>
          <w:b w:val="1"/>
          <w:bCs w:val="1"/>
        </w:rPr>
      </w:pPr>
      <w:r w:rsidDel="00000000" w:rsidR="00000000" w:rsidRPr="00000000">
        <w:rPr>
          <w:rFonts w:ascii="Arial Unicode MS" w:cs="Arial Unicode MS" w:eastAsia="Arial Unicode MS" w:hAnsi="Arial Unicode MS"/>
          <w:b w:val="1"/>
          <w:bCs w:val="1"/>
          <w:rtl w:val="0"/>
        </w:rPr>
        <w:t xml:space="preserve">【音声管理】音声コンテンツの一元管理</w:t>
      </w:r>
    </w:p>
    <w:p w:rsidR="00000000" w:rsidDel="00000000" w:rsidP="00000000" w:rsidRDefault="00000000" w:rsidRPr="00000000" w14:paraId="0000112E">
      <w:pPr>
        <w:rPr/>
      </w:pPr>
      <w:r w:rsidDel="00000000" w:rsidR="00000000" w:rsidRPr="00000000">
        <w:rPr>
          <w:rFonts w:ascii="Arial Unicode MS" w:cs="Arial Unicode MS" w:eastAsia="Arial Unicode MS" w:hAnsi="Arial Unicode MS"/>
          <w:rtl w:val="0"/>
        </w:rPr>
        <w:t xml:space="preserve">教育コンテンツとして提供する「音声」データをUTAGE内で管理。外部サーバーを介さず、ステップ配信のメッセージでURLを共有するだけでスムーズに提供しています。</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b w:val="1"/>
          <w:bCs w:val="1"/>
        </w:rPr>
      </w:pPr>
      <w:r w:rsidDel="00000000" w:rsidR="00000000" w:rsidRPr="00000000">
        <w:rPr>
          <w:rFonts w:ascii="Arial Unicode MS" w:cs="Arial Unicode MS" w:eastAsia="Arial Unicode MS" w:hAnsi="Arial Unicode MS"/>
          <w:b w:val="1"/>
          <w:bCs w:val="1"/>
          <w:rtl w:val="0"/>
        </w:rPr>
        <w:t xml:space="preserve">【イベント・予約機能】個別相談の予約受付とリマインド</w:t>
      </w:r>
    </w:p>
    <w:p w:rsidR="00000000" w:rsidDel="00000000" w:rsidP="00000000" w:rsidRDefault="00000000" w:rsidRPr="00000000" w14:paraId="00001131">
      <w:pPr>
        <w:rPr/>
      </w:pPr>
      <w:r w:rsidDel="00000000" w:rsidR="00000000" w:rsidRPr="00000000">
        <w:rPr>
          <w:rFonts w:ascii="Arial Unicode MS" w:cs="Arial Unicode MS" w:eastAsia="Arial Unicode MS" w:hAnsi="Arial Unicode MS"/>
          <w:rtl w:val="0"/>
        </w:rPr>
        <w:t xml:space="preserve">個別相談の予約枠を管理し、受付を自動化。さらに予約確定後のリマインダ配信も自動化することで、管理工数を削減しつつ無断キャンセルを抑制しました。</w:t>
      </w:r>
    </w:p>
    <w:p w:rsidR="00000000" w:rsidDel="00000000" w:rsidP="00000000" w:rsidRDefault="00000000" w:rsidRPr="00000000" w14:paraId="00001132">
      <w:pPr>
        <w:pStyle w:val="Heading4"/>
        <w:rPr/>
      </w:pPr>
      <w:bookmarkStart w:colFirst="0" w:colLast="0" w:name="_8wp3ui6lqvl3" w:id="608"/>
      <w:bookmarkEnd w:id="608"/>
      <w:r w:rsidDel="00000000" w:rsidR="00000000" w:rsidRPr="00000000">
        <w:rPr>
          <w:rFonts w:ascii="Arial Unicode MS" w:cs="Arial Unicode MS" w:eastAsia="Arial Unicode MS" w:hAnsi="Arial Unicode MS"/>
          <w:rtl w:val="0"/>
        </w:rPr>
        <w:t xml:space="preserve">施策の背景にある戦略・意図</w:t>
      </w:r>
    </w:p>
    <w:p w:rsidR="00000000" w:rsidDel="00000000" w:rsidP="00000000" w:rsidRDefault="00000000" w:rsidRPr="00000000" w14:paraId="00001133">
      <w:pPr>
        <w:rPr/>
      </w:pPr>
      <w:r w:rsidDel="00000000" w:rsidR="00000000" w:rsidRPr="00000000">
        <w:rPr>
          <w:rFonts w:ascii="Arial Unicode MS" w:cs="Arial Unicode MS" w:eastAsia="Arial Unicode MS" w:hAnsi="Arial Unicode MS"/>
          <w:rtl w:val="0"/>
        </w:rPr>
        <w:t xml:space="preserve">最大の狙いは、メール不達リスクの回避です。 以前はメールのみでやり取りをしていましたが、どうしても「メールが届かない」「見てもらえない」という問題が発生していました。そこで、到達率の高いLINEでのやり取りに移行することで、連絡の見落としを解消できると考えたのです。</w:t>
      </w:r>
    </w:p>
    <w:p w:rsidR="00000000" w:rsidDel="00000000" w:rsidP="00000000" w:rsidRDefault="00000000" w:rsidRPr="00000000" w14:paraId="00001134">
      <w:pPr>
        <w:pStyle w:val="Heading4"/>
        <w:rPr/>
      </w:pPr>
      <w:bookmarkStart w:colFirst="0" w:colLast="0" w:name="_xr3i5p8g9d3w" w:id="609"/>
      <w:bookmarkEnd w:id="609"/>
      <w:r w:rsidDel="00000000" w:rsidR="00000000" w:rsidRPr="00000000">
        <w:rPr>
          <w:rFonts w:ascii="Arial Unicode MS" w:cs="Arial Unicode MS" w:eastAsia="Arial Unicode MS" w:hAnsi="Arial Unicode MS"/>
          <w:rtl w:val="0"/>
        </w:rPr>
        <w:t xml:space="preserve">施策を成功させるための「コツ・工夫」</w:t>
      </w:r>
    </w:p>
    <w:p w:rsidR="00000000" w:rsidDel="00000000" w:rsidP="00000000" w:rsidRDefault="00000000" w:rsidRPr="00000000" w14:paraId="00001135">
      <w:pPr>
        <w:rPr/>
      </w:pPr>
      <w:r w:rsidDel="00000000" w:rsidR="00000000" w:rsidRPr="00000000">
        <w:rPr>
          <w:rFonts w:ascii="Arial Unicode MS" w:cs="Arial Unicode MS" w:eastAsia="Arial Unicode MS" w:hAnsi="Arial Unicode MS"/>
          <w:rtl w:val="0"/>
        </w:rPr>
        <w:t xml:space="preserve">単にLINEへ誘導するだけでなく、確実に登録してもらうための工夫として、申し込み後に「詳細はLINEより案内」という旨を伝え、登録の必要性を明確に伝えました。</w:t>
      </w:r>
    </w:p>
    <w:p w:rsidR="00000000" w:rsidDel="00000000" w:rsidP="00000000" w:rsidRDefault="00000000" w:rsidRPr="00000000" w14:paraId="00001136">
      <w:pPr>
        <w:rPr/>
      </w:pPr>
      <w:r w:rsidDel="00000000" w:rsidR="00000000" w:rsidRPr="00000000">
        <w:rPr>
          <w:rtl w:val="0"/>
        </w:rPr>
      </w:r>
    </w:p>
    <w:p w:rsidR="00000000" w:rsidDel="00000000" w:rsidP="00000000" w:rsidRDefault="00000000" w:rsidRPr="00000000" w14:paraId="00001137">
      <w:pPr>
        <w:rPr/>
      </w:pPr>
      <w:r w:rsidDel="00000000" w:rsidR="00000000" w:rsidRPr="00000000">
        <w:rPr>
          <w:rFonts w:ascii="Arial Unicode MS" w:cs="Arial Unicode MS" w:eastAsia="Arial Unicode MS" w:hAnsi="Arial Unicode MS"/>
          <w:rtl w:val="0"/>
        </w:rPr>
        <w:t xml:space="preserve">また、「ラベル機能」を活用し、LINE登録者と未登録者を自動で判別できるようにした点も重要です。これにより、相手の状況に合わせてリマインダ配信を自動で出し分けられるため、管理の手間をかけずに、漏れのない案内が可能になりました。</w:t>
      </w:r>
    </w:p>
    <w:p w:rsidR="00000000" w:rsidDel="00000000" w:rsidP="00000000" w:rsidRDefault="00000000" w:rsidRPr="00000000" w14:paraId="00001138">
      <w:pPr>
        <w:pStyle w:val="Heading3"/>
        <w:rPr/>
      </w:pPr>
      <w:bookmarkStart w:colFirst="0" w:colLast="0" w:name="_xwq08rupe3pm" w:id="610"/>
      <w:bookmarkEnd w:id="610"/>
      <w:r w:rsidDel="00000000" w:rsidR="00000000" w:rsidRPr="00000000">
        <w:rPr>
          <w:rFonts w:ascii="Arial Unicode MS" w:cs="Arial Unicode MS" w:eastAsia="Arial Unicode MS" w:hAnsi="Arial Unicode MS"/>
          <w:rtl w:val="0"/>
        </w:rPr>
        <w:t xml:space="preserve">導入後の成果と変化</w:t>
      </w:r>
    </w:p>
    <w:p w:rsidR="00000000" w:rsidDel="00000000" w:rsidP="00000000" w:rsidRDefault="00000000" w:rsidRPr="00000000" w14:paraId="00001139">
      <w:pPr>
        <w:pStyle w:val="Heading4"/>
        <w:rPr/>
      </w:pPr>
      <w:bookmarkStart w:colFirst="0" w:colLast="0" w:name="_qdm376edn7ci" w:id="611"/>
      <w:bookmarkEnd w:id="611"/>
      <w:r w:rsidDel="00000000" w:rsidR="00000000" w:rsidRPr="00000000">
        <w:rPr>
          <w:rFonts w:ascii="Arial Unicode MS" w:cs="Arial Unicode MS" w:eastAsia="Arial Unicode MS" w:hAnsi="Arial Unicode MS"/>
          <w:rtl w:val="0"/>
        </w:rPr>
        <w:t xml:space="preserve">具体的な成果</w:t>
      </w:r>
    </w:p>
    <w:p w:rsidR="00000000" w:rsidDel="00000000" w:rsidP="00000000" w:rsidRDefault="00000000" w:rsidRPr="00000000" w14:paraId="0000113A">
      <w:pPr>
        <w:rPr/>
      </w:pPr>
      <w:r w:rsidDel="00000000" w:rsidR="00000000" w:rsidRPr="00000000">
        <w:rPr>
          <w:rFonts w:ascii="Arial Unicode MS" w:cs="Arial Unicode MS" w:eastAsia="Arial Unicode MS" w:hAnsi="Arial Unicode MS"/>
          <w:rtl w:val="0"/>
        </w:rPr>
        <w:t xml:space="preserve">UTAGEの導入により、不達リスクの解消だけでなく、コストや工数面でも明確な成果が出ています。</w:t>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numPr>
          <w:ilvl w:val="0"/>
          <w:numId w:val="68"/>
        </w:numPr>
        <w:ind w:left="720" w:hanging="360"/>
      </w:pPr>
      <w:r w:rsidDel="00000000" w:rsidR="00000000" w:rsidRPr="00000000">
        <w:rPr>
          <w:rFonts w:ascii="Arial Unicode MS" w:cs="Arial Unicode MS" w:eastAsia="Arial Unicode MS" w:hAnsi="Arial Unicode MS"/>
          <w:rtl w:val="0"/>
        </w:rPr>
        <w:t xml:space="preserve">メール不達・未読スルー：解消</w:t>
      </w:r>
    </w:p>
    <w:p w:rsidR="00000000" w:rsidDel="00000000" w:rsidP="00000000" w:rsidRDefault="00000000" w:rsidRPr="00000000" w14:paraId="0000113D">
      <w:pPr>
        <w:numPr>
          <w:ilvl w:val="0"/>
          <w:numId w:val="68"/>
        </w:numPr>
        <w:ind w:left="720" w:hanging="360"/>
      </w:pPr>
      <w:r w:rsidDel="00000000" w:rsidR="00000000" w:rsidRPr="00000000">
        <w:rPr>
          <w:rFonts w:ascii="Arial Unicode MS" w:cs="Arial Unicode MS" w:eastAsia="Arial Unicode MS" w:hAnsi="Arial Unicode MS"/>
          <w:rtl w:val="0"/>
        </w:rPr>
        <w:t xml:space="preserve">個別相談の無断キャンセル：減少</w:t>
      </w:r>
    </w:p>
    <w:p w:rsidR="00000000" w:rsidDel="00000000" w:rsidP="00000000" w:rsidRDefault="00000000" w:rsidRPr="00000000" w14:paraId="0000113E">
      <w:pPr>
        <w:numPr>
          <w:ilvl w:val="0"/>
          <w:numId w:val="68"/>
        </w:numPr>
        <w:ind w:left="720" w:hanging="360"/>
      </w:pPr>
      <w:r w:rsidDel="00000000" w:rsidR="00000000" w:rsidRPr="00000000">
        <w:rPr>
          <w:rFonts w:ascii="Arial Unicode MS" w:cs="Arial Unicode MS" w:eastAsia="Arial Unicode MS" w:hAnsi="Arial Unicode MS"/>
          <w:rtl w:val="0"/>
        </w:rPr>
        <w:t xml:space="preserve">LP外注コスト・管理工数：削減</w:t>
      </w:r>
    </w:p>
    <w:p w:rsidR="00000000" w:rsidDel="00000000" w:rsidP="00000000" w:rsidRDefault="00000000" w:rsidRPr="00000000" w14:paraId="0000113F">
      <w:pPr>
        <w:pStyle w:val="Heading4"/>
        <w:rPr/>
      </w:pPr>
      <w:bookmarkStart w:colFirst="0" w:colLast="0" w:name="_hwbviyy1yxj1" w:id="612"/>
      <w:bookmarkEnd w:id="612"/>
      <w:r w:rsidDel="00000000" w:rsidR="00000000" w:rsidRPr="00000000">
        <w:rPr>
          <w:rFonts w:ascii="Arial Unicode MS" w:cs="Arial Unicode MS" w:eastAsia="Arial Unicode MS" w:hAnsi="Arial Unicode MS"/>
          <w:rtl w:val="0"/>
        </w:rPr>
        <w:t xml:space="preserve">実感できた変化</w:t>
      </w:r>
    </w:p>
    <w:p w:rsidR="00000000" w:rsidDel="00000000" w:rsidP="00000000" w:rsidRDefault="00000000" w:rsidRPr="00000000" w14:paraId="00001140">
      <w:pPr>
        <w:rPr/>
      </w:pPr>
      <w:r w:rsidDel="00000000" w:rsidR="00000000" w:rsidRPr="00000000">
        <w:rPr>
          <w:rFonts w:ascii="Arial Unicode MS" w:cs="Arial Unicode MS" w:eastAsia="Arial Unicode MS" w:hAnsi="Arial Unicode MS"/>
          <w:rtl w:val="0"/>
        </w:rPr>
        <w:t xml:space="preserve">LINEへの誘導により、個別相談の実施前からお客様とコミュニケーションが取れるようになり、事前に属性を判断しやすくなりました。また、運用がシンプルになったことで時間の余裕が生まれ、本来やるべき業務に集中して取り組めるようになったのも大きな変化です。</w:t>
      </w:r>
    </w:p>
    <w:p w:rsidR="00000000" w:rsidDel="00000000" w:rsidP="00000000" w:rsidRDefault="00000000" w:rsidRPr="00000000" w14:paraId="00001141">
      <w:pPr>
        <w:pStyle w:val="Heading4"/>
        <w:rPr/>
      </w:pPr>
      <w:bookmarkStart w:colFirst="0" w:colLast="0" w:name="_1r9h91rjen7x" w:id="613"/>
      <w:bookmarkEnd w:id="613"/>
      <w:r w:rsidDel="00000000" w:rsidR="00000000" w:rsidRPr="00000000">
        <w:rPr>
          <w:rFonts w:ascii="Arial Unicode MS" w:cs="Arial Unicode MS" w:eastAsia="Arial Unicode MS" w:hAnsi="Arial Unicode MS"/>
          <w:rtl w:val="0"/>
        </w:rPr>
        <w:t xml:space="preserve">今後の事業展望</w:t>
      </w:r>
    </w:p>
    <w:p w:rsidR="00000000" w:rsidDel="00000000" w:rsidP="00000000" w:rsidRDefault="00000000" w:rsidRPr="00000000" w14:paraId="00001142">
      <w:pPr>
        <w:rPr/>
      </w:pPr>
      <w:r w:rsidDel="00000000" w:rsidR="00000000" w:rsidRPr="00000000">
        <w:rPr>
          <w:rFonts w:ascii="Arial Unicode MS" w:cs="Arial Unicode MS" w:eastAsia="Arial Unicode MS" w:hAnsi="Arial Unicode MS"/>
          <w:rtl w:val="0"/>
        </w:rPr>
        <w:t xml:space="preserve">今後は、現在育成している講師たちにも今回構築したフローを展開し、申込数と売上の最大化を目指していきます。</w:t>
      </w:r>
    </w:p>
    <w:p w:rsidR="00000000" w:rsidDel="00000000" w:rsidP="00000000" w:rsidRDefault="00000000" w:rsidRPr="00000000" w14:paraId="00001143">
      <w:pPr>
        <w:pStyle w:val="Heading3"/>
        <w:rPr/>
      </w:pPr>
      <w:bookmarkStart w:colFirst="0" w:colLast="0" w:name="_4dxdoljxdnx5" w:id="614"/>
      <w:bookmarkEnd w:id="614"/>
      <w:r w:rsidDel="00000000" w:rsidR="00000000" w:rsidRPr="00000000">
        <w:rPr>
          <w:rFonts w:ascii="Arial Unicode MS" w:cs="Arial Unicode MS" w:eastAsia="Arial Unicode MS" w:hAnsi="Arial Unicode MS"/>
          <w:rtl w:val="0"/>
        </w:rPr>
        <w:t xml:space="preserve">UTAGEユーザーへのメッセージ</w:t>
      </w:r>
    </w:p>
    <w:p w:rsidR="00000000" w:rsidDel="00000000" w:rsidP="00000000" w:rsidRDefault="00000000" w:rsidRPr="00000000" w14:paraId="00001144">
      <w:pPr>
        <w:rPr/>
      </w:pPr>
      <w:r w:rsidDel="00000000" w:rsidR="00000000" w:rsidRPr="00000000">
        <w:rPr>
          <w:rFonts w:ascii="Arial Unicode MS" w:cs="Arial Unicode MS" w:eastAsia="Arial Unicode MS" w:hAnsi="Arial Unicode MS"/>
          <w:rtl w:val="0"/>
        </w:rPr>
        <w:t xml:space="preserve">UTAGEは、LP作成からファネル管理、ステップ配信、そしてメールとLINEの連携までがシンプルに完結するため、大幅な時間短縮が図れます。おかげで、本来自分がやるべき業務に集中して取り組めるようになりました。</w:t>
      </w:r>
    </w:p>
    <w:p w:rsidR="00000000" w:rsidDel="00000000" w:rsidP="00000000" w:rsidRDefault="00000000" w:rsidRPr="00000000" w14:paraId="00001145">
      <w:pPr>
        <w:rPr/>
      </w:pPr>
      <w:r w:rsidDel="00000000" w:rsidR="00000000" w:rsidRPr="00000000">
        <w:rPr>
          <w:rtl w:val="0"/>
        </w:rPr>
      </w:r>
    </w:p>
    <w:p w:rsidR="00000000" w:rsidDel="00000000" w:rsidP="00000000" w:rsidRDefault="00000000" w:rsidRPr="00000000" w14:paraId="00001146">
      <w:pPr>
        <w:rPr/>
      </w:pPr>
      <w:r w:rsidDel="00000000" w:rsidR="00000000" w:rsidRPr="00000000">
        <w:rPr>
          <w:rFonts w:ascii="Arial Unicode MS" w:cs="Arial Unicode MS" w:eastAsia="Arial Unicode MS" w:hAnsi="Arial Unicode MS"/>
          <w:rtl w:val="0"/>
        </w:rPr>
        <w:t xml:space="preserve">また、LP制作を外注すると高額になるうえに、成果が見込めないことも多いですが、UTAGEなら直感的に作成できるため、短期間で何度もテスト改善を行える点も大きな利点だと思います。</w:t>
      </w:r>
    </w:p>
    <w:p w:rsidR="00000000" w:rsidDel="00000000" w:rsidP="00000000" w:rsidRDefault="00000000" w:rsidRPr="00000000" w14:paraId="00001147">
      <w:pPr>
        <w:pStyle w:val="Heading3"/>
        <w:rPr/>
      </w:pPr>
      <w:bookmarkStart w:colFirst="0" w:colLast="0" w:name="_vyg6lil56rh5" w:id="615"/>
      <w:bookmarkEnd w:id="615"/>
      <w:r w:rsidDel="00000000" w:rsidR="00000000" w:rsidRPr="00000000">
        <w:rPr>
          <w:rFonts w:ascii="Arial Unicode MS" w:cs="Arial Unicode MS" w:eastAsia="Arial Unicode MS" w:hAnsi="Arial Unicode MS"/>
          <w:rtl w:val="0"/>
        </w:rPr>
        <w:t xml:space="preserve">UTAGE運営者コメント</w:t>
      </w:r>
    </w:p>
    <w:p w:rsidR="00000000" w:rsidDel="00000000" w:rsidP="00000000" w:rsidRDefault="00000000" w:rsidRPr="00000000" w14:paraId="00001148">
      <w:pPr>
        <w:rPr/>
      </w:pPr>
      <w:r w:rsidDel="00000000" w:rsidR="00000000" w:rsidRPr="00000000">
        <w:rPr>
          <w:rFonts w:ascii="Arial Unicode MS" w:cs="Arial Unicode MS" w:eastAsia="Arial Unicode MS" w:hAnsi="Arial Unicode MS"/>
          <w:rtl w:val="0"/>
        </w:rPr>
        <w:t xml:space="preserve">メール連絡をLINEに変えることで、コミュニケーションが円滑になり、個別相談のキャンセルが減少したという、シンプルながらも効果の高い事例です。</w:t>
      </w:r>
    </w:p>
    <w:p w:rsidR="00000000" w:rsidDel="00000000" w:rsidP="00000000" w:rsidRDefault="00000000" w:rsidRPr="00000000" w14:paraId="00001149">
      <w:pPr>
        <w:rPr/>
      </w:pPr>
      <w:r w:rsidDel="00000000" w:rsidR="00000000" w:rsidRPr="00000000">
        <w:rPr>
          <w:rtl w:val="0"/>
        </w:rPr>
      </w:r>
    </w:p>
    <w:p w:rsidR="00000000" w:rsidDel="00000000" w:rsidP="00000000" w:rsidRDefault="00000000" w:rsidRPr="00000000" w14:paraId="0000114A">
      <w:pPr>
        <w:rPr/>
      </w:pPr>
      <w:r w:rsidDel="00000000" w:rsidR="00000000" w:rsidRPr="00000000">
        <w:rPr>
          <w:rFonts w:ascii="Arial Unicode MS" w:cs="Arial Unicode MS" w:eastAsia="Arial Unicode MS" w:hAnsi="Arial Unicode MS"/>
          <w:rtl w:val="0"/>
        </w:rPr>
        <w:t xml:space="preserve">TK様は、LPでメールアドレス登録ボタンがクリックされた後、ページをリダイレクト（自動遷移）させてLINE登録を促すことで、メールアドレスとLINEの両方を取得されています。 LINEは到達率が高い反面、アカウント停止のリスクもゼロではありません。リストを資産として残すためにも、メールアドレスもあわせて取得しておくと安心です。</w:t>
      </w:r>
    </w:p>
    <w:p w:rsidR="00000000" w:rsidDel="00000000" w:rsidP="00000000" w:rsidRDefault="00000000" w:rsidRPr="00000000" w14:paraId="0000114B">
      <w:pPr>
        <w:rPr/>
      </w:pPr>
      <w:r w:rsidDel="00000000" w:rsidR="00000000" w:rsidRPr="00000000">
        <w:rPr>
          <w:rtl w:val="0"/>
        </w:rPr>
      </w:r>
    </w:p>
    <w:p w:rsidR="00000000" w:rsidDel="00000000" w:rsidP="00000000" w:rsidRDefault="00000000" w:rsidRPr="00000000" w14:paraId="0000114C">
      <w:pPr>
        <w:rPr/>
      </w:pPr>
      <w:r w:rsidDel="00000000" w:rsidR="00000000" w:rsidRPr="00000000">
        <w:rPr>
          <w:rFonts w:ascii="Arial Unicode MS" w:cs="Arial Unicode MS" w:eastAsia="Arial Unicode MS" w:hAnsi="Arial Unicode MS"/>
          <w:rtl w:val="0"/>
        </w:rPr>
        <w:t xml:space="preserve">UTAGEでメールアドレス取得後に、LINE登録案内をするには、主に2つの設定方法があります。</w:t>
      </w:r>
    </w:p>
    <w:p w:rsidR="00000000" w:rsidDel="00000000" w:rsidP="00000000" w:rsidRDefault="00000000" w:rsidRPr="00000000" w14:paraId="0000114D">
      <w:pPr>
        <w:rPr/>
      </w:pPr>
      <w:r w:rsidDel="00000000" w:rsidR="00000000" w:rsidRPr="00000000">
        <w:rPr>
          <w:rtl w:val="0"/>
        </w:rPr>
      </w:r>
    </w:p>
    <w:p w:rsidR="00000000" w:rsidDel="00000000" w:rsidP="00000000" w:rsidRDefault="00000000" w:rsidRPr="00000000" w14:paraId="0000114E">
      <w:pPr>
        <w:rPr/>
      </w:pPr>
      <w:r w:rsidDel="00000000" w:rsidR="00000000" w:rsidRPr="00000000">
        <w:rPr>
          <w:rFonts w:ascii="Arial Unicode MS" w:cs="Arial Unicode MS" w:eastAsia="Arial Unicode MS" w:hAnsi="Arial Unicode MS"/>
          <w:rtl w:val="0"/>
        </w:rPr>
        <w:t xml:space="preserve">基本となるのは、メール登録後のサンクスページ（登録完了ページ）に「LINE友だち追加ボタン」を設置して案内する方法です。これに対し、本事例のようにメール登録ボタンをクリックした後の遷移先を「LINE登録ページ」に設定し、リダイレクトさせる方法もあります。</w:t>
      </w:r>
    </w:p>
    <w:p w:rsidR="00000000" w:rsidDel="00000000" w:rsidP="00000000" w:rsidRDefault="00000000" w:rsidRPr="00000000" w14:paraId="0000114F">
      <w:pPr>
        <w:rPr/>
      </w:pPr>
      <w:r w:rsidDel="00000000" w:rsidR="00000000" w:rsidRPr="00000000">
        <w:rPr>
          <w:rtl w:val="0"/>
        </w:rPr>
      </w:r>
    </w:p>
    <w:p w:rsidR="00000000" w:rsidDel="00000000" w:rsidP="00000000" w:rsidRDefault="00000000" w:rsidRPr="00000000" w14:paraId="00001150">
      <w:pPr>
        <w:rPr/>
      </w:pPr>
      <w:r w:rsidDel="00000000" w:rsidR="00000000" w:rsidRPr="00000000">
        <w:rPr>
          <w:rFonts w:ascii="Arial Unicode MS" w:cs="Arial Unicode MS" w:eastAsia="Arial Unicode MS" w:hAnsi="Arial Unicode MS"/>
          <w:rtl w:val="0"/>
        </w:rPr>
        <w:t xml:space="preserve">TK様は後者の方法を活用し、メール登録の流れのままスムーズにLINE登録へ繋げる動線を構築されています。 顧客とのつながりを強化し、確実に情報を届けるための工夫として、ぜひ参考にしたい事例です。</w:t>
      </w:r>
    </w:p>
    <w:p w:rsidR="00000000" w:rsidDel="00000000" w:rsidP="00000000" w:rsidRDefault="00000000" w:rsidRPr="00000000" w14:paraId="00001151">
      <w:pPr>
        <w:pStyle w:val="Heading4"/>
        <w:rPr/>
      </w:pPr>
      <w:bookmarkStart w:colFirst="0" w:colLast="0" w:name="_j3lzd2qh7klx" w:id="616"/>
      <w:bookmarkEnd w:id="616"/>
      <w:r w:rsidDel="00000000" w:rsidR="00000000" w:rsidRPr="00000000">
        <w:rPr>
          <w:rFonts w:ascii="Arial Unicode MS" w:cs="Arial Unicode MS" w:eastAsia="Arial Unicode MS" w:hAnsi="Arial Unicode MS"/>
          <w:rtl w:val="0"/>
        </w:rPr>
        <w:t xml:space="preserve">明日からできる3つのアクション</w:t>
      </w:r>
    </w:p>
    <w:p w:rsidR="00000000" w:rsidDel="00000000" w:rsidP="00000000" w:rsidRDefault="00000000" w:rsidRPr="00000000" w14:paraId="00001152">
      <w:pPr>
        <w:rPr/>
      </w:pPr>
      <w:r w:rsidDel="00000000" w:rsidR="00000000" w:rsidRPr="00000000">
        <w:rPr>
          <w:rFonts w:ascii="Arial Unicode MS" w:cs="Arial Unicode MS" w:eastAsia="Arial Unicode MS" w:hAnsi="Arial Unicode MS"/>
          <w:rtl w:val="0"/>
        </w:rPr>
        <w:t xml:space="preserve">以下の3つの中から、今のあなたにできそうなものを1つ選んで実践してみてください。</w:t>
      </w:r>
    </w:p>
    <w:p w:rsidR="00000000" w:rsidDel="00000000" w:rsidP="00000000" w:rsidRDefault="00000000" w:rsidRPr="00000000" w14:paraId="00001153">
      <w:pPr>
        <w:rPr/>
      </w:pPr>
      <w:r w:rsidDel="00000000" w:rsidR="00000000" w:rsidRPr="00000000">
        <w:rPr>
          <w:rtl w:val="0"/>
        </w:rPr>
      </w:r>
    </w:p>
    <w:p w:rsidR="00000000" w:rsidDel="00000000" w:rsidP="00000000" w:rsidRDefault="00000000" w:rsidRPr="00000000" w14:paraId="00001154">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【連絡導線の強化】サンクスページにLINE設置</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LP登録後のサンクスページに「LINE友だち追加ボタン」を配置する。申し込み直後の熱量の高いタイミングで登録を促し、メール以外の確実な連絡手段を確保する。</w:t>
      </w:r>
    </w:p>
    <w:p w:rsidR="00000000" w:rsidDel="00000000" w:rsidP="00000000" w:rsidRDefault="00000000" w:rsidRPr="00000000" w14:paraId="00001155">
      <w:pPr>
        <w:ind w:left="720" w:firstLine="0"/>
        <w:rPr/>
      </w:pPr>
      <w:r w:rsidDel="00000000" w:rsidR="00000000" w:rsidRPr="00000000">
        <w:rPr>
          <w:rtl w:val="0"/>
        </w:rPr>
      </w:r>
    </w:p>
    <w:p w:rsidR="00000000" w:rsidDel="00000000" w:rsidP="00000000" w:rsidRDefault="00000000" w:rsidRPr="00000000" w14:paraId="00001156">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【予約との紐付け】申込完了後のLINE登録</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セミナーや個別相談の申込完了ページに、LINE登録URLを設定する。予約者情報とLINEアカウントを紐付け、LINEでもリマインダ配信を送れる状態にする。</w:t>
      </w:r>
    </w:p>
    <w:p w:rsidR="00000000" w:rsidDel="00000000" w:rsidP="00000000" w:rsidRDefault="00000000" w:rsidRPr="00000000" w14:paraId="00001157">
      <w:pPr>
        <w:ind w:left="720" w:firstLine="0"/>
        <w:rPr/>
      </w:pPr>
      <w:r w:rsidDel="00000000" w:rsidR="00000000" w:rsidRPr="00000000">
        <w:rPr>
          <w:rtl w:val="0"/>
        </w:rPr>
      </w:r>
    </w:p>
    <w:p w:rsidR="00000000" w:rsidDel="00000000" w:rsidP="00000000" w:rsidRDefault="00000000" w:rsidRPr="00000000" w14:paraId="00001158">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【直前案内の強化】LINEリマインダの設定</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イベント・予約機能の「リマインダ配信」設定にて、メールだけでなくLINEメッセージも追加する。開封率の高いLINEで前日・当日の案内を送り、予約忘れや無断キャンセルを防止する。</w:t>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rPr/>
      </w:pPr>
      <w:r w:rsidDel="00000000" w:rsidR="00000000" w:rsidRPr="00000000">
        <w:rPr>
          <w:rtl w:val="0"/>
        </w:rPr>
      </w:r>
    </w:p>
    <w:p w:rsidR="00000000" w:rsidDel="00000000" w:rsidP="00000000" w:rsidRDefault="00000000" w:rsidRPr="00000000" w14:paraId="0000115B">
      <w:pPr>
        <w:rPr/>
      </w:pPr>
      <w:r w:rsidDel="00000000" w:rsidR="00000000" w:rsidRPr="00000000">
        <w:br w:type="page"/>
      </w:r>
      <w:r w:rsidDel="00000000" w:rsidR="00000000" w:rsidRPr="00000000">
        <w:rPr>
          <w:rtl w:val="0"/>
        </w:rPr>
      </w:r>
    </w:p>
    <w:p w:rsidR="00000000" w:rsidDel="00000000" w:rsidP="00000000" w:rsidRDefault="00000000" w:rsidRPr="00000000" w14:paraId="0000115C">
      <w:pPr>
        <w:pStyle w:val="Heading1"/>
        <w:rPr/>
      </w:pPr>
      <w:bookmarkStart w:colFirst="0" w:colLast="0" w:name="_2mxj43tzi87x" w:id="617"/>
      <w:bookmarkEnd w:id="617"/>
      <w:r w:rsidDel="00000000" w:rsidR="00000000" w:rsidRPr="00000000">
        <w:rPr>
          <w:rFonts w:ascii="Arial Unicode MS" w:cs="Arial Unicode MS" w:eastAsia="Arial Unicode MS" w:hAnsi="Arial Unicode MS"/>
          <w:rtl w:val="0"/>
        </w:rPr>
        <w:t xml:space="preserve">齋藤 たいき 様</w:t>
      </w:r>
    </w:p>
    <w:p w:rsidR="00000000" w:rsidDel="00000000" w:rsidP="00000000" w:rsidRDefault="00000000" w:rsidRPr="00000000" w14:paraId="0000115D">
      <w:pPr>
        <w:rPr/>
      </w:pPr>
      <w:r w:rsidDel="00000000" w:rsidR="00000000" w:rsidRPr="00000000">
        <w:rPr>
          <w:rFonts w:ascii="Arial Unicode MS" w:cs="Arial Unicode MS" w:eastAsia="Arial Unicode MS" w:hAnsi="Arial Unicode MS"/>
          <w:rtl w:val="0"/>
        </w:rPr>
        <w:t xml:space="preserve">（AI×クリエイティブ教育コミュニティ運営・オンラインコンテンツ販売）</w:t>
      </w:r>
    </w:p>
    <w:p w:rsidR="00000000" w:rsidDel="00000000" w:rsidP="00000000" w:rsidRDefault="00000000" w:rsidRPr="00000000" w14:paraId="0000115E">
      <w:pPr>
        <w:pStyle w:val="Heading2"/>
        <w:rPr/>
      </w:pPr>
      <w:bookmarkStart w:colFirst="0" w:colLast="0" w:name="_3ee1hlem46u" w:id="618"/>
      <w:bookmarkEnd w:id="618"/>
      <w:r w:rsidDel="00000000" w:rsidR="00000000" w:rsidRPr="00000000">
        <w:rPr>
          <w:rFonts w:ascii="Arial Unicode MS" w:cs="Arial Unicode MS" w:eastAsia="Arial Unicode MS" w:hAnsi="Arial Unicode MS"/>
          <w:rtl w:val="0"/>
        </w:rPr>
        <w:t xml:space="preserve">「VSL×トリップワイヤー」で集客・販売を自動化し</w:t>
        <w:br w:type="textWrapping"/>
        <w:t xml:space="preserve">受講生の「サポート」に集中できる環境を整備！</w:t>
        <w:br w:type="textWrapping"/>
        <w:t xml:space="preserve">1年で600名を支える"大規模コミュニティ"運営術</w:t>
      </w:r>
    </w:p>
    <w:p w:rsidR="00000000" w:rsidDel="00000000" w:rsidP="00000000" w:rsidRDefault="00000000" w:rsidRPr="00000000" w14:paraId="0000115F">
      <w:pPr>
        <w:numPr>
          <w:ilvl w:val="0"/>
          <w:numId w:val="118"/>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受講生サポート数：60名 → 600名</w:t>
      </w:r>
    </w:p>
    <w:p w:rsidR="00000000" w:rsidDel="00000000" w:rsidP="00000000" w:rsidRDefault="00000000" w:rsidRPr="00000000" w14:paraId="00001160">
      <w:pPr>
        <w:numPr>
          <w:ilvl w:val="0"/>
          <w:numId w:val="118"/>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事務作業：手動 → ほぼ自動化</w:t>
      </w:r>
    </w:p>
    <w:p w:rsidR="00000000" w:rsidDel="00000000" w:rsidP="00000000" w:rsidRDefault="00000000" w:rsidRPr="00000000" w14:paraId="00001161">
      <w:pPr>
        <w:pStyle w:val="Heading3"/>
        <w:rPr/>
      </w:pPr>
      <w:bookmarkStart w:colFirst="0" w:colLast="0" w:name="_ea1uglb3td70" w:id="619"/>
      <w:bookmarkEnd w:id="619"/>
      <w:r w:rsidDel="00000000" w:rsidR="00000000" w:rsidRPr="00000000">
        <w:rPr>
          <w:rFonts w:ascii="Arial Unicode MS" w:cs="Arial Unicode MS" w:eastAsia="Arial Unicode MS" w:hAnsi="Arial Unicode MS"/>
          <w:rtl w:val="0"/>
        </w:rPr>
        <w:t xml:space="preserve">この事例のポイント</w:t>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rPr>
          <w:b w:val="1"/>
          <w:bCs w:val="1"/>
        </w:rPr>
      </w:pPr>
      <w:r w:rsidDel="00000000" w:rsidR="00000000" w:rsidRPr="00000000">
        <w:rPr>
          <w:rFonts w:ascii="Arial Unicode MS" w:cs="Arial Unicode MS" w:eastAsia="Arial Unicode MS" w:hAnsi="Arial Unicode MS"/>
          <w:b w:val="1"/>
          <w:bCs w:val="1"/>
          <w:rtl w:val="0"/>
        </w:rPr>
        <w:t xml:space="preserve">「受講生が増えても、サポートの質を落とさない」仕組みの作り方</w:t>
      </w:r>
    </w:p>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rPr/>
      </w:pPr>
      <w:r w:rsidDel="00000000" w:rsidR="00000000" w:rsidRPr="00000000">
        <w:rPr>
          <w:rFonts w:ascii="Arial Unicode MS" w:cs="Arial Unicode MS" w:eastAsia="Arial Unicode MS" w:hAnsi="Arial Unicode MS"/>
          <w:rtl w:val="0"/>
        </w:rPr>
        <w:t xml:space="preserve">受講生が増えるのは嬉しいけれど、個別対応が追いつかない……。</w:t>
      </w:r>
    </w:p>
    <w:p w:rsidR="00000000" w:rsidDel="00000000" w:rsidP="00000000" w:rsidRDefault="00000000" w:rsidRPr="00000000" w14:paraId="00001166">
      <w:pPr>
        <w:rPr/>
      </w:pPr>
      <w:r w:rsidDel="00000000" w:rsidR="00000000" w:rsidRPr="00000000">
        <w:rPr>
          <w:rtl w:val="0"/>
        </w:rPr>
      </w:r>
    </w:p>
    <w:p w:rsidR="00000000" w:rsidDel="00000000" w:rsidP="00000000" w:rsidRDefault="00000000" w:rsidRPr="00000000" w14:paraId="00001167">
      <w:pPr>
        <w:rPr/>
      </w:pPr>
      <w:r w:rsidDel="00000000" w:rsidR="00000000" w:rsidRPr="00000000">
        <w:rPr>
          <w:rFonts w:ascii="Arial Unicode MS" w:cs="Arial Unicode MS" w:eastAsia="Arial Unicode MS" w:hAnsi="Arial Unicode MS"/>
          <w:rtl w:val="0"/>
        </w:rPr>
        <w:t xml:space="preserve">そんなコミュニティ運営の「成長痛」を、UTAGEによる「全方位的な自動化」で解決した齋藤様の事例です。</w:t>
      </w:r>
    </w:p>
    <w:p w:rsidR="00000000" w:rsidDel="00000000" w:rsidP="00000000" w:rsidRDefault="00000000" w:rsidRPr="00000000" w14:paraId="00001168">
      <w:pPr>
        <w:rPr/>
      </w:pPr>
      <w:r w:rsidDel="00000000" w:rsidR="00000000" w:rsidRPr="00000000">
        <w:rPr>
          <w:rtl w:val="0"/>
        </w:rPr>
      </w:r>
    </w:p>
    <w:p w:rsidR="00000000" w:rsidDel="00000000" w:rsidP="00000000" w:rsidRDefault="00000000" w:rsidRPr="00000000" w14:paraId="00001169">
      <w:pPr>
        <w:rPr/>
      </w:pPr>
      <w:r w:rsidDel="00000000" w:rsidR="00000000" w:rsidRPr="00000000">
        <w:rPr>
          <w:rFonts w:ascii="Arial Unicode MS" w:cs="Arial Unicode MS" w:eastAsia="Arial Unicode MS" w:hAnsi="Arial Unicode MS"/>
          <w:rtl w:val="0"/>
        </w:rPr>
        <w:t xml:space="preserve">齋藤様は受講生の急増で手動対応が限界に達したため、分散ツールをUTAGEに集約して集客からコンテンツ提供までを自動化されました。「人がやるべきコア業務」以外の事務負担をほぼゼロにし、たった1年で約600名をサポートできる体制を構築されています。</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Fonts w:ascii="Arial Unicode MS" w:cs="Arial Unicode MS" w:eastAsia="Arial Unicode MS" w:hAnsi="Arial Unicode MS"/>
          <w:rtl w:val="0"/>
        </w:rPr>
        <w:t xml:space="preserve">「会員数が増えて運営が回らない」「ツールが分散していて管理が大変」という方に、大規模コミュニティを少人数で回すためのヒントをお届けします。</w:t>
      </w:r>
    </w:p>
    <w:p w:rsidR="00000000" w:rsidDel="00000000" w:rsidP="00000000" w:rsidRDefault="00000000" w:rsidRPr="00000000" w14:paraId="0000116C">
      <w:pPr>
        <w:pStyle w:val="Heading3"/>
        <w:rPr/>
      </w:pPr>
      <w:bookmarkStart w:colFirst="0" w:colLast="0" w:name="_ucvac0s59wfz" w:id="620"/>
      <w:bookmarkEnd w:id="620"/>
      <w:r w:rsidDel="00000000" w:rsidR="00000000" w:rsidRPr="00000000">
        <w:rPr>
          <w:rFonts w:ascii="Arial Unicode MS" w:cs="Arial Unicode MS" w:eastAsia="Arial Unicode MS" w:hAnsi="Arial Unicode MS"/>
          <w:rtl w:val="0"/>
        </w:rPr>
        <w:t xml:space="preserve">事業概要</w:t>
      </w:r>
    </w:p>
    <w:p w:rsidR="00000000" w:rsidDel="00000000" w:rsidP="00000000" w:rsidRDefault="00000000" w:rsidRPr="00000000" w14:paraId="0000116D">
      <w:pPr>
        <w:rPr/>
      </w:pPr>
      <w:r w:rsidDel="00000000" w:rsidR="00000000" w:rsidRPr="00000000">
        <w:rPr>
          <w:rFonts w:ascii="Arial Unicode MS" w:cs="Arial Unicode MS" w:eastAsia="Arial Unicode MS" w:hAnsi="Arial Unicode MS"/>
          <w:rtl w:val="0"/>
        </w:rPr>
        <w:t xml:space="preserve">AI×クリエイティブ領域にて、ネットビジネスの0→1を目指す層に対し、AIツール（AniFusion等）を用いたマンガ制作からKindle出版、収益化までを体系化して指導する「AI漫画帝国」を運営。UTAGEを中核に機能を統合し、個人から法人の電子書籍を活用した広報案件まで幅広く支援している。</w:t>
      </w:r>
    </w:p>
    <w:p w:rsidR="00000000" w:rsidDel="00000000" w:rsidP="00000000" w:rsidRDefault="00000000" w:rsidRPr="00000000" w14:paraId="0000116E">
      <w:pPr>
        <w:pStyle w:val="Heading3"/>
        <w:rPr/>
      </w:pPr>
      <w:bookmarkStart w:colFirst="0" w:colLast="0" w:name="_sfg25elr2y1v" w:id="621"/>
      <w:bookmarkEnd w:id="621"/>
      <w:r w:rsidDel="00000000" w:rsidR="00000000" w:rsidRPr="00000000">
        <w:rPr>
          <w:rFonts w:ascii="Arial Unicode MS" w:cs="Arial Unicode MS" w:eastAsia="Arial Unicode MS" w:hAnsi="Arial Unicode MS"/>
          <w:rtl w:val="0"/>
        </w:rPr>
        <w:t xml:space="preserve">導入前のビジネス課題</w:t>
      </w:r>
    </w:p>
    <w:p w:rsidR="00000000" w:rsidDel="00000000" w:rsidP="00000000" w:rsidRDefault="00000000" w:rsidRPr="00000000" w14:paraId="0000116F">
      <w:pPr>
        <w:rPr/>
      </w:pPr>
      <w:r w:rsidDel="00000000" w:rsidR="00000000" w:rsidRPr="00000000">
        <w:rPr>
          <w:rFonts w:ascii="Arial Unicode MS" w:cs="Arial Unicode MS" w:eastAsia="Arial Unicode MS" w:hAnsi="Arial Unicode MS"/>
          <w:rtl w:val="0"/>
        </w:rPr>
        <w:t xml:space="preserve">受講生が急激に増加したことで、個別対応やフォローアップが物理的な限界に達していました。</w:t>
      </w:r>
    </w:p>
    <w:p w:rsidR="00000000" w:rsidDel="00000000" w:rsidP="00000000" w:rsidRDefault="00000000" w:rsidRPr="00000000" w14:paraId="00001170">
      <w:pPr>
        <w:rPr/>
      </w:pPr>
      <w:r w:rsidDel="00000000" w:rsidR="00000000" w:rsidRPr="00000000">
        <w:rPr>
          <w:rtl w:val="0"/>
        </w:rPr>
      </w:r>
    </w:p>
    <w:p w:rsidR="00000000" w:rsidDel="00000000" w:rsidP="00000000" w:rsidRDefault="00000000" w:rsidRPr="00000000" w14:paraId="00001171">
      <w:pPr>
        <w:rPr/>
      </w:pPr>
      <w:r w:rsidDel="00000000" w:rsidR="00000000" w:rsidRPr="00000000">
        <w:rPr>
          <w:rFonts w:ascii="Arial Unicode MS" w:cs="Arial Unicode MS" w:eastAsia="Arial Unicode MS" w:hAnsi="Arial Unicode MS"/>
          <w:rtl w:val="0"/>
        </w:rPr>
        <w:t xml:space="preserve">これまではエキスパの会員サイトを使用していましたが、銀行振込の確認などを手動で行っていたため、そのままでは顧客満足度を維持しながらスケールさせることが困難な状態だったのです。</w:t>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rPr/>
      </w:pPr>
      <w:r w:rsidDel="00000000" w:rsidR="00000000" w:rsidRPr="00000000">
        <w:rPr>
          <w:rFonts w:ascii="Arial Unicode MS" w:cs="Arial Unicode MS" w:eastAsia="Arial Unicode MS" w:hAnsi="Arial Unicode MS"/>
          <w:rtl w:val="0"/>
        </w:rPr>
        <w:t xml:space="preserve">また、「実質0円」という独自のビジネスモデルを効果的に伝えつつ、信頼性を担保する。その上で、講師の負担を減らしながら受講生の成果の再現性も高める……。</w:t>
      </w:r>
    </w:p>
    <w:p w:rsidR="00000000" w:rsidDel="00000000" w:rsidP="00000000" w:rsidRDefault="00000000" w:rsidRPr="00000000" w14:paraId="00001174">
      <w:pPr>
        <w:rPr/>
      </w:pPr>
      <w:r w:rsidDel="00000000" w:rsidR="00000000" w:rsidRPr="00000000">
        <w:rPr>
          <w:rtl w:val="0"/>
        </w:rPr>
      </w:r>
    </w:p>
    <w:p w:rsidR="00000000" w:rsidDel="00000000" w:rsidP="00000000" w:rsidRDefault="00000000" w:rsidRPr="00000000" w14:paraId="00001175">
      <w:pPr>
        <w:rPr/>
      </w:pPr>
      <w:r w:rsidDel="00000000" w:rsidR="00000000" w:rsidRPr="00000000">
        <w:rPr>
          <w:rFonts w:ascii="Arial Unicode MS" w:cs="Arial Unicode MS" w:eastAsia="Arial Unicode MS" w:hAnsi="Arial Unicode MS"/>
          <w:rtl w:val="0"/>
        </w:rPr>
        <w:t xml:space="preserve">そんな、多岐にわたる課題を解決できるマーケティングファネルの構築が急務となっていました。</w:t>
      </w:r>
    </w:p>
    <w:p w:rsidR="00000000" w:rsidDel="00000000" w:rsidP="00000000" w:rsidRDefault="00000000" w:rsidRPr="00000000" w14:paraId="00001176">
      <w:pPr>
        <w:pStyle w:val="Heading3"/>
        <w:rPr/>
      </w:pPr>
      <w:bookmarkStart w:colFirst="0" w:colLast="0" w:name="_tlnyv25gxkdt" w:id="622"/>
      <w:bookmarkEnd w:id="622"/>
      <w:r w:rsidDel="00000000" w:rsidR="00000000" w:rsidRPr="00000000">
        <w:rPr>
          <w:rFonts w:ascii="Arial Unicode MS" w:cs="Arial Unicode MS" w:eastAsia="Arial Unicode MS" w:hAnsi="Arial Unicode MS"/>
          <w:rtl w:val="0"/>
        </w:rPr>
        <w:t xml:space="preserve">課題解決のUTAGE活用法</w:t>
      </w:r>
    </w:p>
    <w:p w:rsidR="00000000" w:rsidDel="00000000" w:rsidP="00000000" w:rsidRDefault="00000000" w:rsidRPr="00000000" w14:paraId="00001177">
      <w:pPr>
        <w:rPr/>
      </w:pPr>
      <w:r w:rsidDel="00000000" w:rsidR="00000000" w:rsidRPr="00000000">
        <w:rPr>
          <w:rFonts w:ascii="Arial Unicode MS" w:cs="Arial Unicode MS" w:eastAsia="Arial Unicode MS" w:hAnsi="Arial Unicode MS"/>
          <w:rtl w:val="0"/>
        </w:rPr>
        <w:t xml:space="preserve">これらの課題を解決するため、LP・自動ウェビナー・説明会・会員サイト・アフィリエイトといった機能をUTAGEに統合しました。</w:t>
      </w:r>
    </w:p>
    <w:p w:rsidR="00000000" w:rsidDel="00000000" w:rsidP="00000000" w:rsidRDefault="00000000" w:rsidRPr="00000000" w14:paraId="00001178">
      <w:pPr>
        <w:rPr/>
      </w:pPr>
      <w:r w:rsidDel="00000000" w:rsidR="00000000" w:rsidRPr="00000000">
        <w:rPr>
          <w:rtl w:val="0"/>
        </w:rPr>
      </w:r>
    </w:p>
    <w:p w:rsidR="00000000" w:rsidDel="00000000" w:rsidP="00000000" w:rsidRDefault="00000000" w:rsidRPr="00000000" w14:paraId="00001179">
      <w:pPr>
        <w:rPr/>
      </w:pPr>
      <w:r w:rsidDel="00000000" w:rsidR="00000000" w:rsidRPr="00000000">
        <w:rPr>
          <w:rFonts w:ascii="Arial Unicode MS" w:cs="Arial Unicode MS" w:eastAsia="Arial Unicode MS" w:hAnsi="Arial Unicode MS"/>
          <w:rtl w:val="0"/>
        </w:rPr>
        <w:t xml:space="preserve">そして、低単価商品から始まる「トリップワイヤーファネル」を構築し、VSL（ビデオセールスレター）による販売から直後のアップセル、さらに会員サイトでのコンテンツ提供までを自動化しています。汎用性のある部分をシステムに任せることで、運営リソースの大幅な圧縮を実現しました。</w:t>
      </w:r>
    </w:p>
    <w:p w:rsidR="00000000" w:rsidDel="00000000" w:rsidP="00000000" w:rsidRDefault="00000000" w:rsidRPr="00000000" w14:paraId="0000117A">
      <w:pPr>
        <w:pStyle w:val="Heading4"/>
        <w:rPr/>
      </w:pPr>
      <w:bookmarkStart w:colFirst="0" w:colLast="0" w:name="_g7xbs09932nl" w:id="623"/>
      <w:bookmarkEnd w:id="623"/>
      <w:r w:rsidDel="00000000" w:rsidR="00000000" w:rsidRPr="00000000">
        <w:rPr>
          <w:rFonts w:ascii="Arial Unicode MS" w:cs="Arial Unicode MS" w:eastAsia="Arial Unicode MS" w:hAnsi="Arial Unicode MS"/>
          <w:rtl w:val="0"/>
        </w:rPr>
        <w:t xml:space="preserve">成果につながったファネル全体像</w:t>
      </w:r>
    </w:p>
    <w:p w:rsidR="00000000" w:rsidDel="00000000" w:rsidP="00000000" w:rsidRDefault="00000000" w:rsidRPr="00000000" w14:paraId="0000117B">
      <w:pPr>
        <w:rPr/>
      </w:pPr>
      <w:r w:rsidDel="00000000" w:rsidR="00000000" w:rsidRPr="00000000">
        <w:rPr>
          <w:rFonts w:ascii="Arial Unicode MS" w:cs="Arial Unicode MS" w:eastAsia="Arial Unicode MS" w:hAnsi="Arial Unicode MS"/>
          <w:rtl w:val="0"/>
        </w:rPr>
        <w:t xml:space="preserve">①Meta広告・SNS投稿・アフィリエイト</w:t>
      </w:r>
    </w:p>
    <w:p w:rsidR="00000000" w:rsidDel="00000000" w:rsidP="00000000" w:rsidRDefault="00000000" w:rsidRPr="00000000" w14:paraId="0000117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7D">
      <w:pPr>
        <w:rPr/>
      </w:pPr>
      <w:r w:rsidDel="00000000" w:rsidR="00000000" w:rsidRPr="00000000">
        <w:rPr>
          <w:rFonts w:ascii="Arial Unicode MS" w:cs="Arial Unicode MS" w:eastAsia="Arial Unicode MS" w:hAnsi="Arial Unicode MS"/>
          <w:rtl w:val="0"/>
        </w:rPr>
        <w:t xml:space="preserve">②LP：メールアドレス登録</w:t>
      </w:r>
    </w:p>
    <w:p w:rsidR="00000000" w:rsidDel="00000000" w:rsidP="00000000" w:rsidRDefault="00000000" w:rsidRPr="00000000" w14:paraId="0000117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7F">
      <w:pPr>
        <w:rPr/>
      </w:pPr>
      <w:r w:rsidDel="00000000" w:rsidR="00000000" w:rsidRPr="00000000">
        <w:rPr>
          <w:rFonts w:ascii="Arial Unicode MS" w:cs="Arial Unicode MS" w:eastAsia="Arial Unicode MS" w:hAnsi="Arial Unicode MS"/>
          <w:rtl w:val="0"/>
        </w:rPr>
        <w:t xml:space="preserve">③VSL（ビデオセールスレター）</w:t>
      </w:r>
    </w:p>
    <w:p w:rsidR="00000000" w:rsidDel="00000000" w:rsidP="00000000" w:rsidRDefault="00000000" w:rsidRPr="00000000" w14:paraId="0000118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81">
      <w:pPr>
        <w:rPr/>
      </w:pPr>
      <w:r w:rsidDel="00000000" w:rsidR="00000000" w:rsidRPr="00000000">
        <w:rPr>
          <w:rFonts w:ascii="Arial Unicode MS" w:cs="Arial Unicode MS" w:eastAsia="Arial Unicode MS" w:hAnsi="Arial Unicode MS"/>
          <w:rtl w:val="0"/>
        </w:rPr>
        <w:t xml:space="preserve">④フロントエンド商品オファー</w:t>
      </w:r>
    </w:p>
    <w:p w:rsidR="00000000" w:rsidDel="00000000" w:rsidP="00000000" w:rsidRDefault="00000000" w:rsidRPr="00000000" w14:paraId="0000118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83">
      <w:pPr>
        <w:rPr/>
      </w:pPr>
      <w:r w:rsidDel="00000000" w:rsidR="00000000" w:rsidRPr="00000000">
        <w:rPr>
          <w:rFonts w:ascii="Arial Unicode MS" w:cs="Arial Unicode MS" w:eastAsia="Arial Unicode MS" w:hAnsi="Arial Unicode MS"/>
          <w:rtl w:val="0"/>
        </w:rPr>
        <w:t xml:space="preserve">⑤-1 購入者：ミドルエンド商品オファー（※OTO）→⑥ミドルエンドサポート終了後バックエンド商品オファー</w:t>
      </w:r>
    </w:p>
    <w:p w:rsidR="00000000" w:rsidDel="00000000" w:rsidP="00000000" w:rsidRDefault="00000000" w:rsidRPr="00000000" w14:paraId="00001184">
      <w:pPr>
        <w:rPr/>
      </w:pPr>
      <w:r w:rsidDel="00000000" w:rsidR="00000000" w:rsidRPr="00000000">
        <w:rPr>
          <w:rFonts w:ascii="Arial Unicode MS" w:cs="Arial Unicode MS" w:eastAsia="Arial Unicode MS" w:hAnsi="Arial Unicode MS"/>
          <w:rtl w:val="0"/>
        </w:rPr>
        <w:t xml:space="preserve">⑤-2 未購入者：メルマガ</w:t>
      </w:r>
    </w:p>
    <w:p w:rsidR="00000000" w:rsidDel="00000000" w:rsidP="00000000" w:rsidRDefault="00000000" w:rsidRPr="00000000" w14:paraId="00001185">
      <w:pPr>
        <w:rPr/>
      </w:pPr>
      <w:r w:rsidDel="00000000" w:rsidR="00000000" w:rsidRPr="00000000">
        <w:rPr>
          <w:rtl w:val="0"/>
        </w:rPr>
      </w:r>
    </w:p>
    <w:p w:rsidR="00000000" w:rsidDel="00000000" w:rsidP="00000000" w:rsidRDefault="00000000" w:rsidRPr="00000000" w14:paraId="00001186">
      <w:pPr>
        <w:rPr/>
      </w:pPr>
      <w:r w:rsidDel="00000000" w:rsidR="00000000" w:rsidRPr="00000000">
        <w:rPr>
          <w:rFonts w:ascii="Arial Unicode MS" w:cs="Arial Unicode MS" w:eastAsia="Arial Unicode MS" w:hAnsi="Arial Unicode MS"/>
          <w:rtl w:val="0"/>
        </w:rPr>
        <w:t xml:space="preserve">※「OTO」とはワンタイムオファーの略です。</w:t>
      </w:r>
    </w:p>
    <w:p w:rsidR="00000000" w:rsidDel="00000000" w:rsidP="00000000" w:rsidRDefault="00000000" w:rsidRPr="00000000" w14:paraId="00001187">
      <w:pPr>
        <w:rPr/>
      </w:pPr>
      <w:r w:rsidDel="00000000" w:rsidR="00000000" w:rsidRPr="00000000">
        <w:rPr>
          <w:rFonts w:ascii="Arial Unicode MS" w:cs="Arial Unicode MS" w:eastAsia="Arial Unicode MS" w:hAnsi="Arial Unicode MS"/>
          <w:rtl w:val="0"/>
        </w:rPr>
        <w:t xml:space="preserve">　OTOではワンクリックで決済が完了する仕組みを導入しています。</w:t>
      </w:r>
    </w:p>
    <w:p w:rsidR="00000000" w:rsidDel="00000000" w:rsidP="00000000" w:rsidRDefault="00000000" w:rsidRPr="00000000" w14:paraId="00001188">
      <w:pPr>
        <w:pStyle w:val="Heading4"/>
        <w:rPr/>
      </w:pPr>
      <w:bookmarkStart w:colFirst="0" w:colLast="0" w:name="_ufogxd7c19pg" w:id="624"/>
      <w:bookmarkEnd w:id="624"/>
      <w:r w:rsidDel="00000000" w:rsidR="00000000" w:rsidRPr="00000000">
        <w:rPr>
          <w:rFonts w:ascii="Arial Unicode MS" w:cs="Arial Unicode MS" w:eastAsia="Arial Unicode MS" w:hAnsi="Arial Unicode MS"/>
          <w:rtl w:val="0"/>
        </w:rPr>
        <w:t xml:space="preserve">活用した機能と具体的な施策内容</w:t>
      </w:r>
    </w:p>
    <w:p w:rsidR="00000000" w:rsidDel="00000000" w:rsidP="00000000" w:rsidRDefault="00000000" w:rsidRPr="00000000" w14:paraId="00001189">
      <w:pPr>
        <w:rPr>
          <w:b w:val="1"/>
          <w:bCs w:val="1"/>
        </w:rPr>
      </w:pPr>
      <w:r w:rsidDel="00000000" w:rsidR="00000000" w:rsidRPr="00000000">
        <w:rPr>
          <w:rFonts w:ascii="Arial Unicode MS" w:cs="Arial Unicode MS" w:eastAsia="Arial Unicode MS" w:hAnsi="Arial Unicode MS"/>
          <w:b w:val="1"/>
          <w:bCs w:val="1"/>
          <w:rtl w:val="0"/>
        </w:rPr>
        <w:t xml:space="preserve">【ファネル機能】トリップワイヤーファネルの構築</w:t>
      </w:r>
    </w:p>
    <w:p w:rsidR="00000000" w:rsidDel="00000000" w:rsidP="00000000" w:rsidRDefault="00000000" w:rsidRPr="00000000" w14:paraId="0000118A">
      <w:pPr>
        <w:rPr/>
      </w:pPr>
      <w:r w:rsidDel="00000000" w:rsidR="00000000" w:rsidRPr="00000000">
        <w:rPr>
          <w:rFonts w:ascii="Arial Unicode MS" w:cs="Arial Unicode MS" w:eastAsia="Arial Unicode MS" w:hAnsi="Arial Unicode MS"/>
          <w:rtl w:val="0"/>
        </w:rPr>
        <w:t xml:space="preserve">広告から見込み客を獲得した後、まずは低単価のフロントエンド商品を販売。その後、ミドルエンド、バックエンドと段階的に高単価な商品をオファーする「トリップワイヤーファネル」を構築しました。</w:t>
      </w:r>
    </w:p>
    <w:p w:rsidR="00000000" w:rsidDel="00000000" w:rsidP="00000000" w:rsidRDefault="00000000" w:rsidRPr="00000000" w14:paraId="0000118B">
      <w:pPr>
        <w:rPr/>
      </w:pPr>
      <w:r w:rsidDel="00000000" w:rsidR="00000000" w:rsidRPr="00000000">
        <w:rPr>
          <w:rtl w:val="0"/>
        </w:rPr>
      </w:r>
    </w:p>
    <w:p w:rsidR="00000000" w:rsidDel="00000000" w:rsidP="00000000" w:rsidRDefault="00000000" w:rsidRPr="00000000" w14:paraId="0000118C">
      <w:pPr>
        <w:rPr>
          <w:b w:val="1"/>
          <w:bCs w:val="1"/>
        </w:rPr>
      </w:pPr>
      <w:r w:rsidDel="00000000" w:rsidR="00000000" w:rsidRPr="00000000">
        <w:rPr>
          <w:rFonts w:ascii="Arial Unicode MS" w:cs="Arial Unicode MS" w:eastAsia="Arial Unicode MS" w:hAnsi="Arial Unicode MS"/>
          <w:b w:val="1"/>
          <w:bCs w:val="1"/>
          <w:rtl w:val="0"/>
        </w:rPr>
        <w:t xml:space="preserve">【アップセル購入ボタン要素】ワンクリック・アップセルの実装</w:t>
      </w:r>
    </w:p>
    <w:p w:rsidR="00000000" w:rsidDel="00000000" w:rsidP="00000000" w:rsidRDefault="00000000" w:rsidRPr="00000000" w14:paraId="0000118D">
      <w:pPr>
        <w:rPr/>
      </w:pPr>
      <w:r w:rsidDel="00000000" w:rsidR="00000000" w:rsidRPr="00000000">
        <w:rPr>
          <w:rFonts w:ascii="Arial Unicode MS" w:cs="Arial Unicode MS" w:eastAsia="Arial Unicode MS" w:hAnsi="Arial Unicode MS"/>
          <w:rtl w:val="0"/>
        </w:rPr>
        <w:t xml:space="preserve">フロントエンド商品購入直後のページに「アップセル購入ボタン」要素を設置し、クレジットカード情報の再入力なしで即座にミドルエンド商品を購入できる「ワンクリック決済」を導入しました。購入意欲が最も高いタイミングで、決済の手間を極限まで減らすことで成約率を高めています。</w:t>
      </w:r>
    </w:p>
    <w:p w:rsidR="00000000" w:rsidDel="00000000" w:rsidP="00000000" w:rsidRDefault="00000000" w:rsidRPr="00000000" w14:paraId="0000118E">
      <w:pPr>
        <w:rPr/>
      </w:pPr>
      <w:r w:rsidDel="00000000" w:rsidR="00000000" w:rsidRPr="00000000">
        <w:rPr>
          <w:rtl w:val="0"/>
        </w:rPr>
      </w:r>
    </w:p>
    <w:p w:rsidR="00000000" w:rsidDel="00000000" w:rsidP="00000000" w:rsidRDefault="00000000" w:rsidRPr="00000000" w14:paraId="0000118F">
      <w:pPr>
        <w:rPr>
          <w:b w:val="1"/>
          <w:bCs w:val="1"/>
        </w:rPr>
      </w:pPr>
      <w:r w:rsidDel="00000000" w:rsidR="00000000" w:rsidRPr="00000000">
        <w:rPr>
          <w:rFonts w:ascii="Arial Unicode MS" w:cs="Arial Unicode MS" w:eastAsia="Arial Unicode MS" w:hAnsi="Arial Unicode MS"/>
          <w:b w:val="1"/>
          <w:bCs w:val="1"/>
          <w:rtl w:val="0"/>
        </w:rPr>
        <w:t xml:space="preserve">【会員サイト機能】サポート環境の集約</w:t>
      </w:r>
    </w:p>
    <w:p w:rsidR="00000000" w:rsidDel="00000000" w:rsidP="00000000" w:rsidRDefault="00000000" w:rsidRPr="00000000" w14:paraId="00001190">
      <w:pPr>
        <w:rPr/>
      </w:pPr>
      <w:r w:rsidDel="00000000" w:rsidR="00000000" w:rsidRPr="00000000">
        <w:rPr>
          <w:rFonts w:ascii="Arial Unicode MS" w:cs="Arial Unicode MS" w:eastAsia="Arial Unicode MS" w:hAnsi="Arial Unicode MS"/>
          <w:rtl w:val="0"/>
        </w:rPr>
        <w:t xml:space="preserve">ミドルエンド商品提供期間中の「個別添削」「Zoom作業会」「オフ会」といった伴走サポートの管理を、会員サイト内に一元化しました。複数のツールに分散していた案内や管理を一箇所に集約し、効率的な運営を実現しています。</w:t>
      </w:r>
    </w:p>
    <w:p w:rsidR="00000000" w:rsidDel="00000000" w:rsidP="00000000" w:rsidRDefault="00000000" w:rsidRPr="00000000" w14:paraId="00001191">
      <w:pPr>
        <w:rPr/>
      </w:pPr>
      <w:r w:rsidDel="00000000" w:rsidR="00000000" w:rsidRPr="00000000">
        <w:rPr>
          <w:rtl w:val="0"/>
        </w:rPr>
      </w:r>
    </w:p>
    <w:p w:rsidR="00000000" w:rsidDel="00000000" w:rsidP="00000000" w:rsidRDefault="00000000" w:rsidRPr="00000000" w14:paraId="00001192">
      <w:pPr>
        <w:rPr>
          <w:b w:val="1"/>
          <w:bCs w:val="1"/>
        </w:rPr>
      </w:pPr>
      <w:r w:rsidDel="00000000" w:rsidR="00000000" w:rsidRPr="00000000">
        <w:rPr>
          <w:rFonts w:ascii="Arial Unicode MS" w:cs="Arial Unicode MS" w:eastAsia="Arial Unicode MS" w:hAnsi="Arial Unicode MS"/>
          <w:b w:val="1"/>
          <w:bCs w:val="1"/>
          <w:rtl w:val="0"/>
        </w:rPr>
        <w:t xml:space="preserve">【決済連携設定】銀行振込からクレジット決済への移行</w:t>
      </w:r>
    </w:p>
    <w:p w:rsidR="00000000" w:rsidDel="00000000" w:rsidP="00000000" w:rsidRDefault="00000000" w:rsidRPr="00000000" w14:paraId="00001193">
      <w:pPr>
        <w:rPr/>
      </w:pPr>
      <w:r w:rsidDel="00000000" w:rsidR="00000000" w:rsidRPr="00000000">
        <w:rPr>
          <w:rFonts w:ascii="Arial Unicode MS" w:cs="Arial Unicode MS" w:eastAsia="Arial Unicode MS" w:hAnsi="Arial Unicode MS"/>
          <w:rtl w:val="0"/>
        </w:rPr>
        <w:t xml:space="preserve">UTAGEの「決済連携設定」を活用してクレジットカード決済を導入しました。これにより、銀行振込では手動対応が必要だった毎月の入金確認や消込作業といった事務コストをゼロにしています。</w:t>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rPr>
          <w:b w:val="1"/>
          <w:bCs w:val="1"/>
        </w:rPr>
      </w:pPr>
      <w:r w:rsidDel="00000000" w:rsidR="00000000" w:rsidRPr="00000000">
        <w:rPr>
          <w:rFonts w:ascii="Arial Unicode MS" w:cs="Arial Unicode MS" w:eastAsia="Arial Unicode MS" w:hAnsi="Arial Unicode MS"/>
          <w:b w:val="1"/>
          <w:bCs w:val="1"/>
          <w:rtl w:val="0"/>
        </w:rPr>
        <w:t xml:space="preserve">【商品管理機能】会員登録・案内の自動化</w:t>
      </w:r>
    </w:p>
    <w:p w:rsidR="00000000" w:rsidDel="00000000" w:rsidP="00000000" w:rsidRDefault="00000000" w:rsidRPr="00000000" w14:paraId="00001196">
      <w:pPr>
        <w:rPr/>
      </w:pPr>
      <w:r w:rsidDel="00000000" w:rsidR="00000000" w:rsidRPr="00000000">
        <w:rPr>
          <w:rFonts w:ascii="Arial Unicode MS" w:cs="Arial Unicode MS" w:eastAsia="Arial Unicode MS" w:hAnsi="Arial Unicode MS"/>
          <w:rtl w:val="0"/>
        </w:rPr>
        <w:t xml:space="preserve">商品管理の「購入後の動作設定」を活用し、決済完了と同時に顧客を会員サイトに登録し、ログイン情報が自動で届く仕組みを構築しました。</w:t>
      </w:r>
    </w:p>
    <w:p w:rsidR="00000000" w:rsidDel="00000000" w:rsidP="00000000" w:rsidRDefault="00000000" w:rsidRPr="00000000" w14:paraId="00001197">
      <w:pPr>
        <w:pStyle w:val="Heading4"/>
        <w:rPr/>
      </w:pPr>
      <w:bookmarkStart w:colFirst="0" w:colLast="0" w:name="_7eh9xum74uue" w:id="625"/>
      <w:bookmarkEnd w:id="625"/>
      <w:r w:rsidDel="00000000" w:rsidR="00000000" w:rsidRPr="00000000">
        <w:rPr>
          <w:rFonts w:ascii="Arial Unicode MS" w:cs="Arial Unicode MS" w:eastAsia="Arial Unicode MS" w:hAnsi="Arial Unicode MS"/>
          <w:rtl w:val="0"/>
        </w:rPr>
        <w:t xml:space="preserve">施策の背景にある戦略・意図</w:t>
      </w:r>
    </w:p>
    <w:p w:rsidR="00000000" w:rsidDel="00000000" w:rsidP="00000000" w:rsidRDefault="00000000" w:rsidRPr="00000000" w14:paraId="00001198">
      <w:pPr>
        <w:rPr/>
      </w:pPr>
      <w:r w:rsidDel="00000000" w:rsidR="00000000" w:rsidRPr="00000000">
        <w:rPr>
          <w:rFonts w:ascii="Arial Unicode MS" w:cs="Arial Unicode MS" w:eastAsia="Arial Unicode MS" w:hAnsi="Arial Unicode MS"/>
          <w:rtl w:val="0"/>
        </w:rPr>
        <w:t xml:space="preserve">現在運営しているグループでは、各分野で影響力のある方をメイン講師として起用する体制をとっています。</w:t>
      </w:r>
    </w:p>
    <w:p w:rsidR="00000000" w:rsidDel="00000000" w:rsidP="00000000" w:rsidRDefault="00000000" w:rsidRPr="00000000" w14:paraId="00001199">
      <w:pPr>
        <w:rPr/>
      </w:pPr>
      <w:r w:rsidDel="00000000" w:rsidR="00000000" w:rsidRPr="00000000">
        <w:rPr>
          <w:rtl w:val="0"/>
        </w:rPr>
      </w:r>
    </w:p>
    <w:p w:rsidR="00000000" w:rsidDel="00000000" w:rsidP="00000000" w:rsidRDefault="00000000" w:rsidRPr="00000000" w14:paraId="0000119A">
      <w:pPr>
        <w:rPr/>
      </w:pPr>
      <w:r w:rsidDel="00000000" w:rsidR="00000000" w:rsidRPr="00000000">
        <w:rPr>
          <w:rFonts w:ascii="Arial Unicode MS" w:cs="Arial Unicode MS" w:eastAsia="Arial Unicode MS" w:hAnsi="Arial Unicode MS"/>
          <w:rtl w:val="0"/>
        </w:rPr>
        <w:t xml:space="preserve">そのため、私が汎用的な業務を自動化し、フロントエンドからバックエンドまで一気通貫で、最低限のリソースで高いROI（投資対効果）を実現するファネルを構築する。これこそが、最終的に「参加者」と「講師」の双方にとって、最もWin-Winな形になると考えました。</w:t>
      </w:r>
    </w:p>
    <w:p w:rsidR="00000000" w:rsidDel="00000000" w:rsidP="00000000" w:rsidRDefault="00000000" w:rsidRPr="00000000" w14:paraId="0000119B">
      <w:pPr>
        <w:pStyle w:val="Heading4"/>
        <w:rPr/>
      </w:pPr>
      <w:bookmarkStart w:colFirst="0" w:colLast="0" w:name="_5lk4jou32fo" w:id="626"/>
      <w:bookmarkEnd w:id="626"/>
      <w:r w:rsidDel="00000000" w:rsidR="00000000" w:rsidRPr="00000000">
        <w:rPr>
          <w:rFonts w:ascii="Arial Unicode MS" w:cs="Arial Unicode MS" w:eastAsia="Arial Unicode MS" w:hAnsi="Arial Unicode MS"/>
          <w:rtl w:val="0"/>
        </w:rPr>
        <w:t xml:space="preserve">施策を成功させるための「コツ・工夫」</w:t>
      </w:r>
    </w:p>
    <w:p w:rsidR="00000000" w:rsidDel="00000000" w:rsidP="00000000" w:rsidRDefault="00000000" w:rsidRPr="00000000" w14:paraId="0000119C">
      <w:pPr>
        <w:rPr/>
      </w:pPr>
      <w:r w:rsidDel="00000000" w:rsidR="00000000" w:rsidRPr="00000000">
        <w:rPr>
          <w:rFonts w:ascii="Arial Unicode MS" w:cs="Arial Unicode MS" w:eastAsia="Arial Unicode MS" w:hAnsi="Arial Unicode MS"/>
          <w:rtl w:val="0"/>
        </w:rPr>
        <w:t xml:space="preserve">とにかく最速でローンチ（実験）することです。</w:t>
      </w:r>
    </w:p>
    <w:p w:rsidR="00000000" w:rsidDel="00000000" w:rsidP="00000000" w:rsidRDefault="00000000" w:rsidRPr="00000000" w14:paraId="0000119D">
      <w:pPr>
        <w:rPr/>
      </w:pPr>
      <w:r w:rsidDel="00000000" w:rsidR="00000000" w:rsidRPr="00000000">
        <w:rPr>
          <w:rtl w:val="0"/>
        </w:rPr>
      </w:r>
    </w:p>
    <w:p w:rsidR="00000000" w:rsidDel="00000000" w:rsidP="00000000" w:rsidRDefault="00000000" w:rsidRPr="00000000" w14:paraId="0000119E">
      <w:pPr>
        <w:rPr/>
      </w:pPr>
      <w:r w:rsidDel="00000000" w:rsidR="00000000" w:rsidRPr="00000000">
        <w:rPr>
          <w:rFonts w:ascii="Arial Unicode MS" w:cs="Arial Unicode MS" w:eastAsia="Arial Unicode MS" w:hAnsi="Arial Unicode MS"/>
          <w:rtl w:val="0"/>
        </w:rPr>
        <w:t xml:space="preserve">最初から完璧を目指すのではなく、まずは市場に出して反応を見ながら改善を繰り返すことが、結果的に成功への近道となりました。</w:t>
      </w:r>
    </w:p>
    <w:p w:rsidR="00000000" w:rsidDel="00000000" w:rsidP="00000000" w:rsidRDefault="00000000" w:rsidRPr="00000000" w14:paraId="0000119F">
      <w:pPr>
        <w:pStyle w:val="Heading3"/>
        <w:rPr/>
      </w:pPr>
      <w:bookmarkStart w:colFirst="0" w:colLast="0" w:name="_s0ubmvtcp32g" w:id="627"/>
      <w:bookmarkEnd w:id="627"/>
      <w:r w:rsidDel="00000000" w:rsidR="00000000" w:rsidRPr="00000000">
        <w:rPr>
          <w:rFonts w:ascii="Arial Unicode MS" w:cs="Arial Unicode MS" w:eastAsia="Arial Unicode MS" w:hAnsi="Arial Unicode MS"/>
          <w:rtl w:val="0"/>
        </w:rPr>
        <w:t xml:space="preserve">導入後の成果と変化</w:t>
      </w:r>
    </w:p>
    <w:p w:rsidR="00000000" w:rsidDel="00000000" w:rsidP="00000000" w:rsidRDefault="00000000" w:rsidRPr="00000000" w14:paraId="000011A0">
      <w:pPr>
        <w:pStyle w:val="Heading4"/>
        <w:rPr/>
      </w:pPr>
      <w:bookmarkStart w:colFirst="0" w:colLast="0" w:name="_ixwapp5idqy5" w:id="628"/>
      <w:bookmarkEnd w:id="628"/>
      <w:r w:rsidDel="00000000" w:rsidR="00000000" w:rsidRPr="00000000">
        <w:rPr>
          <w:rFonts w:ascii="Arial Unicode MS" w:cs="Arial Unicode MS" w:eastAsia="Arial Unicode MS" w:hAnsi="Arial Unicode MS"/>
          <w:rtl w:val="0"/>
        </w:rPr>
        <w:t xml:space="preserve">具体的な成果</w:t>
      </w:r>
    </w:p>
    <w:p w:rsidR="00000000" w:rsidDel="00000000" w:rsidP="00000000" w:rsidRDefault="00000000" w:rsidRPr="00000000" w14:paraId="000011A1">
      <w:pPr>
        <w:rPr/>
      </w:pPr>
      <w:r w:rsidDel="00000000" w:rsidR="00000000" w:rsidRPr="00000000">
        <w:rPr>
          <w:rFonts w:ascii="Arial Unicode MS" w:cs="Arial Unicode MS" w:eastAsia="Arial Unicode MS" w:hAnsi="Arial Unicode MS"/>
          <w:rtl w:val="0"/>
        </w:rPr>
        <w:t xml:space="preserve">分散していたツールをUTAGEに集約し、運営フローを自動化した結果、以下の成果が得られました。</w:t>
      </w:r>
    </w:p>
    <w:p w:rsidR="00000000" w:rsidDel="00000000" w:rsidP="00000000" w:rsidRDefault="00000000" w:rsidRPr="00000000" w14:paraId="000011A2">
      <w:pPr>
        <w:rPr/>
      </w:pPr>
      <w:r w:rsidDel="00000000" w:rsidR="00000000" w:rsidRPr="00000000">
        <w:rPr>
          <w:rtl w:val="0"/>
        </w:rPr>
      </w:r>
    </w:p>
    <w:p w:rsidR="00000000" w:rsidDel="00000000" w:rsidP="00000000" w:rsidRDefault="00000000" w:rsidRPr="00000000" w14:paraId="000011A3">
      <w:pPr>
        <w:numPr>
          <w:ilvl w:val="0"/>
          <w:numId w:val="19"/>
        </w:numPr>
        <w:ind w:left="720" w:hanging="360"/>
      </w:pPr>
      <w:r w:rsidDel="00000000" w:rsidR="00000000" w:rsidRPr="00000000">
        <w:rPr>
          <w:rFonts w:ascii="Arial Unicode MS" w:cs="Arial Unicode MS" w:eastAsia="Arial Unicode MS" w:hAnsi="Arial Unicode MS"/>
          <w:rtl w:val="0"/>
        </w:rPr>
        <w:t xml:space="preserve">受講生サポート数：1年間で約600名のサポートを実現（第1期は60名）</w:t>
      </w:r>
    </w:p>
    <w:p w:rsidR="00000000" w:rsidDel="00000000" w:rsidP="00000000" w:rsidRDefault="00000000" w:rsidRPr="00000000" w14:paraId="000011A4">
      <w:pPr>
        <w:numPr>
          <w:ilvl w:val="0"/>
          <w:numId w:val="19"/>
        </w:numPr>
        <w:ind w:left="720" w:hanging="360"/>
      </w:pPr>
      <w:r w:rsidDel="00000000" w:rsidR="00000000" w:rsidRPr="00000000">
        <w:rPr>
          <w:rFonts w:ascii="Arial Unicode MS" w:cs="Arial Unicode MS" w:eastAsia="Arial Unicode MS" w:hAnsi="Arial Unicode MS"/>
          <w:rtl w:val="0"/>
        </w:rPr>
        <w:t xml:space="preserve">手動対応の削減：銀行振込の確認や会員登録などの事務作業を自動化</w:t>
      </w:r>
    </w:p>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rPr/>
      </w:pPr>
      <w:r w:rsidDel="00000000" w:rsidR="00000000" w:rsidRPr="00000000">
        <w:rPr>
          <w:rFonts w:ascii="Arial Unicode MS" w:cs="Arial Unicode MS" w:eastAsia="Arial Unicode MS" w:hAnsi="Arial Unicode MS"/>
          <w:rtl w:val="0"/>
        </w:rPr>
        <w:t xml:space="preserve">これまでは手動で行っていた事務作業のほとんどをUTAGEに任せることで、手動での対応を「チャットサポート」と「オンライン講義」のみに集中できるようになりました。限られたリソースでも約600名規模のコミュニティを運営し、受講生に結果を出してもらえる体制を整えられています。</w:t>
      </w:r>
    </w:p>
    <w:p w:rsidR="00000000" w:rsidDel="00000000" w:rsidP="00000000" w:rsidRDefault="00000000" w:rsidRPr="00000000" w14:paraId="000011A7">
      <w:pPr>
        <w:pStyle w:val="Heading4"/>
        <w:rPr/>
      </w:pPr>
      <w:bookmarkStart w:colFirst="0" w:colLast="0" w:name="_rk9mg95x9f06" w:id="629"/>
      <w:bookmarkEnd w:id="629"/>
      <w:r w:rsidDel="00000000" w:rsidR="00000000" w:rsidRPr="00000000">
        <w:rPr>
          <w:rFonts w:ascii="Arial Unicode MS" w:cs="Arial Unicode MS" w:eastAsia="Arial Unicode MS" w:hAnsi="Arial Unicode MS"/>
          <w:rtl w:val="0"/>
        </w:rPr>
        <w:t xml:space="preserve">実感できた変化</w:t>
      </w:r>
    </w:p>
    <w:p w:rsidR="00000000" w:rsidDel="00000000" w:rsidP="00000000" w:rsidRDefault="00000000" w:rsidRPr="00000000" w14:paraId="000011A8">
      <w:pPr>
        <w:rPr/>
      </w:pPr>
      <w:r w:rsidDel="00000000" w:rsidR="00000000" w:rsidRPr="00000000">
        <w:rPr>
          <w:rFonts w:ascii="Arial Unicode MS" w:cs="Arial Unicode MS" w:eastAsia="Arial Unicode MS" w:hAnsi="Arial Unicode MS"/>
          <w:rtl w:val="0"/>
        </w:rPr>
        <w:t xml:space="preserve">私自身の変化としては、自動化によって時間的なゆとりが生まれ、精神的な負担が大幅に減りました。そのおかげで、地方でのオフ会開催や、家族と過ごす時間を増やすことができています。</w:t>
      </w:r>
    </w:p>
    <w:p w:rsidR="00000000" w:rsidDel="00000000" w:rsidP="00000000" w:rsidRDefault="00000000" w:rsidRPr="00000000" w14:paraId="000011A9">
      <w:pPr>
        <w:rPr/>
      </w:pPr>
      <w:r w:rsidDel="00000000" w:rsidR="00000000" w:rsidRPr="00000000">
        <w:rPr>
          <w:rtl w:val="0"/>
        </w:rPr>
      </w:r>
    </w:p>
    <w:p w:rsidR="00000000" w:rsidDel="00000000" w:rsidP="00000000" w:rsidRDefault="00000000" w:rsidRPr="00000000" w14:paraId="000011AA">
      <w:pPr>
        <w:rPr/>
      </w:pPr>
      <w:r w:rsidDel="00000000" w:rsidR="00000000" w:rsidRPr="00000000">
        <w:rPr>
          <w:rFonts w:ascii="Arial Unicode MS" w:cs="Arial Unicode MS" w:eastAsia="Arial Unicode MS" w:hAnsi="Arial Unicode MS"/>
          <w:rtl w:val="0"/>
        </w:rPr>
        <w:t xml:space="preserve">また、空いた時間で次のステージに向けた計画や、さらなる自動化、広告改善など、ビジネスの拡大に注力できるようになりました。</w:t>
      </w:r>
    </w:p>
    <w:p w:rsidR="00000000" w:rsidDel="00000000" w:rsidP="00000000" w:rsidRDefault="00000000" w:rsidRPr="00000000" w14:paraId="000011AB">
      <w:pPr>
        <w:rPr/>
      </w:pPr>
      <w:r w:rsidDel="00000000" w:rsidR="00000000" w:rsidRPr="00000000">
        <w:rPr>
          <w:rtl w:val="0"/>
        </w:rPr>
      </w:r>
    </w:p>
    <w:p w:rsidR="00000000" w:rsidDel="00000000" w:rsidP="00000000" w:rsidRDefault="00000000" w:rsidRPr="00000000" w14:paraId="000011AC">
      <w:pPr>
        <w:rPr/>
      </w:pPr>
      <w:r w:rsidDel="00000000" w:rsidR="00000000" w:rsidRPr="00000000">
        <w:rPr>
          <w:rFonts w:ascii="Arial Unicode MS" w:cs="Arial Unicode MS" w:eastAsia="Arial Unicode MS" w:hAnsi="Arial Unicode MS"/>
          <w:rtl w:val="0"/>
        </w:rPr>
        <w:t xml:space="preserve">参加メンバー目線では、自動化によってレスポンスの待ち時間やヒューマンエラーが減少しています。また、直接評価されにくい部分ではありますが、事務作業を圧縮して生まれた時間をそのまま受講生への価値提供（ギブ）に充てられるため、現在進行形でコンテンツの追加や改善に努めることができています。</w:t>
      </w:r>
    </w:p>
    <w:p w:rsidR="00000000" w:rsidDel="00000000" w:rsidP="00000000" w:rsidRDefault="00000000" w:rsidRPr="00000000" w14:paraId="000011AD">
      <w:pPr>
        <w:pStyle w:val="Heading4"/>
        <w:rPr/>
      </w:pPr>
      <w:bookmarkStart w:colFirst="0" w:colLast="0" w:name="_s1uc6gxlrcep" w:id="630"/>
      <w:bookmarkEnd w:id="630"/>
      <w:r w:rsidDel="00000000" w:rsidR="00000000" w:rsidRPr="00000000">
        <w:rPr>
          <w:rFonts w:ascii="Arial Unicode MS" w:cs="Arial Unicode MS" w:eastAsia="Arial Unicode MS" w:hAnsi="Arial Unicode MS"/>
          <w:rtl w:val="0"/>
        </w:rPr>
        <w:t xml:space="preserve">今後の事業展望</w:t>
      </w:r>
    </w:p>
    <w:p w:rsidR="00000000" w:rsidDel="00000000" w:rsidP="00000000" w:rsidRDefault="00000000" w:rsidRPr="00000000" w14:paraId="000011AE">
      <w:pPr>
        <w:rPr/>
      </w:pPr>
      <w:r w:rsidDel="00000000" w:rsidR="00000000" w:rsidRPr="00000000">
        <w:rPr>
          <w:rFonts w:ascii="Arial Unicode MS" w:cs="Arial Unicode MS" w:eastAsia="Arial Unicode MS" w:hAnsi="Arial Unicode MS"/>
          <w:rtl w:val="0"/>
        </w:rPr>
        <w:t xml:space="preserve">今回の成果で得られた「600名のサポート自動化」のナレッジを生かし、今後はコンテンツホルダー向けの支援事業をローンチする予定です。</w:t>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rPr/>
      </w:pPr>
      <w:r w:rsidDel="00000000" w:rsidR="00000000" w:rsidRPr="00000000">
        <w:rPr>
          <w:rFonts w:ascii="Arial Unicode MS" w:cs="Arial Unicode MS" w:eastAsia="Arial Unicode MS" w:hAnsi="Arial Unicode MS"/>
          <w:rtl w:val="0"/>
        </w:rPr>
        <w:t xml:space="preserve">広告による集客からコミュニティの構築・安定化までを一貫してサポートすることで、「顧客」と「運営」の双方がWin-Winの関係で笑顔になれるよう、お手伝いをしていきたいと考えています。</w:t>
      </w:r>
    </w:p>
    <w:p w:rsidR="00000000" w:rsidDel="00000000" w:rsidP="00000000" w:rsidRDefault="00000000" w:rsidRPr="00000000" w14:paraId="000011B1">
      <w:pPr>
        <w:pStyle w:val="Heading3"/>
        <w:rPr/>
      </w:pPr>
      <w:bookmarkStart w:colFirst="0" w:colLast="0" w:name="_c2m65qqstfm4" w:id="631"/>
      <w:bookmarkEnd w:id="631"/>
      <w:r w:rsidDel="00000000" w:rsidR="00000000" w:rsidRPr="00000000">
        <w:rPr>
          <w:rFonts w:ascii="Arial Unicode MS" w:cs="Arial Unicode MS" w:eastAsia="Arial Unicode MS" w:hAnsi="Arial Unicode MS"/>
          <w:rtl w:val="0"/>
        </w:rPr>
        <w:t xml:space="preserve">UTAGEユーザーへのメッセージ</w:t>
      </w:r>
    </w:p>
    <w:p w:rsidR="00000000" w:rsidDel="00000000" w:rsidP="00000000" w:rsidRDefault="00000000" w:rsidRPr="00000000" w14:paraId="000011B2">
      <w:pPr>
        <w:rPr/>
      </w:pPr>
      <w:r w:rsidDel="00000000" w:rsidR="00000000" w:rsidRPr="00000000">
        <w:rPr>
          <w:rFonts w:ascii="Arial Unicode MS" w:cs="Arial Unicode MS" w:eastAsia="Arial Unicode MS" w:hAnsi="Arial Unicode MS"/>
          <w:rtl w:val="0"/>
        </w:rPr>
        <w:t xml:space="preserve">「今の私には、まだUTAGEは早い」と思っていませんか？ その「今」は、おそらくずっと続きます。</w:t>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pPr>
      <w:r w:rsidDel="00000000" w:rsidR="00000000" w:rsidRPr="00000000">
        <w:rPr>
          <w:rFonts w:ascii="Arial Unicode MS" w:cs="Arial Unicode MS" w:eastAsia="Arial Unicode MS" w:hAnsi="Arial Unicode MS"/>
          <w:rtl w:val="0"/>
        </w:rPr>
        <w:t xml:space="preserve">「このレベルになったから使うべき」という目安はありません。もし迷っているなら、まさに今がその時です。</w:t>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rPr>
          <w:rFonts w:ascii="Arial Unicode MS" w:cs="Arial Unicode MS" w:eastAsia="Arial Unicode MS" w:hAnsi="Arial Unicode MS"/>
          <w:rtl w:val="0"/>
        </w:rPr>
        <w:t xml:space="preserve">私自身、過去には「月額2万円はきついから、早く稼げるようになろう」「こんな便利なツールは広まるから、早く使いこなして自分の商品にしよう」と、UTAGEの活用を前提にビジネスを組み立ててきました。</w:t>
      </w:r>
    </w:p>
    <w:p w:rsidR="00000000" w:rsidDel="00000000" w:rsidP="00000000" w:rsidRDefault="00000000" w:rsidRPr="00000000" w14:paraId="000011B7">
      <w:pPr>
        <w:rPr/>
      </w:pPr>
      <w:r w:rsidDel="00000000" w:rsidR="00000000" w:rsidRPr="00000000">
        <w:rPr>
          <w:rtl w:val="0"/>
        </w:rPr>
      </w:r>
    </w:p>
    <w:p w:rsidR="00000000" w:rsidDel="00000000" w:rsidP="00000000" w:rsidRDefault="00000000" w:rsidRPr="00000000" w14:paraId="000011B8">
      <w:pPr>
        <w:rPr/>
      </w:pPr>
      <w:r w:rsidDel="00000000" w:rsidR="00000000" w:rsidRPr="00000000">
        <w:rPr>
          <w:rFonts w:ascii="Arial Unicode MS" w:cs="Arial Unicode MS" w:eastAsia="Arial Unicode MS" w:hAnsi="Arial Unicode MS"/>
          <w:rtl w:val="0"/>
        </w:rPr>
        <w:t xml:space="preserve">脳に汗をかきながら続けていけば、今の私のように「月額2万円なんて安すぎる！」と思える日が必ず来ます。</w:t>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Fonts w:ascii="Arial Unicode MS" w:cs="Arial Unicode MS" w:eastAsia="Arial Unicode MS" w:hAnsi="Arial Unicode MS"/>
          <w:rtl w:val="0"/>
        </w:rPr>
        <w:t xml:space="preserve">新しいことへの恐怖と不安を、ぜひ楽しんでいきましょう！</w:t>
      </w:r>
    </w:p>
    <w:p w:rsidR="00000000" w:rsidDel="00000000" w:rsidP="00000000" w:rsidRDefault="00000000" w:rsidRPr="00000000" w14:paraId="000011BB">
      <w:pPr>
        <w:pStyle w:val="Heading3"/>
        <w:rPr/>
      </w:pPr>
      <w:bookmarkStart w:colFirst="0" w:colLast="0" w:name="_t16d745evpjt" w:id="632"/>
      <w:bookmarkEnd w:id="632"/>
      <w:r w:rsidDel="00000000" w:rsidR="00000000" w:rsidRPr="00000000">
        <w:rPr>
          <w:rFonts w:ascii="Arial Unicode MS" w:cs="Arial Unicode MS" w:eastAsia="Arial Unicode MS" w:hAnsi="Arial Unicode MS"/>
          <w:rtl w:val="0"/>
        </w:rPr>
        <w:t xml:space="preserve">UTAGE運営者コメント</w:t>
      </w:r>
    </w:p>
    <w:p w:rsidR="00000000" w:rsidDel="00000000" w:rsidP="00000000" w:rsidRDefault="00000000" w:rsidRPr="00000000" w14:paraId="000011BC">
      <w:pPr>
        <w:rPr/>
      </w:pPr>
      <w:r w:rsidDel="00000000" w:rsidR="00000000" w:rsidRPr="00000000">
        <w:rPr>
          <w:rFonts w:ascii="Arial Unicode MS" w:cs="Arial Unicode MS" w:eastAsia="Arial Unicode MS" w:hAnsi="Arial Unicode MS"/>
          <w:rtl w:val="0"/>
        </w:rPr>
        <w:t xml:space="preserve">1年間で約600名の受講生をサポートしながら、品質を維持する。この難題を、ツールと人の役割分担でクリアされた好事例です。</w:t>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rFonts w:ascii="Arial Unicode MS" w:cs="Arial Unicode MS" w:eastAsia="Arial Unicode MS" w:hAnsi="Arial Unicode MS"/>
          <w:rtl w:val="0"/>
        </w:rPr>
        <w:t xml:space="preserve">齋藤様の素晴らしい点は、「人がやるべきこと」と「システムに任せること」の線引きが非常に明確なことです。</w:t>
      </w:r>
    </w:p>
    <w:p w:rsidR="00000000" w:rsidDel="00000000" w:rsidP="00000000" w:rsidRDefault="00000000" w:rsidRPr="00000000" w14:paraId="000011BF">
      <w:pPr>
        <w:rPr/>
      </w:pPr>
      <w:r w:rsidDel="00000000" w:rsidR="00000000" w:rsidRPr="00000000">
        <w:rPr>
          <w:rtl w:val="0"/>
        </w:rPr>
      </w:r>
    </w:p>
    <w:p w:rsidR="00000000" w:rsidDel="00000000" w:rsidP="00000000" w:rsidRDefault="00000000" w:rsidRPr="00000000" w14:paraId="000011C0">
      <w:pPr>
        <w:rPr/>
      </w:pPr>
      <w:r w:rsidDel="00000000" w:rsidR="00000000" w:rsidRPr="00000000">
        <w:rPr>
          <w:rFonts w:ascii="Arial Unicode MS" w:cs="Arial Unicode MS" w:eastAsia="Arial Unicode MS" w:hAnsi="Arial Unicode MS"/>
          <w:rtl w:val="0"/>
        </w:rPr>
        <w:t xml:space="preserve">「チャットサポート」や「講義」といった、直接的な価値提供に関わる部分はあえて手動（人手）を残し、それ以外の「集客」「決済」「会員登録」といった事務作業を徹底的に自動化されています。</w:t>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pPr>
      <w:r w:rsidDel="00000000" w:rsidR="00000000" w:rsidRPr="00000000">
        <w:rPr>
          <w:rFonts w:ascii="Arial Unicode MS" w:cs="Arial Unicode MS" w:eastAsia="Arial Unicode MS" w:hAnsi="Arial Unicode MS"/>
          <w:rtl w:val="0"/>
        </w:rPr>
        <w:t xml:space="preserve">今回採用された「トリップワイヤーファネル」は、最初に低価格商品（フロントエンド）を販売して顧客との信頼関係を築き、その後に上位商品（ミドルエンド・バックエンド）を提案する手法です。</w:t>
      </w:r>
    </w:p>
    <w:p w:rsidR="00000000" w:rsidDel="00000000" w:rsidP="00000000" w:rsidRDefault="00000000" w:rsidRPr="00000000" w14:paraId="000011C3">
      <w:pPr>
        <w:rPr/>
      </w:pPr>
      <w:r w:rsidDel="00000000" w:rsidR="00000000" w:rsidRPr="00000000">
        <w:rPr>
          <w:rtl w:val="0"/>
        </w:rPr>
      </w:r>
    </w:p>
    <w:p w:rsidR="00000000" w:rsidDel="00000000" w:rsidP="00000000" w:rsidRDefault="00000000" w:rsidRPr="00000000" w14:paraId="000011C4">
      <w:pPr>
        <w:rPr/>
      </w:pPr>
      <w:r w:rsidDel="00000000" w:rsidR="00000000" w:rsidRPr="00000000">
        <w:rPr>
          <w:rFonts w:ascii="Arial Unicode MS" w:cs="Arial Unicode MS" w:eastAsia="Arial Unicode MS" w:hAnsi="Arial Unicode MS"/>
          <w:rtl w:val="0"/>
        </w:rPr>
        <w:t xml:space="preserve">齋藤様のファネルには、購入直後の最も顧客の熱量が高いタイミングで、一度限りの特別な提案を行う「ワンタイムオファー（OTO）」が組み込まれています。UTAGEの「ワンクリック決済」機能と組み合わせることで成約率を最大化する工夫は、「アップセル購入ボタン」要素をご活用いただくことですぐに真似できるため、多くの方に取り入れていただきたい施策です。</w:t>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pPr>
      <w:r w:rsidDel="00000000" w:rsidR="00000000" w:rsidRPr="00000000">
        <w:rPr>
          <w:rFonts w:ascii="Arial Unicode MS" w:cs="Arial Unicode MS" w:eastAsia="Arial Unicode MS" w:hAnsi="Arial Unicode MS"/>
          <w:rtl w:val="0"/>
        </w:rPr>
        <w:t xml:space="preserve">また、会員サイト内で各種サポートの案内を一元管理されている点も、受講生が「どこを見ればいいか」迷う時間をなくす、非常に素晴らしい工夫だと感じました。</w:t>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pPr>
      <w:r w:rsidDel="00000000" w:rsidR="00000000" w:rsidRPr="00000000">
        <w:rPr>
          <w:rFonts w:ascii="Arial Unicode MS" w:cs="Arial Unicode MS" w:eastAsia="Arial Unicode MS" w:hAnsi="Arial Unicode MS"/>
          <w:rtl w:val="0"/>
        </w:rPr>
        <w:t xml:space="preserve">このような「情報の集約」は会員サイトの「お知らせ管理」機能を活用すると便利です。齋藤様のように「Zoom作業会」や「オフ会」といった更新性の高い情報を扱う際、この機能を使えば会員サイトのトップに「お知らせ」を固定表示させることができます。チャットツールでは流れてしまいがちな連絡事項も、受講生がログインするたびに必ず目に入る場所に掲示することで、確認漏れや「リンクはどこですか？」といった個別のお問い合わせを未然に防ぐことが可能です。</w:t>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Fonts w:ascii="Arial Unicode MS" w:cs="Arial Unicode MS" w:eastAsia="Arial Unicode MS" w:hAnsi="Arial Unicode MS"/>
          <w:rtl w:val="0"/>
        </w:rPr>
        <w:t xml:space="preserve">事務作業を圧縮して生まれた時間を、参加者への「ギブ（価値提供）」に充てる。そう捉えて実践されている齋藤様の姿勢から、「ツールによる自動化」と「人による手厚いサポート」の両立こそが、顧客満足度を高める鍵なのだと改めて実感しました。</w:t>
      </w:r>
    </w:p>
    <w:p w:rsidR="00000000" w:rsidDel="00000000" w:rsidP="00000000" w:rsidRDefault="00000000" w:rsidRPr="00000000" w14:paraId="000011CB">
      <w:pPr>
        <w:pStyle w:val="Heading4"/>
        <w:rPr/>
      </w:pPr>
      <w:bookmarkStart w:colFirst="0" w:colLast="0" w:name="_vfw58vj212np" w:id="633"/>
      <w:bookmarkEnd w:id="633"/>
      <w:r w:rsidDel="00000000" w:rsidR="00000000" w:rsidRPr="00000000">
        <w:rPr>
          <w:rFonts w:ascii="Arial Unicode MS" w:cs="Arial Unicode MS" w:eastAsia="Arial Unicode MS" w:hAnsi="Arial Unicode MS"/>
          <w:rtl w:val="0"/>
        </w:rPr>
        <w:t xml:space="preserve">明日からできる3つのアクション</w:t>
      </w:r>
    </w:p>
    <w:p w:rsidR="00000000" w:rsidDel="00000000" w:rsidP="00000000" w:rsidRDefault="00000000" w:rsidRPr="00000000" w14:paraId="000011CC">
      <w:pPr>
        <w:rPr/>
      </w:pPr>
      <w:r w:rsidDel="00000000" w:rsidR="00000000" w:rsidRPr="00000000">
        <w:rPr>
          <w:rFonts w:ascii="Arial Unicode MS" w:cs="Arial Unicode MS" w:eastAsia="Arial Unicode MS" w:hAnsi="Arial Unicode MS"/>
          <w:rtl w:val="0"/>
        </w:rPr>
        <w:t xml:space="preserve">以下の3つの中から、今のあなたにできそうなものを1つ選んで実践してみてください。</w:t>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numPr>
          <w:ilvl w:val="0"/>
          <w:numId w:val="45"/>
        </w:numPr>
        <w:ind w:left="720" w:hanging="360"/>
        <w:rPr>
          <w:u w:val="none"/>
        </w:rPr>
      </w:pPr>
      <w:r w:rsidDel="00000000" w:rsidR="00000000" w:rsidRPr="00000000">
        <w:rPr>
          <w:rFonts w:ascii="Arial Unicode MS" w:cs="Arial Unicode MS" w:eastAsia="Arial Unicode MS" w:hAnsi="Arial Unicode MS"/>
          <w:b w:val="1"/>
          <w:bCs w:val="1"/>
          <w:rtl w:val="0"/>
        </w:rPr>
        <w:t xml:space="preserve">【成約率の向上】VSL（動画）の設置</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商品販売ページに「VSL（セールス動画）」を設置し、商品の魅力を自動でプレゼンしてくれる仕組みを作る。</w:t>
      </w:r>
    </w:p>
    <w:p w:rsidR="00000000" w:rsidDel="00000000" w:rsidP="00000000" w:rsidRDefault="00000000" w:rsidRPr="00000000" w14:paraId="000011CF">
      <w:pPr>
        <w:ind w:left="0" w:firstLine="0"/>
        <w:rPr/>
      </w:pPr>
      <w:r w:rsidDel="00000000" w:rsidR="00000000" w:rsidRPr="00000000">
        <w:rPr>
          <w:rtl w:val="0"/>
        </w:rPr>
      </w:r>
    </w:p>
    <w:p w:rsidR="00000000" w:rsidDel="00000000" w:rsidP="00000000" w:rsidRDefault="00000000" w:rsidRPr="00000000" w14:paraId="000011D0">
      <w:pPr>
        <w:numPr>
          <w:ilvl w:val="0"/>
          <w:numId w:val="45"/>
        </w:numPr>
        <w:ind w:left="720" w:hanging="360"/>
        <w:rPr>
          <w:u w:val="none"/>
        </w:rPr>
      </w:pPr>
      <w:r w:rsidDel="00000000" w:rsidR="00000000" w:rsidRPr="00000000">
        <w:rPr>
          <w:rFonts w:ascii="Arial Unicode MS" w:cs="Arial Unicode MS" w:eastAsia="Arial Unicode MS" w:hAnsi="Arial Unicode MS"/>
          <w:b w:val="1"/>
          <w:bCs w:val="1"/>
          <w:rtl w:val="0"/>
        </w:rPr>
        <w:t xml:space="preserve">【事務の削減】案内情報の会員サイト集約</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教材だけでなく、これまでチャットやLINEで都度案内していた「Zoom作業会」や「オフ会」などの開催情報を、会員サイトの「お知らせ管理」などを活用して集約し、連絡作業の手間を減らす。</w:t>
      </w:r>
    </w:p>
    <w:p w:rsidR="00000000" w:rsidDel="00000000" w:rsidP="00000000" w:rsidRDefault="00000000" w:rsidRPr="00000000" w14:paraId="000011D1">
      <w:pPr>
        <w:ind w:left="0" w:firstLine="0"/>
        <w:rPr/>
      </w:pPr>
      <w:r w:rsidDel="00000000" w:rsidR="00000000" w:rsidRPr="00000000">
        <w:rPr>
          <w:rtl w:val="0"/>
        </w:rPr>
      </w:r>
    </w:p>
    <w:p w:rsidR="00000000" w:rsidDel="00000000" w:rsidP="00000000" w:rsidRDefault="00000000" w:rsidRPr="00000000" w14:paraId="000011D2">
      <w:pPr>
        <w:numPr>
          <w:ilvl w:val="0"/>
          <w:numId w:val="45"/>
        </w:numPr>
        <w:ind w:left="720" w:hanging="360"/>
        <w:rPr>
          <w:u w:val="none"/>
        </w:rPr>
      </w:pPr>
      <w:r w:rsidDel="00000000" w:rsidR="00000000" w:rsidRPr="00000000">
        <w:rPr>
          <w:rFonts w:ascii="Arial Unicode MS" w:cs="Arial Unicode MS" w:eastAsia="Arial Unicode MS" w:hAnsi="Arial Unicode MS"/>
          <w:b w:val="1"/>
          <w:bCs w:val="1"/>
          <w:rtl w:val="0"/>
        </w:rPr>
        <w:t xml:space="preserve">【単価アップ】ワンクリック決済の導入</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フロントエンド商品（低価格商品）を販売している場合は、購入直後のページに「アップセル購入ボタン」要素を設置する。これにより上位商品を即座に提案する「ワンタイムオファー」を取り入れ、顧客単価を高める。</w:t>
      </w:r>
    </w:p>
    <w:p w:rsidR="00000000" w:rsidDel="00000000" w:rsidP="00000000" w:rsidRDefault="00000000" w:rsidRPr="00000000" w14:paraId="000011D3">
      <w:pPr>
        <w:rPr/>
      </w:pPr>
      <w:r w:rsidDel="00000000" w:rsidR="00000000" w:rsidRPr="00000000">
        <w:rPr>
          <w:rtl w:val="0"/>
        </w:rPr>
      </w:r>
    </w:p>
    <w:p w:rsidR="00000000" w:rsidDel="00000000" w:rsidP="00000000" w:rsidRDefault="00000000" w:rsidRPr="00000000" w14:paraId="000011D4">
      <w:pPr>
        <w:rPr/>
      </w:pPr>
      <w:r w:rsidDel="00000000" w:rsidR="00000000" w:rsidRPr="00000000">
        <w:rPr>
          <w:rtl w:val="0"/>
        </w:rPr>
      </w:r>
    </w:p>
    <w:p w:rsidR="00000000" w:rsidDel="00000000" w:rsidP="00000000" w:rsidRDefault="00000000" w:rsidRPr="00000000" w14:paraId="000011D5">
      <w:pPr>
        <w:rPr/>
      </w:pPr>
      <w:r w:rsidDel="00000000" w:rsidR="00000000" w:rsidRPr="00000000">
        <w:br w:type="page"/>
      </w:r>
      <w:r w:rsidDel="00000000" w:rsidR="00000000" w:rsidRPr="00000000">
        <w:rPr>
          <w:rtl w:val="0"/>
        </w:rPr>
      </w:r>
    </w:p>
    <w:p w:rsidR="00000000" w:rsidDel="00000000" w:rsidP="00000000" w:rsidRDefault="00000000" w:rsidRPr="00000000" w14:paraId="000011D6">
      <w:pPr>
        <w:pStyle w:val="Heading1"/>
        <w:rPr/>
      </w:pPr>
      <w:bookmarkStart w:colFirst="0" w:colLast="0" w:name="_oryiz2u6tfkn" w:id="634"/>
      <w:bookmarkEnd w:id="634"/>
      <w:r w:rsidDel="00000000" w:rsidR="00000000" w:rsidRPr="00000000">
        <w:rPr>
          <w:rFonts w:ascii="Arial Unicode MS" w:cs="Arial Unicode MS" w:eastAsia="Arial Unicode MS" w:hAnsi="Arial Unicode MS"/>
          <w:rtl w:val="0"/>
        </w:rPr>
        <w:t xml:space="preserve">いのうえ ゆうこ 様</w:t>
      </w:r>
    </w:p>
    <w:p w:rsidR="00000000" w:rsidDel="00000000" w:rsidP="00000000" w:rsidRDefault="00000000" w:rsidRPr="00000000" w14:paraId="000011D7">
      <w:pPr>
        <w:rPr/>
      </w:pPr>
      <w:r w:rsidDel="00000000" w:rsidR="00000000" w:rsidRPr="00000000">
        <w:rPr>
          <w:rFonts w:ascii="Arial Unicode MS" w:cs="Arial Unicode MS" w:eastAsia="Arial Unicode MS" w:hAnsi="Arial Unicode MS"/>
          <w:rtl w:val="0"/>
        </w:rPr>
        <w:t xml:space="preserve">（ポイ活講座・オンラインサロン運営）</w:t>
      </w:r>
    </w:p>
    <w:p w:rsidR="00000000" w:rsidDel="00000000" w:rsidP="00000000" w:rsidRDefault="00000000" w:rsidRPr="00000000" w14:paraId="000011D8">
      <w:pPr>
        <w:pStyle w:val="Heading2"/>
        <w:rPr/>
      </w:pPr>
      <w:bookmarkStart w:colFirst="0" w:colLast="0" w:name="_3mgmrfo9169l" w:id="635"/>
      <w:bookmarkEnd w:id="635"/>
      <w:r w:rsidDel="00000000" w:rsidR="00000000" w:rsidRPr="00000000">
        <w:rPr>
          <w:rFonts w:ascii="Arial Unicode MS" w:cs="Arial Unicode MS" w:eastAsia="Arial Unicode MS" w:hAnsi="Arial Unicode MS"/>
          <w:rtl w:val="0"/>
        </w:rPr>
        <w:t xml:space="preserve">「7人×2ヶ月」の準備期間を「1人×1日」に短縮！</w:t>
        <w:br w:type="textWrapping"/>
        <w:t xml:space="preserve">外注依存を脱却する”ローンチ内製化”の仕組み</w:t>
      </w:r>
    </w:p>
    <w:p w:rsidR="00000000" w:rsidDel="00000000" w:rsidP="00000000" w:rsidRDefault="00000000" w:rsidRPr="00000000" w14:paraId="000011D9">
      <w:pPr>
        <w:numPr>
          <w:ilvl w:val="0"/>
          <w:numId w:val="96"/>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ローンチ準備工数：「7人×2ヶ月」 → 「1人×1日」</w:t>
      </w:r>
    </w:p>
    <w:p w:rsidR="00000000" w:rsidDel="00000000" w:rsidP="00000000" w:rsidRDefault="00000000" w:rsidRPr="00000000" w14:paraId="000011DA">
      <w:pPr>
        <w:numPr>
          <w:ilvl w:val="0"/>
          <w:numId w:val="96"/>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売上：年商1億円以上</w:t>
      </w:r>
    </w:p>
    <w:p w:rsidR="00000000" w:rsidDel="00000000" w:rsidP="00000000" w:rsidRDefault="00000000" w:rsidRPr="00000000" w14:paraId="000011DB">
      <w:pPr>
        <w:pStyle w:val="Heading3"/>
        <w:rPr/>
      </w:pPr>
      <w:bookmarkStart w:colFirst="0" w:colLast="0" w:name="_bgvu9oqswtux" w:id="636"/>
      <w:bookmarkEnd w:id="636"/>
      <w:r w:rsidDel="00000000" w:rsidR="00000000" w:rsidRPr="00000000">
        <w:rPr>
          <w:rFonts w:ascii="Arial Unicode MS" w:cs="Arial Unicode MS" w:eastAsia="Arial Unicode MS" w:hAnsi="Arial Unicode MS"/>
          <w:rtl w:val="0"/>
        </w:rPr>
        <w:t xml:space="preserve">この事例のポイント</w:t>
      </w:r>
    </w:p>
    <w:p w:rsidR="00000000" w:rsidDel="00000000" w:rsidP="00000000" w:rsidRDefault="00000000" w:rsidRPr="00000000" w14:paraId="000011DC">
      <w:pPr>
        <w:rPr/>
      </w:pPr>
      <w:r w:rsidDel="00000000" w:rsidR="00000000" w:rsidRPr="00000000">
        <w:rPr>
          <w:rtl w:val="0"/>
        </w:rPr>
      </w:r>
    </w:p>
    <w:p w:rsidR="00000000" w:rsidDel="00000000" w:rsidP="00000000" w:rsidRDefault="00000000" w:rsidRPr="00000000" w14:paraId="000011DD">
      <w:pPr>
        <w:rPr>
          <w:b w:val="1"/>
          <w:bCs w:val="1"/>
        </w:rPr>
      </w:pPr>
      <w:r w:rsidDel="00000000" w:rsidR="00000000" w:rsidRPr="00000000">
        <w:rPr>
          <w:rFonts w:ascii="Arial Unicode MS" w:cs="Arial Unicode MS" w:eastAsia="Arial Unicode MS" w:hAnsi="Arial Unicode MS"/>
          <w:b w:val="1"/>
          <w:bCs w:val="1"/>
          <w:rtl w:val="0"/>
        </w:rPr>
        <w:t xml:space="preserve">テンプレート活用で準備期間を短縮。少人数で回す「ローンチ内製化」</w:t>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rFonts w:ascii="Arial Unicode MS" w:cs="Arial Unicode MS" w:eastAsia="Arial Unicode MS" w:hAnsi="Arial Unicode MS"/>
          <w:rtl w:val="0"/>
        </w:rPr>
        <w:t xml:space="preserve">大規模なローンチを繰り返す事業モデルにおいて、準備にかかる膨大な工数と複雑な進行管理は、運営者を疲弊させる大きな課題です。</w:t>
      </w:r>
    </w:p>
    <w:p w:rsidR="00000000" w:rsidDel="00000000" w:rsidP="00000000" w:rsidRDefault="00000000" w:rsidRPr="00000000" w14:paraId="000011E0">
      <w:pPr>
        <w:rPr/>
      </w:pPr>
      <w:r w:rsidDel="00000000" w:rsidR="00000000" w:rsidRPr="00000000">
        <w:rPr>
          <w:rtl w:val="0"/>
        </w:rPr>
      </w:r>
    </w:p>
    <w:p w:rsidR="00000000" w:rsidDel="00000000" w:rsidP="00000000" w:rsidRDefault="00000000" w:rsidRPr="00000000" w14:paraId="000011E1">
      <w:pPr>
        <w:rPr/>
      </w:pPr>
      <w:r w:rsidDel="00000000" w:rsidR="00000000" w:rsidRPr="00000000">
        <w:rPr>
          <w:rFonts w:ascii="Arial Unicode MS" w:cs="Arial Unicode MS" w:eastAsia="Arial Unicode MS" w:hAnsi="Arial Unicode MS"/>
          <w:rtl w:val="0"/>
        </w:rPr>
        <w:t xml:space="preserve">本事例では、ツールと外注に依存した体制をUTAGEに一本化。ファネルの「テンプレ化」で業務を内製化し、1〜2ヶ月の準備期間を「わずか1日」へ短縮されました。 さらに、常に申し込みを受け付ける「エバーグリーンローンチ」を導入することで売上を安定させ、生まれた余力で顧客対応の質も高めています。</w:t>
      </w:r>
    </w:p>
    <w:p w:rsidR="00000000" w:rsidDel="00000000" w:rsidP="00000000" w:rsidRDefault="00000000" w:rsidRPr="00000000" w14:paraId="000011E2">
      <w:pPr>
        <w:rPr/>
      </w:pPr>
      <w:r w:rsidDel="00000000" w:rsidR="00000000" w:rsidRPr="00000000">
        <w:rPr>
          <w:rtl w:val="0"/>
        </w:rPr>
      </w:r>
    </w:p>
    <w:p w:rsidR="00000000" w:rsidDel="00000000" w:rsidP="00000000" w:rsidRDefault="00000000" w:rsidRPr="00000000" w14:paraId="000011E3">
      <w:pPr>
        <w:rPr/>
      </w:pPr>
      <w:r w:rsidDel="00000000" w:rsidR="00000000" w:rsidRPr="00000000">
        <w:rPr>
          <w:rFonts w:ascii="Arial Unicode MS" w:cs="Arial Unicode MS" w:eastAsia="Arial Unicode MS" w:hAnsi="Arial Unicode MS"/>
          <w:rtl w:val="0"/>
        </w:rPr>
        <w:t xml:space="preserve">「多人数で行う煩雑な業務をシンプルにしたい」「プロモーション準備のたびに現場が疲弊している」という方に、売上を維持しながらも業務を仕組み化するヒントをお届けします。</w:t>
      </w:r>
    </w:p>
    <w:p w:rsidR="00000000" w:rsidDel="00000000" w:rsidP="00000000" w:rsidRDefault="00000000" w:rsidRPr="00000000" w14:paraId="000011E4">
      <w:pPr>
        <w:pStyle w:val="Heading3"/>
        <w:rPr/>
      </w:pPr>
      <w:bookmarkStart w:colFirst="0" w:colLast="0" w:name="_xzx5fr569w0e" w:id="637"/>
      <w:bookmarkEnd w:id="637"/>
      <w:r w:rsidDel="00000000" w:rsidR="00000000" w:rsidRPr="00000000">
        <w:rPr>
          <w:rFonts w:ascii="Arial Unicode MS" w:cs="Arial Unicode MS" w:eastAsia="Arial Unicode MS" w:hAnsi="Arial Unicode MS"/>
          <w:rtl w:val="0"/>
        </w:rPr>
        <w:t xml:space="preserve">事業概要</w:t>
      </w:r>
    </w:p>
    <w:p w:rsidR="00000000" w:rsidDel="00000000" w:rsidP="00000000" w:rsidRDefault="00000000" w:rsidRPr="00000000" w14:paraId="000011E5">
      <w:pPr>
        <w:rPr/>
      </w:pPr>
      <w:r w:rsidDel="00000000" w:rsidR="00000000" w:rsidRPr="00000000">
        <w:rPr>
          <w:rFonts w:ascii="Arial Unicode MS" w:cs="Arial Unicode MS" w:eastAsia="Arial Unicode MS" w:hAnsi="Arial Unicode MS"/>
          <w:rtl w:val="0"/>
        </w:rPr>
        <w:t xml:space="preserve">楽天市場での買い物を通じて、無理なく継続的に月2〜3万ポイントを貯め続けるためのポイ活講座および、それに付随するオンラインサロンを運営。家計の負担を減らし、お金・心・体に余裕を生み出すライフスタイルを提案。</w:t>
      </w:r>
    </w:p>
    <w:p w:rsidR="00000000" w:rsidDel="00000000" w:rsidP="00000000" w:rsidRDefault="00000000" w:rsidRPr="00000000" w14:paraId="000011E6">
      <w:pPr>
        <w:pStyle w:val="Heading3"/>
        <w:rPr/>
      </w:pPr>
      <w:bookmarkStart w:colFirst="0" w:colLast="0" w:name="_65vqr9cb16kl" w:id="638"/>
      <w:bookmarkEnd w:id="638"/>
      <w:r w:rsidDel="00000000" w:rsidR="00000000" w:rsidRPr="00000000">
        <w:rPr>
          <w:rFonts w:ascii="Arial Unicode MS" w:cs="Arial Unicode MS" w:eastAsia="Arial Unicode MS" w:hAnsi="Arial Unicode MS"/>
          <w:rtl w:val="0"/>
        </w:rPr>
        <w:t xml:space="preserve">導入前のビジネス課題</w:t>
      </w:r>
    </w:p>
    <w:p w:rsidR="00000000" w:rsidDel="00000000" w:rsidP="00000000" w:rsidRDefault="00000000" w:rsidRPr="00000000" w14:paraId="000011E7">
      <w:pPr>
        <w:rPr/>
      </w:pPr>
      <w:r w:rsidDel="00000000" w:rsidR="00000000" w:rsidRPr="00000000">
        <w:rPr>
          <w:rFonts w:ascii="Arial Unicode MS" w:cs="Arial Unicode MS" w:eastAsia="Arial Unicode MS" w:hAnsi="Arial Unicode MS"/>
          <w:rtl w:val="0"/>
        </w:rPr>
        <w:t xml:space="preserve">一番の課題は、ローンチのたびに内部スタッフや外注スタッフを含めた最大7人ほどのチームを組み、1〜2ヶ月かけて準備に時間を費やしていたことです。</w:t>
      </w:r>
    </w:p>
    <w:p w:rsidR="00000000" w:rsidDel="00000000" w:rsidP="00000000" w:rsidRDefault="00000000" w:rsidRPr="00000000" w14:paraId="000011E8">
      <w:pPr>
        <w:rPr/>
      </w:pPr>
      <w:r w:rsidDel="00000000" w:rsidR="00000000" w:rsidRPr="00000000">
        <w:rPr>
          <w:rtl w:val="0"/>
        </w:rPr>
      </w:r>
    </w:p>
    <w:p w:rsidR="00000000" w:rsidDel="00000000" w:rsidP="00000000" w:rsidRDefault="00000000" w:rsidRPr="00000000" w14:paraId="000011E9">
      <w:pPr>
        <w:rPr/>
      </w:pPr>
      <w:r w:rsidDel="00000000" w:rsidR="00000000" w:rsidRPr="00000000">
        <w:rPr>
          <w:rFonts w:ascii="Arial Unicode MS" w:cs="Arial Unicode MS" w:eastAsia="Arial Unicode MS" w:hAnsi="Arial Unicode MS"/>
          <w:rtl w:val="0"/>
        </w:rPr>
        <w:t xml:space="preserve">人数が多い分、役割分担が属人的になっており、例えばLPをひとつ修正するにも外注スタッフへの依頼・確認などのやり取りが発生し、時間がかかっていました。</w:t>
      </w:r>
    </w:p>
    <w:p w:rsidR="00000000" w:rsidDel="00000000" w:rsidP="00000000" w:rsidRDefault="00000000" w:rsidRPr="00000000" w14:paraId="000011EA">
      <w:pPr>
        <w:rPr/>
      </w:pPr>
      <w:r w:rsidDel="00000000" w:rsidR="00000000" w:rsidRPr="00000000">
        <w:rPr>
          <w:rtl w:val="0"/>
        </w:rPr>
      </w:r>
    </w:p>
    <w:p w:rsidR="00000000" w:rsidDel="00000000" w:rsidP="00000000" w:rsidRDefault="00000000" w:rsidRPr="00000000" w14:paraId="000011EB">
      <w:pPr>
        <w:rPr/>
      </w:pPr>
      <w:r w:rsidDel="00000000" w:rsidR="00000000" w:rsidRPr="00000000">
        <w:rPr>
          <w:rFonts w:ascii="Arial Unicode MS" w:cs="Arial Unicode MS" w:eastAsia="Arial Unicode MS" w:hAnsi="Arial Unicode MS"/>
          <w:rtl w:val="0"/>
        </w:rPr>
        <w:t xml:space="preserve">さらに、直前の修正やトラブル発生時にタイムリーな対応ができず、逆にタイムリーに対応しようとするとスケジュールを空けて張り付く必要がありました。</w:t>
      </w:r>
    </w:p>
    <w:p w:rsidR="00000000" w:rsidDel="00000000" w:rsidP="00000000" w:rsidRDefault="00000000" w:rsidRPr="00000000" w14:paraId="000011EC">
      <w:pPr>
        <w:rPr/>
      </w:pPr>
      <w:r w:rsidDel="00000000" w:rsidR="00000000" w:rsidRPr="00000000">
        <w:rPr>
          <w:rtl w:val="0"/>
        </w:rPr>
      </w:r>
    </w:p>
    <w:p w:rsidR="00000000" w:rsidDel="00000000" w:rsidP="00000000" w:rsidRDefault="00000000" w:rsidRPr="00000000" w14:paraId="000011ED">
      <w:pPr>
        <w:rPr/>
      </w:pPr>
      <w:r w:rsidDel="00000000" w:rsidR="00000000" w:rsidRPr="00000000">
        <w:rPr>
          <w:rFonts w:ascii="Arial Unicode MS" w:cs="Arial Unicode MS" w:eastAsia="Arial Unicode MS" w:hAnsi="Arial Unicode MS"/>
          <w:rtl w:val="0"/>
        </w:rPr>
        <w:t xml:space="preserve">その結果、受講生のサポートやコンテンツ整備に割くべき時間を奪われ、ローンチのたびに疲弊していたのです。</w:t>
      </w:r>
    </w:p>
    <w:p w:rsidR="00000000" w:rsidDel="00000000" w:rsidP="00000000" w:rsidRDefault="00000000" w:rsidRPr="00000000" w14:paraId="000011EE">
      <w:pPr>
        <w:pStyle w:val="Heading3"/>
        <w:rPr/>
      </w:pPr>
      <w:bookmarkStart w:colFirst="0" w:colLast="0" w:name="_3lwwq7ikyy8v" w:id="639"/>
      <w:bookmarkEnd w:id="639"/>
      <w:r w:rsidDel="00000000" w:rsidR="00000000" w:rsidRPr="00000000">
        <w:rPr>
          <w:rFonts w:ascii="Arial Unicode MS" w:cs="Arial Unicode MS" w:eastAsia="Arial Unicode MS" w:hAnsi="Arial Unicode MS"/>
          <w:rtl w:val="0"/>
        </w:rPr>
        <w:t xml:space="preserve">課題解決のUTAGE活用法</w:t>
      </w:r>
    </w:p>
    <w:p w:rsidR="00000000" w:rsidDel="00000000" w:rsidP="00000000" w:rsidRDefault="00000000" w:rsidRPr="00000000" w14:paraId="000011EF">
      <w:pPr>
        <w:rPr/>
      </w:pPr>
      <w:r w:rsidDel="00000000" w:rsidR="00000000" w:rsidRPr="00000000">
        <w:rPr>
          <w:rFonts w:ascii="Arial Unicode MS" w:cs="Arial Unicode MS" w:eastAsia="Arial Unicode MS" w:hAnsi="Arial Unicode MS"/>
          <w:rtl w:val="0"/>
        </w:rPr>
        <w:t xml:space="preserve">この課題を解決するため、海外製のLP作成ツールやメルマガスタンド（ConvertKit）からUTAGEへ移行し、外注に依存していた業務をすべて内製化しました。</w:t>
      </w:r>
    </w:p>
    <w:p w:rsidR="00000000" w:rsidDel="00000000" w:rsidP="00000000" w:rsidRDefault="00000000" w:rsidRPr="00000000" w14:paraId="000011F0">
      <w:pPr>
        <w:rPr/>
      </w:pPr>
      <w:r w:rsidDel="00000000" w:rsidR="00000000" w:rsidRPr="00000000">
        <w:rPr>
          <w:rtl w:val="0"/>
        </w:rPr>
      </w:r>
    </w:p>
    <w:p w:rsidR="00000000" w:rsidDel="00000000" w:rsidP="00000000" w:rsidRDefault="00000000" w:rsidRPr="00000000" w14:paraId="000011F1">
      <w:pPr>
        <w:rPr/>
      </w:pPr>
      <w:r w:rsidDel="00000000" w:rsidR="00000000" w:rsidRPr="00000000">
        <w:rPr>
          <w:rFonts w:ascii="Arial Unicode MS" w:cs="Arial Unicode MS" w:eastAsia="Arial Unicode MS" w:hAnsi="Arial Unicode MS"/>
          <w:rtl w:val="0"/>
        </w:rPr>
        <w:t xml:space="preserve">「ファネル機能」と「メール配信機能」を連携させて申し込み動線を自動化。さらに、一連の流れを「テンプレート化」することで、スタッフ1名でも短時間でローンチ準備が完結する仕組みを構築しました。</w:t>
      </w:r>
    </w:p>
    <w:p w:rsidR="00000000" w:rsidDel="00000000" w:rsidP="00000000" w:rsidRDefault="00000000" w:rsidRPr="00000000" w14:paraId="000011F2">
      <w:pPr>
        <w:pStyle w:val="Heading4"/>
        <w:rPr/>
      </w:pPr>
      <w:bookmarkStart w:colFirst="0" w:colLast="0" w:name="_mwi9rnsu66sw" w:id="640"/>
      <w:bookmarkEnd w:id="640"/>
      <w:r w:rsidDel="00000000" w:rsidR="00000000" w:rsidRPr="00000000">
        <w:rPr>
          <w:rFonts w:ascii="Arial Unicode MS" w:cs="Arial Unicode MS" w:eastAsia="Arial Unicode MS" w:hAnsi="Arial Unicode MS"/>
          <w:rtl w:val="0"/>
        </w:rPr>
        <w:t xml:space="preserve">成果につながったファネル全体像</w:t>
      </w:r>
    </w:p>
    <w:p w:rsidR="00000000" w:rsidDel="00000000" w:rsidP="00000000" w:rsidRDefault="00000000" w:rsidRPr="00000000" w14:paraId="000011F3">
      <w:pPr>
        <w:rPr/>
      </w:pPr>
      <w:r w:rsidDel="00000000" w:rsidR="00000000" w:rsidRPr="00000000">
        <w:rPr>
          <w:rFonts w:ascii="Arial Unicode MS" w:cs="Arial Unicode MS" w:eastAsia="Arial Unicode MS" w:hAnsi="Arial Unicode MS"/>
          <w:rtl w:val="0"/>
        </w:rPr>
        <w:t xml:space="preserve">①Meta広告・SNS投稿・SEO・紹介</w:t>
      </w:r>
    </w:p>
    <w:p w:rsidR="00000000" w:rsidDel="00000000" w:rsidP="00000000" w:rsidRDefault="00000000" w:rsidRPr="00000000" w14:paraId="000011F4">
      <w:pPr>
        <w:rPr/>
      </w:pPr>
      <w:r w:rsidDel="00000000" w:rsidR="00000000" w:rsidRPr="00000000">
        <w:rPr>
          <w:rFonts w:ascii="Arial Unicode MS" w:cs="Arial Unicode MS" w:eastAsia="Arial Unicode MS" w:hAnsi="Arial Unicode MS"/>
          <w:rtl w:val="0"/>
        </w:rPr>
        <w:t xml:space="preserve">↓</w:t>
        <w:br w:type="textWrapping"/>
        <w:t xml:space="preserve">②LP：メールアドレス登録（オファー：PDF資料・動画コンテンツ・診断等）</w:t>
      </w:r>
    </w:p>
    <w:p w:rsidR="00000000" w:rsidDel="00000000" w:rsidP="00000000" w:rsidRDefault="00000000" w:rsidRPr="00000000" w14:paraId="000011F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F6">
      <w:pPr>
        <w:rPr>
          <w:strike w:val="1"/>
        </w:rPr>
      </w:pPr>
      <w:r w:rsidDel="00000000" w:rsidR="00000000" w:rsidRPr="00000000">
        <w:rPr>
          <w:rFonts w:ascii="Arial Unicode MS" w:cs="Arial Unicode MS" w:eastAsia="Arial Unicode MS" w:hAnsi="Arial Unicode MS"/>
          <w:rtl w:val="0"/>
        </w:rPr>
        <w:t xml:space="preserve">③サンクスページ：</w:t>
      </w:r>
      <w:r w:rsidDel="00000000" w:rsidR="00000000" w:rsidRPr="00000000">
        <w:rPr>
          <w:rFonts w:ascii="Arial Unicode MS" w:cs="Arial Unicode MS" w:eastAsia="Arial Unicode MS" w:hAnsi="Arial Unicode MS"/>
          <w:highlight w:val="white"/>
          <w:rtl w:val="0"/>
        </w:rPr>
        <w:t xml:space="preserve">限定オファー（オンラインサロン・講座）</w:t>
      </w:r>
      <w:r w:rsidDel="00000000" w:rsidR="00000000" w:rsidRPr="00000000">
        <w:rPr>
          <w:rtl w:val="0"/>
        </w:rPr>
      </w:r>
    </w:p>
    <w:p w:rsidR="00000000" w:rsidDel="00000000" w:rsidP="00000000" w:rsidRDefault="00000000" w:rsidRPr="00000000" w14:paraId="000011F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F8">
      <w:pPr>
        <w:rPr>
          <w:strike w:val="1"/>
        </w:rPr>
      </w:pPr>
      <w:r w:rsidDel="00000000" w:rsidR="00000000" w:rsidRPr="00000000">
        <w:rPr>
          <w:rFonts w:ascii="Arial Unicode MS" w:cs="Arial Unicode MS" w:eastAsia="Arial Unicode MS" w:hAnsi="Arial Unicode MS"/>
          <w:rtl w:val="0"/>
        </w:rPr>
        <w:t xml:space="preserve">④メルマガ・</w:t>
      </w:r>
      <w:r w:rsidDel="00000000" w:rsidR="00000000" w:rsidRPr="00000000">
        <w:rPr>
          <w:rFonts w:ascii="Arial Unicode MS" w:cs="Arial Unicode MS" w:eastAsia="Arial Unicode MS" w:hAnsi="Arial Unicode MS"/>
          <w:color w:val="444746"/>
          <w:rtl w:val="0"/>
        </w:rPr>
        <w:t xml:space="preserve">PDF資料配信</w:t>
      </w:r>
      <w:r w:rsidDel="00000000" w:rsidR="00000000" w:rsidRPr="00000000">
        <w:rPr>
          <w:rtl w:val="0"/>
        </w:rPr>
      </w:r>
    </w:p>
    <w:p w:rsidR="00000000" w:rsidDel="00000000" w:rsidP="00000000" w:rsidRDefault="00000000" w:rsidRPr="00000000" w14:paraId="000011F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FA">
      <w:pPr>
        <w:rPr/>
      </w:pPr>
      <w:r w:rsidDel="00000000" w:rsidR="00000000" w:rsidRPr="00000000">
        <w:rPr>
          <w:rFonts w:ascii="Arial Unicode MS" w:cs="Arial Unicode MS" w:eastAsia="Arial Unicode MS" w:hAnsi="Arial Unicode MS"/>
          <w:rtl w:val="0"/>
        </w:rPr>
        <w:t xml:space="preserve">⑤フロントエンド商品オファー（オンラインサロン・講座）</w:t>
      </w:r>
    </w:p>
    <w:p w:rsidR="00000000" w:rsidDel="00000000" w:rsidP="00000000" w:rsidRDefault="00000000" w:rsidRPr="00000000" w14:paraId="000011F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FC">
      <w:pPr>
        <w:rPr/>
      </w:pPr>
      <w:r w:rsidDel="00000000" w:rsidR="00000000" w:rsidRPr="00000000">
        <w:rPr>
          <w:rFonts w:ascii="Arial Unicode MS" w:cs="Arial Unicode MS" w:eastAsia="Arial Unicode MS" w:hAnsi="Arial Unicode MS"/>
          <w:rtl w:val="0"/>
        </w:rPr>
        <w:t xml:space="preserve">⑥バックエンド商品オファー（※会員限定コンテンツ）</w:t>
      </w:r>
    </w:p>
    <w:p w:rsidR="00000000" w:rsidDel="00000000" w:rsidP="00000000" w:rsidRDefault="00000000" w:rsidRPr="00000000" w14:paraId="000011FD">
      <w:pPr>
        <w:rPr/>
      </w:pPr>
      <w:r w:rsidDel="00000000" w:rsidR="00000000" w:rsidRPr="00000000">
        <w:rPr>
          <w:rtl w:val="0"/>
        </w:rPr>
      </w:r>
    </w:p>
    <w:p w:rsidR="00000000" w:rsidDel="00000000" w:rsidP="00000000" w:rsidRDefault="00000000" w:rsidRPr="00000000" w14:paraId="000011FE">
      <w:pPr>
        <w:rPr/>
      </w:pPr>
      <w:r w:rsidDel="00000000" w:rsidR="00000000" w:rsidRPr="00000000">
        <w:rPr>
          <w:rFonts w:ascii="Arial Unicode MS" w:cs="Arial Unicode MS" w:eastAsia="Arial Unicode MS" w:hAnsi="Arial Unicode MS"/>
          <w:rtl w:val="0"/>
        </w:rPr>
        <w:t xml:space="preserve">※フロントエンド商品購入者限定のオファー。</w:t>
      </w:r>
    </w:p>
    <w:p w:rsidR="00000000" w:rsidDel="00000000" w:rsidP="00000000" w:rsidRDefault="00000000" w:rsidRPr="00000000" w14:paraId="000011FF">
      <w:pPr>
        <w:pStyle w:val="Heading4"/>
        <w:rPr/>
      </w:pPr>
      <w:bookmarkStart w:colFirst="0" w:colLast="0" w:name="_uaycjhvd7uh0" w:id="641"/>
      <w:bookmarkEnd w:id="641"/>
      <w:r w:rsidDel="00000000" w:rsidR="00000000" w:rsidRPr="00000000">
        <w:rPr>
          <w:rFonts w:ascii="Arial Unicode MS" w:cs="Arial Unicode MS" w:eastAsia="Arial Unicode MS" w:hAnsi="Arial Unicode MS"/>
          <w:rtl w:val="0"/>
        </w:rPr>
        <w:t xml:space="preserve">活用した機能と具体的な施策内容</w:t>
      </w:r>
    </w:p>
    <w:p w:rsidR="00000000" w:rsidDel="00000000" w:rsidP="00000000" w:rsidRDefault="00000000" w:rsidRPr="00000000" w14:paraId="00001200">
      <w:pPr>
        <w:rPr>
          <w:b w:val="1"/>
          <w:bCs w:val="1"/>
        </w:rPr>
      </w:pPr>
      <w:r w:rsidDel="00000000" w:rsidR="00000000" w:rsidRPr="00000000">
        <w:rPr>
          <w:rFonts w:ascii="Arial Unicode MS" w:cs="Arial Unicode MS" w:eastAsia="Arial Unicode MS" w:hAnsi="Arial Unicode MS"/>
          <w:b w:val="1"/>
          <w:bCs w:val="1"/>
          <w:rtl w:val="0"/>
        </w:rPr>
        <w:t xml:space="preserve">【ファネル機能】「テンプレート」による内製化</w:t>
      </w:r>
    </w:p>
    <w:p w:rsidR="00000000" w:rsidDel="00000000" w:rsidP="00000000" w:rsidRDefault="00000000" w:rsidRPr="00000000" w14:paraId="00001201">
      <w:pPr>
        <w:rPr/>
      </w:pPr>
      <w:r w:rsidDel="00000000" w:rsidR="00000000" w:rsidRPr="00000000">
        <w:rPr>
          <w:rFonts w:ascii="Arial Unicode MS" w:cs="Arial Unicode MS" w:eastAsia="Arial Unicode MS" w:hAnsi="Arial Unicode MS"/>
          <w:rtl w:val="0"/>
        </w:rPr>
        <w:t xml:space="preserve">日本語で直感的に操作しやすいUTAGEのUIを活かし、これまで外注していたLP制作などを内製化しました。募集ごとに過去のファネルを「コピー」して日付を修正するだけで一連の動線が組めるようテンプレート化し、スタッフ1名で1日もあれば準備ができる体制を整えました。</w:t>
      </w:r>
    </w:p>
    <w:p w:rsidR="00000000" w:rsidDel="00000000" w:rsidP="00000000" w:rsidRDefault="00000000" w:rsidRPr="00000000" w14:paraId="00001202">
      <w:pPr>
        <w:rPr/>
      </w:pPr>
      <w:r w:rsidDel="00000000" w:rsidR="00000000" w:rsidRPr="00000000">
        <w:rPr>
          <w:rtl w:val="0"/>
        </w:rPr>
      </w:r>
    </w:p>
    <w:p w:rsidR="00000000" w:rsidDel="00000000" w:rsidP="00000000" w:rsidRDefault="00000000" w:rsidRPr="00000000" w14:paraId="00001203">
      <w:pPr>
        <w:rPr>
          <w:b w:val="1"/>
          <w:bCs w:val="1"/>
        </w:rPr>
      </w:pPr>
      <w:r w:rsidDel="00000000" w:rsidR="00000000" w:rsidRPr="00000000">
        <w:rPr>
          <w:rFonts w:ascii="Arial Unicode MS" w:cs="Arial Unicode MS" w:eastAsia="Arial Unicode MS" w:hAnsi="Arial Unicode MS"/>
          <w:b w:val="1"/>
          <w:bCs w:val="1"/>
          <w:rtl w:val="0"/>
        </w:rPr>
        <w:t xml:space="preserve">【カウントダウン要素】募集締め切りの自動化</w:t>
      </w:r>
    </w:p>
    <w:p w:rsidR="00000000" w:rsidDel="00000000" w:rsidP="00000000" w:rsidRDefault="00000000" w:rsidRPr="00000000" w14:paraId="00001204">
      <w:pPr>
        <w:rPr/>
      </w:pPr>
      <w:r w:rsidDel="00000000" w:rsidR="00000000" w:rsidRPr="00000000">
        <w:rPr>
          <w:rFonts w:ascii="Arial Unicode MS" w:cs="Arial Unicode MS" w:eastAsia="Arial Unicode MS" w:hAnsi="Arial Unicode MS"/>
          <w:rtl w:val="0"/>
        </w:rPr>
        <w:t xml:space="preserve">ファネルの「カウントダウン」要素を活用し、募集期限が来たら自動で販売ページが停止するように設定しました。これにより、いつ登録した人に対しても個別に締め切りを自動設定できるため、一斉配信だけでなく「エバーグリーンローンチ（常時販売）」が可能になりました。リアルタイムにプロモーションを行わなくても売上が上がる仕組みを構築し、ローンチにかかる工数と気力を劇的に削減しています。</w:t>
      </w:r>
    </w:p>
    <w:p w:rsidR="00000000" w:rsidDel="00000000" w:rsidP="00000000" w:rsidRDefault="00000000" w:rsidRPr="00000000" w14:paraId="00001205">
      <w:pPr>
        <w:rPr/>
      </w:pPr>
      <w:r w:rsidDel="00000000" w:rsidR="00000000" w:rsidRPr="00000000">
        <w:rPr>
          <w:rtl w:val="0"/>
        </w:rPr>
      </w:r>
    </w:p>
    <w:p w:rsidR="00000000" w:rsidDel="00000000" w:rsidP="00000000" w:rsidRDefault="00000000" w:rsidRPr="00000000" w14:paraId="00001206">
      <w:pPr>
        <w:rPr>
          <w:b w:val="1"/>
          <w:bCs w:val="1"/>
        </w:rPr>
      </w:pPr>
      <w:r w:rsidDel="00000000" w:rsidR="00000000" w:rsidRPr="00000000">
        <w:rPr>
          <w:rFonts w:ascii="Arial Unicode MS" w:cs="Arial Unicode MS" w:eastAsia="Arial Unicode MS" w:hAnsi="Arial Unicode MS"/>
          <w:b w:val="1"/>
          <w:bCs w:val="1"/>
          <w:rtl w:val="0"/>
        </w:rPr>
        <w:t xml:space="preserve">【ラベル機能】フォローアップの効率化</w:t>
      </w:r>
    </w:p>
    <w:p w:rsidR="00000000" w:rsidDel="00000000" w:rsidP="00000000" w:rsidRDefault="00000000" w:rsidRPr="00000000" w14:paraId="00001207">
      <w:pPr>
        <w:rPr/>
      </w:pPr>
      <w:r w:rsidDel="00000000" w:rsidR="00000000" w:rsidRPr="00000000">
        <w:rPr>
          <w:rFonts w:ascii="Arial Unicode MS" w:cs="Arial Unicode MS" w:eastAsia="Arial Unicode MS" w:hAnsi="Arial Unicode MS"/>
          <w:rtl w:val="0"/>
        </w:rPr>
        <w:t xml:space="preserve">ローンチ後に入会した受講生のフォローアップについて、今までは手動で行っていた管理を「ラベル」と「ステップ配信」を組み合わせることで自動化しました。対象者に特定のラベルを付与し、そのラベルを配信条件に設定することで、購入者へのフォローアップ配信を自動的にスタートさせています。これにより、一連の業務を日々のルーチンの中で完結させています。</w:t>
      </w:r>
    </w:p>
    <w:p w:rsidR="00000000" w:rsidDel="00000000" w:rsidP="00000000" w:rsidRDefault="00000000" w:rsidRPr="00000000" w14:paraId="00001208">
      <w:pPr>
        <w:pStyle w:val="Heading4"/>
        <w:rPr/>
      </w:pPr>
      <w:bookmarkStart w:colFirst="0" w:colLast="0" w:name="_9o6yc2yfsatl" w:id="642"/>
      <w:bookmarkEnd w:id="642"/>
      <w:r w:rsidDel="00000000" w:rsidR="00000000" w:rsidRPr="00000000">
        <w:rPr>
          <w:rFonts w:ascii="Arial Unicode MS" w:cs="Arial Unicode MS" w:eastAsia="Arial Unicode MS" w:hAnsi="Arial Unicode MS"/>
          <w:rtl w:val="0"/>
        </w:rPr>
        <w:t xml:space="preserve">施策の背景にある戦略・意図</w:t>
      </w:r>
    </w:p>
    <w:p w:rsidR="00000000" w:rsidDel="00000000" w:rsidP="00000000" w:rsidRDefault="00000000" w:rsidRPr="00000000" w14:paraId="00001209">
      <w:pPr>
        <w:rPr/>
      </w:pPr>
      <w:r w:rsidDel="00000000" w:rsidR="00000000" w:rsidRPr="00000000">
        <w:rPr>
          <w:rFonts w:ascii="Arial Unicode MS" w:cs="Arial Unicode MS" w:eastAsia="Arial Unicode MS" w:hAnsi="Arial Unicode MS"/>
          <w:rtl w:val="0"/>
        </w:rPr>
        <w:t xml:space="preserve">業務をなるべく「仕組み化」することが重要だと考えていましたが、実際はツールの難易度や仕様の問題があり、弊社内で最大の業務である「ローンチ」の仕組み化がボトルネックになっていました。</w:t>
      </w:r>
    </w:p>
    <w:p w:rsidR="00000000" w:rsidDel="00000000" w:rsidP="00000000" w:rsidRDefault="00000000" w:rsidRPr="00000000" w14:paraId="0000120A">
      <w:pPr>
        <w:rPr/>
      </w:pPr>
      <w:r w:rsidDel="00000000" w:rsidR="00000000" w:rsidRPr="00000000">
        <w:rPr>
          <w:rtl w:val="0"/>
        </w:rPr>
      </w:r>
    </w:p>
    <w:p w:rsidR="00000000" w:rsidDel="00000000" w:rsidP="00000000" w:rsidRDefault="00000000" w:rsidRPr="00000000" w14:paraId="0000120B">
      <w:pPr>
        <w:rPr/>
      </w:pPr>
      <w:r w:rsidDel="00000000" w:rsidR="00000000" w:rsidRPr="00000000">
        <w:rPr>
          <w:rFonts w:ascii="Arial Unicode MS" w:cs="Arial Unicode MS" w:eastAsia="Arial Unicode MS" w:hAnsi="Arial Unicode MS"/>
          <w:rtl w:val="0"/>
        </w:rPr>
        <w:t xml:space="preserve">また、これまでは年4回のローンチでのみ売上を上げていましたが、徐々に右肩下がりになってきていたこともあり、ローンチの仕組み自体を根本から変える必要がありました。</w:t>
      </w:r>
    </w:p>
    <w:p w:rsidR="00000000" w:rsidDel="00000000" w:rsidP="00000000" w:rsidRDefault="00000000" w:rsidRPr="00000000" w14:paraId="0000120C">
      <w:pPr>
        <w:rPr/>
      </w:pPr>
      <w:r w:rsidDel="00000000" w:rsidR="00000000" w:rsidRPr="00000000">
        <w:rPr>
          <w:rtl w:val="0"/>
        </w:rPr>
      </w:r>
    </w:p>
    <w:p w:rsidR="00000000" w:rsidDel="00000000" w:rsidP="00000000" w:rsidRDefault="00000000" w:rsidRPr="00000000" w14:paraId="0000120D">
      <w:pPr>
        <w:rPr/>
      </w:pPr>
      <w:r w:rsidDel="00000000" w:rsidR="00000000" w:rsidRPr="00000000">
        <w:rPr>
          <w:rFonts w:ascii="Arial Unicode MS" w:cs="Arial Unicode MS" w:eastAsia="Arial Unicode MS" w:hAnsi="Arial Unicode MS"/>
          <w:rtl w:val="0"/>
        </w:rPr>
        <w:t xml:space="preserve">UTAGE導入によって業務効率化と仕組みの変更を達成し、そこで生まれた時間を「お客様へより魅力的なコンテンツを提供すること」や「長く悩んでいるお客様へのアプローチ」に充てることが、状況を好転させるために有効だと考えたのです。</w:t>
      </w:r>
    </w:p>
    <w:p w:rsidR="00000000" w:rsidDel="00000000" w:rsidP="00000000" w:rsidRDefault="00000000" w:rsidRPr="00000000" w14:paraId="0000120E">
      <w:pPr>
        <w:pStyle w:val="Heading4"/>
        <w:rPr/>
      </w:pPr>
      <w:bookmarkStart w:colFirst="0" w:colLast="0" w:name="_18kbnb9044m3" w:id="643"/>
      <w:bookmarkEnd w:id="643"/>
      <w:r w:rsidDel="00000000" w:rsidR="00000000" w:rsidRPr="00000000">
        <w:rPr>
          <w:rFonts w:ascii="Arial Unicode MS" w:cs="Arial Unicode MS" w:eastAsia="Arial Unicode MS" w:hAnsi="Arial Unicode MS"/>
          <w:rtl w:val="0"/>
        </w:rPr>
        <w:t xml:space="preserve">施策を成功させるための「コツ・工夫」</w:t>
      </w:r>
    </w:p>
    <w:p w:rsidR="00000000" w:rsidDel="00000000" w:rsidP="00000000" w:rsidRDefault="00000000" w:rsidRPr="00000000" w14:paraId="0000120F">
      <w:pPr>
        <w:rPr/>
      </w:pPr>
      <w:r w:rsidDel="00000000" w:rsidR="00000000" w:rsidRPr="00000000">
        <w:rPr>
          <w:rFonts w:ascii="Arial Unicode MS" w:cs="Arial Unicode MS" w:eastAsia="Arial Unicode MS" w:hAnsi="Arial Unicode MS"/>
          <w:rtl w:val="0"/>
        </w:rPr>
        <w:t xml:space="preserve">これまでは複数人で分担して作成していたサイトやメール文、マニュアルなどの全てを、まずは一人が責任を持って「テンプレート」として作り上げました。</w:t>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pPr>
      <w:r w:rsidDel="00000000" w:rsidR="00000000" w:rsidRPr="00000000">
        <w:rPr>
          <w:rFonts w:ascii="Arial Unicode MS" w:cs="Arial Unicode MS" w:eastAsia="Arial Unicode MS" w:hAnsi="Arial Unicode MS"/>
          <w:rtl w:val="0"/>
        </w:rPr>
        <w:t xml:space="preserve">最初に完成度の高いテンプレートさえ作ってしまえば、2回目以降は日付を修正するだけで準備が完了します。この工夫により、スタッフの誰もが1日でローンチ動線を組める体制を実現しました。</w:t>
      </w:r>
    </w:p>
    <w:p w:rsidR="00000000" w:rsidDel="00000000" w:rsidP="00000000" w:rsidRDefault="00000000" w:rsidRPr="00000000" w14:paraId="00001212">
      <w:pPr>
        <w:pStyle w:val="Heading3"/>
        <w:rPr/>
      </w:pPr>
      <w:bookmarkStart w:colFirst="0" w:colLast="0" w:name="_9umhjt70tt99" w:id="644"/>
      <w:bookmarkEnd w:id="644"/>
      <w:r w:rsidDel="00000000" w:rsidR="00000000" w:rsidRPr="00000000">
        <w:rPr>
          <w:rFonts w:ascii="Arial Unicode MS" w:cs="Arial Unicode MS" w:eastAsia="Arial Unicode MS" w:hAnsi="Arial Unicode MS"/>
          <w:rtl w:val="0"/>
        </w:rPr>
        <w:t xml:space="preserve">導入後の成果と変化</w:t>
      </w:r>
    </w:p>
    <w:p w:rsidR="00000000" w:rsidDel="00000000" w:rsidP="00000000" w:rsidRDefault="00000000" w:rsidRPr="00000000" w14:paraId="00001213">
      <w:pPr>
        <w:pStyle w:val="Heading4"/>
        <w:rPr/>
      </w:pPr>
      <w:bookmarkStart w:colFirst="0" w:colLast="0" w:name="_6fmb0o421q48" w:id="645"/>
      <w:bookmarkEnd w:id="645"/>
      <w:r w:rsidDel="00000000" w:rsidR="00000000" w:rsidRPr="00000000">
        <w:rPr>
          <w:rFonts w:ascii="Arial Unicode MS" w:cs="Arial Unicode MS" w:eastAsia="Arial Unicode MS" w:hAnsi="Arial Unicode MS"/>
          <w:rtl w:val="0"/>
        </w:rPr>
        <w:t xml:space="preserve">具体的な成果</w:t>
      </w:r>
    </w:p>
    <w:p w:rsidR="00000000" w:rsidDel="00000000" w:rsidP="00000000" w:rsidRDefault="00000000" w:rsidRPr="00000000" w14:paraId="00001214">
      <w:pPr>
        <w:rPr/>
      </w:pPr>
      <w:r w:rsidDel="00000000" w:rsidR="00000000" w:rsidRPr="00000000">
        <w:rPr>
          <w:rFonts w:ascii="Arial Unicode MS" w:cs="Arial Unicode MS" w:eastAsia="Arial Unicode MS" w:hAnsi="Arial Unicode MS"/>
          <w:rtl w:val="0"/>
        </w:rPr>
        <w:t xml:space="preserve">ツールの一本化と内製化、テンプレート活用を進めた結果、以下の成果が得られました。</w:t>
      </w:r>
    </w:p>
    <w:p w:rsidR="00000000" w:rsidDel="00000000" w:rsidP="00000000" w:rsidRDefault="00000000" w:rsidRPr="00000000" w14:paraId="00001215">
      <w:pPr>
        <w:rPr/>
      </w:pPr>
      <w:r w:rsidDel="00000000" w:rsidR="00000000" w:rsidRPr="00000000">
        <w:rPr>
          <w:rtl w:val="0"/>
        </w:rPr>
      </w:r>
    </w:p>
    <w:p w:rsidR="00000000" w:rsidDel="00000000" w:rsidP="00000000" w:rsidRDefault="00000000" w:rsidRPr="00000000" w14:paraId="00001216">
      <w:pPr>
        <w:numPr>
          <w:ilvl w:val="0"/>
          <w:numId w:val="110"/>
        </w:numPr>
        <w:ind w:left="720" w:hanging="360"/>
      </w:pPr>
      <w:r w:rsidDel="00000000" w:rsidR="00000000" w:rsidRPr="00000000">
        <w:rPr>
          <w:rFonts w:ascii="Arial Unicode MS" w:cs="Arial Unicode MS" w:eastAsia="Arial Unicode MS" w:hAnsi="Arial Unicode MS"/>
          <w:rtl w:val="0"/>
        </w:rPr>
        <w:t xml:space="preserve">ローンチ準備工数：「7人×1〜2ヶ月」 → 「1人×1日」</w:t>
      </w:r>
    </w:p>
    <w:p w:rsidR="00000000" w:rsidDel="00000000" w:rsidP="00000000" w:rsidRDefault="00000000" w:rsidRPr="00000000" w14:paraId="00001217">
      <w:pPr>
        <w:numPr>
          <w:ilvl w:val="0"/>
          <w:numId w:val="110"/>
        </w:numPr>
        <w:ind w:left="720" w:hanging="360"/>
      </w:pPr>
      <w:r w:rsidDel="00000000" w:rsidR="00000000" w:rsidRPr="00000000">
        <w:rPr>
          <w:rFonts w:ascii="Arial Unicode MS" w:cs="Arial Unicode MS" w:eastAsia="Arial Unicode MS" w:hAnsi="Arial Unicode MS"/>
          <w:rtl w:val="0"/>
        </w:rPr>
        <w:t xml:space="preserve">売上：年商1億円以上を維持（右肩下がりからの回復）</w:t>
      </w:r>
    </w:p>
    <w:p w:rsidR="00000000" w:rsidDel="00000000" w:rsidP="00000000" w:rsidRDefault="00000000" w:rsidRPr="00000000" w14:paraId="00001218">
      <w:pPr>
        <w:rPr/>
      </w:pPr>
      <w:r w:rsidDel="00000000" w:rsidR="00000000" w:rsidRPr="00000000">
        <w:rPr>
          <w:rtl w:val="0"/>
        </w:rPr>
      </w:r>
    </w:p>
    <w:p w:rsidR="00000000" w:rsidDel="00000000" w:rsidP="00000000" w:rsidRDefault="00000000" w:rsidRPr="00000000" w14:paraId="00001219">
      <w:pPr>
        <w:rPr/>
      </w:pPr>
      <w:r w:rsidDel="00000000" w:rsidR="00000000" w:rsidRPr="00000000">
        <w:rPr>
          <w:rFonts w:ascii="Arial Unicode MS" w:cs="Arial Unicode MS" w:eastAsia="Arial Unicode MS" w:hAnsi="Arial Unicode MS"/>
          <w:rtl w:val="0"/>
        </w:rPr>
        <w:t xml:space="preserve">定期的なローンチに加え、常に募集の門戸を開けておける「エバーグリーンローンチ」や、ステップメールでの顧客フォローを実施できるようになったことで、右肩下がりだった売上も回復・維持できるようになりました。工数は激減したにも関わらず、今年度も1億円以上の売上を達成できる見込みです。</w:t>
      </w:r>
    </w:p>
    <w:p w:rsidR="00000000" w:rsidDel="00000000" w:rsidP="00000000" w:rsidRDefault="00000000" w:rsidRPr="00000000" w14:paraId="0000121A">
      <w:pPr>
        <w:pStyle w:val="Heading4"/>
        <w:rPr/>
      </w:pPr>
      <w:bookmarkStart w:colFirst="0" w:colLast="0" w:name="_hrvmsahbizql" w:id="646"/>
      <w:bookmarkEnd w:id="646"/>
      <w:r w:rsidDel="00000000" w:rsidR="00000000" w:rsidRPr="00000000">
        <w:rPr>
          <w:rFonts w:ascii="Arial Unicode MS" w:cs="Arial Unicode MS" w:eastAsia="Arial Unicode MS" w:hAnsi="Arial Unicode MS"/>
          <w:rtl w:val="0"/>
        </w:rPr>
        <w:t xml:space="preserve">実感できた変化</w:t>
      </w:r>
    </w:p>
    <w:p w:rsidR="00000000" w:rsidDel="00000000" w:rsidP="00000000" w:rsidRDefault="00000000" w:rsidRPr="00000000" w14:paraId="0000121B">
      <w:pPr>
        <w:rPr/>
      </w:pPr>
      <w:r w:rsidDel="00000000" w:rsidR="00000000" w:rsidRPr="00000000">
        <w:rPr>
          <w:rFonts w:ascii="Arial Unicode MS" w:cs="Arial Unicode MS" w:eastAsia="Arial Unicode MS" w:hAnsi="Arial Unicode MS"/>
          <w:rtl w:val="0"/>
        </w:rPr>
        <w:t xml:space="preserve">これまではプロジェクトの進行と各スタッフの進捗管理にストレスを感じることが多々ありましたが、テンプレート化したことで、誰が準備しても短時間で同じクオリティのものができあがる安心感が生まれました。</w:t>
      </w:r>
    </w:p>
    <w:p w:rsidR="00000000" w:rsidDel="00000000" w:rsidP="00000000" w:rsidRDefault="00000000" w:rsidRPr="00000000" w14:paraId="0000121C">
      <w:pPr>
        <w:rPr/>
      </w:pPr>
      <w:r w:rsidDel="00000000" w:rsidR="00000000" w:rsidRPr="00000000">
        <w:rPr>
          <w:rtl w:val="0"/>
        </w:rPr>
      </w:r>
    </w:p>
    <w:p w:rsidR="00000000" w:rsidDel="00000000" w:rsidP="00000000" w:rsidRDefault="00000000" w:rsidRPr="00000000" w14:paraId="0000121D">
      <w:pPr>
        <w:rPr/>
      </w:pPr>
      <w:r w:rsidDel="00000000" w:rsidR="00000000" w:rsidRPr="00000000">
        <w:rPr>
          <w:rFonts w:ascii="Arial Unicode MS" w:cs="Arial Unicode MS" w:eastAsia="Arial Unicode MS" w:hAnsi="Arial Unicode MS"/>
          <w:rtl w:val="0"/>
        </w:rPr>
        <w:t xml:space="preserve">また、ローンチ準備にかかっていたスタッフの稼働がゼロになった分、既存顧客への対応や問い合わせ対応がより迅速になり、受講生から「対応が丁寧だ」と感謝されるようになりました。</w:t>
      </w:r>
    </w:p>
    <w:p w:rsidR="00000000" w:rsidDel="00000000" w:rsidP="00000000" w:rsidRDefault="00000000" w:rsidRPr="00000000" w14:paraId="0000121E">
      <w:pPr>
        <w:rPr/>
      </w:pPr>
      <w:r w:rsidDel="00000000" w:rsidR="00000000" w:rsidRPr="00000000">
        <w:rPr>
          <w:rtl w:val="0"/>
        </w:rPr>
      </w:r>
    </w:p>
    <w:p w:rsidR="00000000" w:rsidDel="00000000" w:rsidP="00000000" w:rsidRDefault="00000000" w:rsidRPr="00000000" w14:paraId="0000121F">
      <w:pPr>
        <w:rPr/>
      </w:pPr>
      <w:r w:rsidDel="00000000" w:rsidR="00000000" w:rsidRPr="00000000">
        <w:rPr>
          <w:rFonts w:ascii="Arial Unicode MS" w:cs="Arial Unicode MS" w:eastAsia="Arial Unicode MS" w:hAnsi="Arial Unicode MS"/>
          <w:rtl w:val="0"/>
        </w:rPr>
        <w:t xml:space="preserve">さらに、受講生限定の質問会など新しいことにもどんどんチャレンジできるようになり、満足度も向上していると感じています。</w:t>
      </w:r>
    </w:p>
    <w:p w:rsidR="00000000" w:rsidDel="00000000" w:rsidP="00000000" w:rsidRDefault="00000000" w:rsidRPr="00000000" w14:paraId="00001220">
      <w:pPr>
        <w:pStyle w:val="Heading4"/>
        <w:rPr/>
      </w:pPr>
      <w:bookmarkStart w:colFirst="0" w:colLast="0" w:name="_8nbus4ueebdp" w:id="647"/>
      <w:bookmarkEnd w:id="647"/>
      <w:r w:rsidDel="00000000" w:rsidR="00000000" w:rsidRPr="00000000">
        <w:rPr>
          <w:rFonts w:ascii="Arial Unicode MS" w:cs="Arial Unicode MS" w:eastAsia="Arial Unicode MS" w:hAnsi="Arial Unicode MS"/>
          <w:rtl w:val="0"/>
        </w:rPr>
        <w:t xml:space="preserve">今後の事業展望</w:t>
      </w:r>
    </w:p>
    <w:p w:rsidR="00000000" w:rsidDel="00000000" w:rsidP="00000000" w:rsidRDefault="00000000" w:rsidRPr="00000000" w14:paraId="00001221">
      <w:pPr>
        <w:rPr/>
      </w:pPr>
      <w:r w:rsidDel="00000000" w:rsidR="00000000" w:rsidRPr="00000000">
        <w:rPr>
          <w:rFonts w:ascii="Arial Unicode MS" w:cs="Arial Unicode MS" w:eastAsia="Arial Unicode MS" w:hAnsi="Arial Unicode MS"/>
          <w:rtl w:val="0"/>
        </w:rPr>
        <w:t xml:space="preserve">今後は、構築した自動化シナリオやローンチ動線を定期的に見直して、さらなる業務効率化を図っていく予定です。そして、この成功モデルを他事業へも横展開して、事業をさらに拡大させていきたいと考えています。</w:t>
      </w:r>
    </w:p>
    <w:p w:rsidR="00000000" w:rsidDel="00000000" w:rsidP="00000000" w:rsidRDefault="00000000" w:rsidRPr="00000000" w14:paraId="00001222">
      <w:pPr>
        <w:pStyle w:val="Heading3"/>
        <w:rPr/>
      </w:pPr>
      <w:bookmarkStart w:colFirst="0" w:colLast="0" w:name="_nxyyj39vuw" w:id="648"/>
      <w:bookmarkEnd w:id="648"/>
      <w:r w:rsidDel="00000000" w:rsidR="00000000" w:rsidRPr="00000000">
        <w:rPr>
          <w:rFonts w:ascii="Arial Unicode MS" w:cs="Arial Unicode MS" w:eastAsia="Arial Unicode MS" w:hAnsi="Arial Unicode MS"/>
          <w:rtl w:val="0"/>
        </w:rPr>
        <w:t xml:space="preserve">UTAGEユーザーへのメッセージ</w:t>
      </w:r>
    </w:p>
    <w:p w:rsidR="00000000" w:rsidDel="00000000" w:rsidP="00000000" w:rsidRDefault="00000000" w:rsidRPr="00000000" w14:paraId="00001223">
      <w:pPr>
        <w:rPr/>
      </w:pPr>
      <w:r w:rsidDel="00000000" w:rsidR="00000000" w:rsidRPr="00000000">
        <w:rPr>
          <w:rFonts w:ascii="Arial Unicode MS" w:cs="Arial Unicode MS" w:eastAsia="Arial Unicode MS" w:hAnsi="Arial Unicode MS"/>
          <w:rtl w:val="0"/>
        </w:rPr>
        <w:t xml:space="preserve">UTAGEは、日本語での迅速なサポートに加え、リクエストした機能を実装してわざわざご連絡いただけたこともあり、その丁寧な対応にはいつも感謝しています。</w:t>
      </w:r>
    </w:p>
    <w:p w:rsidR="00000000" w:rsidDel="00000000" w:rsidP="00000000" w:rsidRDefault="00000000" w:rsidRPr="00000000" w14:paraId="00001224">
      <w:pPr>
        <w:rPr/>
      </w:pPr>
      <w:r w:rsidDel="00000000" w:rsidR="00000000" w:rsidRPr="00000000">
        <w:rPr>
          <w:rtl w:val="0"/>
        </w:rPr>
      </w:r>
    </w:p>
    <w:p w:rsidR="00000000" w:rsidDel="00000000" w:rsidP="00000000" w:rsidRDefault="00000000" w:rsidRPr="00000000" w14:paraId="00001225">
      <w:pPr>
        <w:rPr/>
      </w:pPr>
      <w:r w:rsidDel="00000000" w:rsidR="00000000" w:rsidRPr="00000000">
        <w:rPr>
          <w:rFonts w:ascii="Arial Unicode MS" w:cs="Arial Unicode MS" w:eastAsia="Arial Unicode MS" w:hAnsi="Arial Unicode MS"/>
          <w:rtl w:val="0"/>
        </w:rPr>
        <w:t xml:space="preserve">UTAGEなくして、自動化はあり得ません。 複数のツールを併用している方ほど、UTAGEに一本化するだけで、その快適さに感動されると思います。</w:t>
      </w:r>
    </w:p>
    <w:p w:rsidR="00000000" w:rsidDel="00000000" w:rsidP="00000000" w:rsidRDefault="00000000" w:rsidRPr="00000000" w14:paraId="00001226">
      <w:pPr>
        <w:pStyle w:val="Heading3"/>
        <w:rPr/>
      </w:pPr>
      <w:bookmarkStart w:colFirst="0" w:colLast="0" w:name="_c2nvnaevwsjn" w:id="649"/>
      <w:bookmarkEnd w:id="649"/>
      <w:r w:rsidDel="00000000" w:rsidR="00000000" w:rsidRPr="00000000">
        <w:rPr>
          <w:rFonts w:ascii="Arial Unicode MS" w:cs="Arial Unicode MS" w:eastAsia="Arial Unicode MS" w:hAnsi="Arial Unicode MS"/>
          <w:rtl w:val="0"/>
        </w:rPr>
        <w:t xml:space="preserve">UTAGE運営者コメント</w:t>
      </w:r>
    </w:p>
    <w:p w:rsidR="00000000" w:rsidDel="00000000" w:rsidP="00000000" w:rsidRDefault="00000000" w:rsidRPr="00000000" w14:paraId="00001227">
      <w:pPr>
        <w:rPr/>
      </w:pPr>
      <w:r w:rsidDel="00000000" w:rsidR="00000000" w:rsidRPr="00000000">
        <w:rPr>
          <w:rFonts w:ascii="Arial Unicode MS" w:cs="Arial Unicode MS" w:eastAsia="Arial Unicode MS" w:hAnsi="Arial Unicode MS"/>
          <w:rtl w:val="0"/>
        </w:rPr>
        <w:t xml:space="preserve">大規模なプロモーションを行う企業ほど、LP制作やメール配信などの業務が分断され、多くのスタッフや外注を抱えてしまいがちです。本事例では、それらをUTAGEに一本化し、「テンプレート活用」を徹底することで、劇的な工数削減と内製化に成功されました。</w:t>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Fonts w:ascii="Arial Unicode MS" w:cs="Arial Unicode MS" w:eastAsia="Arial Unicode MS" w:hAnsi="Arial Unicode MS"/>
          <w:rtl w:val="0"/>
        </w:rPr>
        <w:t xml:space="preserve">特に、「一人が完璧なテンプレートを作り、スタッフは日付を変えるだけ」という運用ルールは、属人化を防ぎつつ品質を担保する、非常に優れた知恵です。ファネルの「コピー」機能を活用すれば、ページのデザインからシナリオ連携までを丸ごと複製できるため、2回目以降の準備時間は大幅に短縮されます。</w:t>
      </w:r>
    </w:p>
    <w:p w:rsidR="00000000" w:rsidDel="00000000" w:rsidP="00000000" w:rsidRDefault="00000000" w:rsidRPr="00000000" w14:paraId="0000122A">
      <w:pPr>
        <w:rPr/>
      </w:pPr>
      <w:r w:rsidDel="00000000" w:rsidR="00000000" w:rsidRPr="00000000">
        <w:rPr>
          <w:rtl w:val="0"/>
        </w:rPr>
      </w:r>
    </w:p>
    <w:p w:rsidR="00000000" w:rsidDel="00000000" w:rsidP="00000000" w:rsidRDefault="00000000" w:rsidRPr="00000000" w14:paraId="0000122B">
      <w:pPr>
        <w:rPr/>
      </w:pPr>
      <w:r w:rsidDel="00000000" w:rsidR="00000000" w:rsidRPr="00000000">
        <w:rPr>
          <w:rFonts w:ascii="Arial Unicode MS" w:cs="Arial Unicode MS" w:eastAsia="Arial Unicode MS" w:hAnsi="Arial Unicode MS"/>
          <w:rtl w:val="0"/>
        </w:rPr>
        <w:t xml:space="preserve">また、定期的な一斉ローンチだけでなく、ファネルの「カウントダウン」要素を活用した「エバーグリーンローンチ（常時販売）」を取り入れた点も、売上安定化の大きな要因でしょう。</w:t>
      </w:r>
    </w:p>
    <w:p w:rsidR="00000000" w:rsidDel="00000000" w:rsidP="00000000" w:rsidRDefault="00000000" w:rsidRPr="00000000" w14:paraId="0000122C">
      <w:pPr>
        <w:rPr/>
      </w:pPr>
      <w:r w:rsidDel="00000000" w:rsidR="00000000" w:rsidRPr="00000000">
        <w:rPr>
          <w:rtl w:val="0"/>
        </w:rPr>
      </w:r>
    </w:p>
    <w:p w:rsidR="00000000" w:rsidDel="00000000" w:rsidP="00000000" w:rsidRDefault="00000000" w:rsidRPr="00000000" w14:paraId="0000122D">
      <w:pPr>
        <w:rPr/>
      </w:pPr>
      <w:r w:rsidDel="00000000" w:rsidR="00000000" w:rsidRPr="00000000">
        <w:rPr>
          <w:rFonts w:ascii="Arial Unicode MS" w:cs="Arial Unicode MS" w:eastAsia="Arial Unicode MS" w:hAnsi="Arial Unicode MS"/>
          <w:rtl w:val="0"/>
        </w:rPr>
        <w:t xml:space="preserve">UTAGEのカウントダウンは、単なる日付指定だけでなく、顧客が登録したタイミングを基準に「〇日後の〇時〇分」といった動的な期限設定が可能です。期限終了後には自動で「指定ページへリダイレクト（販売終了ページへの誘導）」させたり、購入ボタンなどの要素を非表示にしたりできるため、完全自動で厳密な締め切り管理を実現できます。</w:t>
      </w:r>
    </w:p>
    <w:p w:rsidR="00000000" w:rsidDel="00000000" w:rsidP="00000000" w:rsidRDefault="00000000" w:rsidRPr="00000000" w14:paraId="0000122E">
      <w:pPr>
        <w:rPr/>
      </w:pPr>
      <w:r w:rsidDel="00000000" w:rsidR="00000000" w:rsidRPr="00000000">
        <w:rPr>
          <w:rtl w:val="0"/>
        </w:rPr>
      </w:r>
    </w:p>
    <w:p w:rsidR="00000000" w:rsidDel="00000000" w:rsidP="00000000" w:rsidRDefault="00000000" w:rsidRPr="00000000" w14:paraId="0000122F">
      <w:pPr>
        <w:rPr/>
      </w:pPr>
      <w:r w:rsidDel="00000000" w:rsidR="00000000" w:rsidRPr="00000000">
        <w:rPr>
          <w:rFonts w:ascii="Arial Unicode MS" w:cs="Arial Unicode MS" w:eastAsia="Arial Unicode MS" w:hAnsi="Arial Unicode MS"/>
          <w:rtl w:val="0"/>
        </w:rPr>
        <w:t xml:space="preserve">「複数ツールを使っている方ほど感動する」というお言葉通り、複雑な運用に疲弊している方こそ、本事例のようにシンプルな「一本化・内製化」を目指してみてはいかがでしょうか。</w:t>
      </w:r>
    </w:p>
    <w:p w:rsidR="00000000" w:rsidDel="00000000" w:rsidP="00000000" w:rsidRDefault="00000000" w:rsidRPr="00000000" w14:paraId="00001230">
      <w:pPr>
        <w:pStyle w:val="Heading4"/>
        <w:rPr/>
      </w:pPr>
      <w:bookmarkStart w:colFirst="0" w:colLast="0" w:name="_psffgt8f4lk2" w:id="650"/>
      <w:bookmarkEnd w:id="650"/>
      <w:r w:rsidDel="00000000" w:rsidR="00000000" w:rsidRPr="00000000">
        <w:rPr>
          <w:rFonts w:ascii="Arial Unicode MS" w:cs="Arial Unicode MS" w:eastAsia="Arial Unicode MS" w:hAnsi="Arial Unicode MS"/>
          <w:rtl w:val="0"/>
        </w:rPr>
        <w:t xml:space="preserve">明日からできる3つのアクション</w:t>
      </w:r>
    </w:p>
    <w:p w:rsidR="00000000" w:rsidDel="00000000" w:rsidP="00000000" w:rsidRDefault="00000000" w:rsidRPr="00000000" w14:paraId="00001231">
      <w:pPr>
        <w:rPr/>
      </w:pPr>
      <w:r w:rsidDel="00000000" w:rsidR="00000000" w:rsidRPr="00000000">
        <w:rPr>
          <w:rFonts w:ascii="Arial Unicode MS" w:cs="Arial Unicode MS" w:eastAsia="Arial Unicode MS" w:hAnsi="Arial Unicode MS"/>
          <w:rtl w:val="0"/>
        </w:rPr>
        <w:t xml:space="preserve">以下の3つの中から、今のあなたにできそうなものを1つ選んで実践してみてください。</w:t>
      </w:r>
    </w:p>
    <w:p w:rsidR="00000000" w:rsidDel="00000000" w:rsidP="00000000" w:rsidRDefault="00000000" w:rsidRPr="00000000" w14:paraId="00001232">
      <w:pPr>
        <w:rPr/>
      </w:pPr>
      <w:r w:rsidDel="00000000" w:rsidR="00000000" w:rsidRPr="00000000">
        <w:rPr>
          <w:rtl w:val="0"/>
        </w:rPr>
      </w:r>
    </w:p>
    <w:p w:rsidR="00000000" w:rsidDel="00000000" w:rsidP="00000000" w:rsidRDefault="00000000" w:rsidRPr="00000000" w14:paraId="00001233">
      <w:pPr>
        <w:numPr>
          <w:ilvl w:val="0"/>
          <w:numId w:val="52"/>
        </w:numPr>
        <w:ind w:left="720" w:hanging="360"/>
        <w:rPr>
          <w:u w:val="none"/>
        </w:rPr>
      </w:pPr>
      <w:r w:rsidDel="00000000" w:rsidR="00000000" w:rsidRPr="00000000">
        <w:rPr>
          <w:rFonts w:ascii="Arial Unicode MS" w:cs="Arial Unicode MS" w:eastAsia="Arial Unicode MS" w:hAnsi="Arial Unicode MS"/>
          <w:b w:val="1"/>
          <w:bCs w:val="1"/>
          <w:rtl w:val="0"/>
        </w:rPr>
        <w:t xml:space="preserve">【準備の時短】作成済みファネルの「コピー」</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次回のプロモーションのために、過去のファネルを「コピー」して使い回す。複製したファネルの日付やリンクを変更し、最短でローンチできる準備をしておく。</w:t>
      </w:r>
    </w:p>
    <w:p w:rsidR="00000000" w:rsidDel="00000000" w:rsidP="00000000" w:rsidRDefault="00000000" w:rsidRPr="00000000" w14:paraId="00001234">
      <w:pPr>
        <w:ind w:left="720" w:firstLine="0"/>
        <w:rPr/>
      </w:pPr>
      <w:r w:rsidDel="00000000" w:rsidR="00000000" w:rsidRPr="00000000">
        <w:rPr>
          <w:rtl w:val="0"/>
        </w:rPr>
      </w:r>
    </w:p>
    <w:p w:rsidR="00000000" w:rsidDel="00000000" w:rsidP="00000000" w:rsidRDefault="00000000" w:rsidRPr="00000000" w14:paraId="00001235">
      <w:pPr>
        <w:numPr>
          <w:ilvl w:val="0"/>
          <w:numId w:val="52"/>
        </w:numPr>
        <w:ind w:left="720" w:hanging="360"/>
        <w:rPr>
          <w:u w:val="none"/>
        </w:rPr>
      </w:pPr>
      <w:r w:rsidDel="00000000" w:rsidR="00000000" w:rsidRPr="00000000">
        <w:rPr>
          <w:rFonts w:ascii="Arial Unicode MS" w:cs="Arial Unicode MS" w:eastAsia="Arial Unicode MS" w:hAnsi="Arial Unicode MS"/>
          <w:b w:val="1"/>
          <w:bCs w:val="1"/>
          <w:rtl w:val="0"/>
        </w:rPr>
        <w:t xml:space="preserve">【締切りの自動化】終了ページの自動切替</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ファネルの「カウントダウン」要素を活用し、キャンペーン終了時刻になったら自動で「指定ページへリダイレクト（販売終了ページへの誘導）」されるように設定し、手動でのページ切り替え作業を手放す。</w:t>
      </w:r>
    </w:p>
    <w:p w:rsidR="00000000" w:rsidDel="00000000" w:rsidP="00000000" w:rsidRDefault="00000000" w:rsidRPr="00000000" w14:paraId="00001236">
      <w:pPr>
        <w:ind w:left="720" w:firstLine="0"/>
        <w:rPr/>
      </w:pPr>
      <w:r w:rsidDel="00000000" w:rsidR="00000000" w:rsidRPr="00000000">
        <w:rPr>
          <w:rtl w:val="0"/>
        </w:rPr>
      </w:r>
    </w:p>
    <w:p w:rsidR="00000000" w:rsidDel="00000000" w:rsidP="00000000" w:rsidRDefault="00000000" w:rsidRPr="00000000" w14:paraId="00001237">
      <w:pPr>
        <w:numPr>
          <w:ilvl w:val="0"/>
          <w:numId w:val="52"/>
        </w:numPr>
        <w:ind w:left="720" w:hanging="360"/>
        <w:rPr>
          <w:u w:val="none"/>
        </w:rPr>
      </w:pPr>
      <w:r w:rsidDel="00000000" w:rsidR="00000000" w:rsidRPr="00000000">
        <w:rPr>
          <w:rFonts w:ascii="Arial Unicode MS" w:cs="Arial Unicode MS" w:eastAsia="Arial Unicode MS" w:hAnsi="Arial Unicode MS"/>
          <w:b w:val="1"/>
          <w:bCs w:val="1"/>
          <w:rtl w:val="0"/>
        </w:rPr>
        <w:t xml:space="preserve">【機会損失防止】販売終了後の「受け皿」設定</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募集締め切り後のリダイレクト先として、「次回の優先案内（ウェイトリスト）」の登録ページを設定しておく。間に合わなかった見込み客を逃さず、次のリストとして資産化する。</w:t>
      </w:r>
    </w:p>
    <w:p w:rsidR="00000000" w:rsidDel="00000000" w:rsidP="00000000" w:rsidRDefault="00000000" w:rsidRPr="00000000" w14:paraId="00001238">
      <w:pPr>
        <w:rPr/>
      </w:pPr>
      <w:r w:rsidDel="00000000" w:rsidR="00000000" w:rsidRPr="00000000">
        <w:rPr>
          <w:rtl w:val="0"/>
        </w:rPr>
      </w:r>
    </w:p>
    <w:p w:rsidR="00000000" w:rsidDel="00000000" w:rsidP="00000000" w:rsidRDefault="00000000" w:rsidRPr="00000000" w14:paraId="00001239">
      <w:pPr>
        <w:rPr/>
      </w:pPr>
      <w:r w:rsidDel="00000000" w:rsidR="00000000" w:rsidRPr="00000000">
        <w:rPr>
          <w:rtl w:val="0"/>
        </w:rPr>
      </w:r>
    </w:p>
    <w:p w:rsidR="00000000" w:rsidDel="00000000" w:rsidP="00000000" w:rsidRDefault="00000000" w:rsidRPr="00000000" w14:paraId="0000123A">
      <w:pPr>
        <w:rPr/>
      </w:pPr>
      <w:r w:rsidDel="00000000" w:rsidR="00000000" w:rsidRPr="00000000">
        <w:br w:type="page"/>
      </w:r>
      <w:r w:rsidDel="00000000" w:rsidR="00000000" w:rsidRPr="00000000">
        <w:rPr>
          <w:rtl w:val="0"/>
        </w:rPr>
      </w:r>
    </w:p>
    <w:p w:rsidR="00000000" w:rsidDel="00000000" w:rsidP="00000000" w:rsidRDefault="00000000" w:rsidRPr="00000000" w14:paraId="0000123B">
      <w:pPr>
        <w:pStyle w:val="Heading1"/>
        <w:rPr/>
      </w:pPr>
      <w:bookmarkStart w:colFirst="0" w:colLast="0" w:name="_rpl68idaodq2" w:id="651"/>
      <w:bookmarkEnd w:id="651"/>
      <w:r w:rsidDel="00000000" w:rsidR="00000000" w:rsidRPr="00000000">
        <w:rPr>
          <w:rFonts w:ascii="Arial Unicode MS" w:cs="Arial Unicode MS" w:eastAsia="Arial Unicode MS" w:hAnsi="Arial Unicode MS"/>
          <w:rtl w:val="0"/>
        </w:rPr>
        <w:t xml:space="preserve">エイゴフル 様</w:t>
      </w:r>
    </w:p>
    <w:p w:rsidR="00000000" w:rsidDel="00000000" w:rsidP="00000000" w:rsidRDefault="00000000" w:rsidRPr="00000000" w14:paraId="0000123C">
      <w:pPr>
        <w:rPr/>
      </w:pPr>
      <w:r w:rsidDel="00000000" w:rsidR="00000000" w:rsidRPr="00000000">
        <w:rPr>
          <w:rFonts w:ascii="Arial Unicode MS" w:cs="Arial Unicode MS" w:eastAsia="Arial Unicode MS" w:hAnsi="Arial Unicode MS"/>
          <w:rtl w:val="0"/>
        </w:rPr>
        <w:t xml:space="preserve">（英検対策英語コーチング「エイゴフル」運営）</w:t>
      </w:r>
    </w:p>
    <w:p w:rsidR="00000000" w:rsidDel="00000000" w:rsidP="00000000" w:rsidRDefault="00000000" w:rsidRPr="00000000" w14:paraId="0000123D">
      <w:pPr>
        <w:pStyle w:val="Heading2"/>
        <w:rPr/>
      </w:pPr>
      <w:bookmarkStart w:colFirst="0" w:colLast="0" w:name="_tq8133dd5x3p" w:id="652"/>
      <w:bookmarkEnd w:id="652"/>
      <w:r w:rsidDel="00000000" w:rsidR="00000000" w:rsidRPr="00000000">
        <w:rPr>
          <w:rFonts w:ascii="Arial Unicode MS" w:cs="Arial Unicode MS" w:eastAsia="Arial Unicode MS" w:hAnsi="Arial Unicode MS"/>
          <w:rtl w:val="0"/>
        </w:rPr>
        <w:t xml:space="preserve">独立半年、仕組み化から1ヶ月で売上100万円！</w:t>
        <w:br w:type="textWrapping"/>
        <w:t xml:space="preserve">「一人で悩まない」サポート活用で</w:t>
        <w:br w:type="textWrapping"/>
        <w:t xml:space="preserve">個別面談獲得を自動化したファネル構築術</w:t>
      </w:r>
    </w:p>
    <w:p w:rsidR="00000000" w:rsidDel="00000000" w:rsidP="00000000" w:rsidRDefault="00000000" w:rsidRPr="00000000" w14:paraId="0000123E">
      <w:pPr>
        <w:numPr>
          <w:ilvl w:val="0"/>
          <w:numId w:val="90"/>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売上：約30日間で100万円</w:t>
      </w:r>
    </w:p>
    <w:p w:rsidR="00000000" w:rsidDel="00000000" w:rsidP="00000000" w:rsidRDefault="00000000" w:rsidRPr="00000000" w14:paraId="0000123F">
      <w:pPr>
        <w:numPr>
          <w:ilvl w:val="0"/>
          <w:numId w:val="90"/>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運用成果：工数削減と成約率向上を実現</w:t>
      </w:r>
    </w:p>
    <w:p w:rsidR="00000000" w:rsidDel="00000000" w:rsidP="00000000" w:rsidRDefault="00000000" w:rsidRPr="00000000" w14:paraId="00001240">
      <w:pPr>
        <w:pStyle w:val="Heading3"/>
        <w:rPr/>
      </w:pPr>
      <w:bookmarkStart w:colFirst="0" w:colLast="0" w:name="_7653r5hvrtee" w:id="653"/>
      <w:bookmarkEnd w:id="653"/>
      <w:r w:rsidDel="00000000" w:rsidR="00000000" w:rsidRPr="00000000">
        <w:rPr>
          <w:rFonts w:ascii="Arial Unicode MS" w:cs="Arial Unicode MS" w:eastAsia="Arial Unicode MS" w:hAnsi="Arial Unicode MS"/>
          <w:rtl w:val="0"/>
        </w:rPr>
        <w:t xml:space="preserve">この事例のポイント</w:t>
      </w:r>
    </w:p>
    <w:p w:rsidR="00000000" w:rsidDel="00000000" w:rsidP="00000000" w:rsidRDefault="00000000" w:rsidRPr="00000000" w14:paraId="00001241">
      <w:pPr>
        <w:rPr/>
      </w:pPr>
      <w:r w:rsidDel="00000000" w:rsidR="00000000" w:rsidRPr="00000000">
        <w:rPr>
          <w:rtl w:val="0"/>
        </w:rPr>
      </w:r>
    </w:p>
    <w:p w:rsidR="00000000" w:rsidDel="00000000" w:rsidP="00000000" w:rsidRDefault="00000000" w:rsidRPr="00000000" w14:paraId="00001242">
      <w:pPr>
        <w:rPr>
          <w:b w:val="1"/>
          <w:bCs w:val="1"/>
        </w:rPr>
      </w:pPr>
      <w:r w:rsidDel="00000000" w:rsidR="00000000" w:rsidRPr="00000000">
        <w:rPr>
          <w:rFonts w:ascii="Arial Unicode MS" w:cs="Arial Unicode MS" w:eastAsia="Arial Unicode MS" w:hAnsi="Arial Unicode MS"/>
          <w:b w:val="1"/>
          <w:bCs w:val="1"/>
          <w:rtl w:val="0"/>
        </w:rPr>
        <w:t xml:space="preserve">個別面談までのプロセスを自動化して、「手作業の運用」を手放す</w:t>
      </w:r>
    </w:p>
    <w:p w:rsidR="00000000" w:rsidDel="00000000" w:rsidP="00000000" w:rsidRDefault="00000000" w:rsidRPr="00000000" w14:paraId="00001243">
      <w:pPr>
        <w:rPr/>
      </w:pPr>
      <w:r w:rsidDel="00000000" w:rsidR="00000000" w:rsidRPr="00000000">
        <w:rPr>
          <w:rtl w:val="0"/>
        </w:rPr>
      </w:r>
    </w:p>
    <w:p w:rsidR="00000000" w:rsidDel="00000000" w:rsidP="00000000" w:rsidRDefault="00000000" w:rsidRPr="00000000" w14:paraId="00001244">
      <w:pPr>
        <w:rPr/>
      </w:pPr>
      <w:r w:rsidDel="00000000" w:rsidR="00000000" w:rsidRPr="00000000">
        <w:rPr>
          <w:rFonts w:ascii="Arial Unicode MS" w:cs="Arial Unicode MS" w:eastAsia="Arial Unicode MS" w:hAnsi="Arial Unicode MS"/>
          <w:rtl w:val="0"/>
        </w:rPr>
        <w:t xml:space="preserve">SNSで集客できても、その後の連絡や日程調整が手動対応のため、すぐにリソースの限界がきてしまう...。</w:t>
      </w:r>
    </w:p>
    <w:p w:rsidR="00000000" w:rsidDel="00000000" w:rsidP="00000000" w:rsidRDefault="00000000" w:rsidRPr="00000000" w14:paraId="00001245">
      <w:pPr>
        <w:rPr/>
      </w:pPr>
      <w:r w:rsidDel="00000000" w:rsidR="00000000" w:rsidRPr="00000000">
        <w:rPr>
          <w:rtl w:val="0"/>
        </w:rPr>
      </w:r>
    </w:p>
    <w:p w:rsidR="00000000" w:rsidDel="00000000" w:rsidP="00000000" w:rsidRDefault="00000000" w:rsidRPr="00000000" w14:paraId="00001246">
      <w:pPr>
        <w:rPr/>
      </w:pPr>
      <w:r w:rsidDel="00000000" w:rsidR="00000000" w:rsidRPr="00000000">
        <w:rPr>
          <w:rFonts w:ascii="Arial Unicode MS" w:cs="Arial Unicode MS" w:eastAsia="Arial Unicode MS" w:hAnsi="Arial Unicode MS"/>
          <w:rtl w:val="0"/>
        </w:rPr>
        <w:t xml:space="preserve">ここでご紹介するのは、そんなお悩みを、集客導線をUTAGEで一元化し、個別面談までの流れを完全自動化することで解決したエイゴフル様の事例です。</w:t>
      </w:r>
    </w:p>
    <w:p w:rsidR="00000000" w:rsidDel="00000000" w:rsidP="00000000" w:rsidRDefault="00000000" w:rsidRPr="00000000" w14:paraId="00001247">
      <w:pPr>
        <w:rPr/>
      </w:pPr>
      <w:r w:rsidDel="00000000" w:rsidR="00000000" w:rsidRPr="00000000">
        <w:rPr>
          <w:rtl w:val="0"/>
        </w:rPr>
      </w:r>
    </w:p>
    <w:p w:rsidR="00000000" w:rsidDel="00000000" w:rsidP="00000000" w:rsidRDefault="00000000" w:rsidRPr="00000000" w14:paraId="00001248">
      <w:pPr>
        <w:rPr/>
      </w:pPr>
      <w:r w:rsidDel="00000000" w:rsidR="00000000" w:rsidRPr="00000000">
        <w:rPr>
          <w:rFonts w:ascii="Arial Unicode MS" w:cs="Arial Unicode MS" w:eastAsia="Arial Unicode MS" w:hAnsi="Arial Unicode MS"/>
          <w:rtl w:val="0"/>
        </w:rPr>
        <w:t xml:space="preserve">エイゴフル様は、自身の課題であった「ファネルの効率化」を実現するために、UTAGEを導入。「LINE→メルマガ→LP→面談」の流れをシステム上で自動連携させることで、管理工数を削減しつつ、見込み客の取りこぼしを防ぐ仕組みを構築されました。</w:t>
      </w:r>
    </w:p>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rPr/>
      </w:pPr>
      <w:r w:rsidDel="00000000" w:rsidR="00000000" w:rsidRPr="00000000">
        <w:rPr>
          <w:rFonts w:ascii="Arial Unicode MS" w:cs="Arial Unicode MS" w:eastAsia="Arial Unicode MS" w:hAnsi="Arial Unicode MS"/>
          <w:rtl w:val="0"/>
        </w:rPr>
        <w:t xml:space="preserve">「個別相談への誘導を効率化したい」「手作業での個別対応から解放されたい」という方に、ぜひ参考にしていただきたい内容です。</w:t>
      </w:r>
    </w:p>
    <w:p w:rsidR="00000000" w:rsidDel="00000000" w:rsidP="00000000" w:rsidRDefault="00000000" w:rsidRPr="00000000" w14:paraId="0000124B">
      <w:pPr>
        <w:pStyle w:val="Heading3"/>
        <w:rPr/>
      </w:pPr>
      <w:bookmarkStart w:colFirst="0" w:colLast="0" w:name="_ul9e0sy7pu0g" w:id="654"/>
      <w:bookmarkEnd w:id="654"/>
      <w:r w:rsidDel="00000000" w:rsidR="00000000" w:rsidRPr="00000000">
        <w:rPr>
          <w:rFonts w:ascii="Arial Unicode MS" w:cs="Arial Unicode MS" w:eastAsia="Arial Unicode MS" w:hAnsi="Arial Unicode MS"/>
          <w:rtl w:val="0"/>
        </w:rPr>
        <w:t xml:space="preserve">事業概要</w:t>
      </w:r>
    </w:p>
    <w:p w:rsidR="00000000" w:rsidDel="00000000" w:rsidP="00000000" w:rsidRDefault="00000000" w:rsidRPr="00000000" w14:paraId="0000124C">
      <w:pPr>
        <w:rPr/>
      </w:pPr>
      <w:r w:rsidDel="00000000" w:rsidR="00000000" w:rsidRPr="00000000">
        <w:rPr>
          <w:rFonts w:ascii="Arial Unicode MS" w:cs="Arial Unicode MS" w:eastAsia="Arial Unicode MS" w:hAnsi="Arial Unicode MS"/>
          <w:rtl w:val="0"/>
        </w:rPr>
        <w:t xml:space="preserve">英検対策に特化した英語コーチングサービス「エイゴフル」を展開。オンライン指導や教材提供、ライティング添削などを通じて、受講生の合格までを伴走するサービスを提供している。</w:t>
      </w:r>
    </w:p>
    <w:p w:rsidR="00000000" w:rsidDel="00000000" w:rsidP="00000000" w:rsidRDefault="00000000" w:rsidRPr="00000000" w14:paraId="0000124D">
      <w:pPr>
        <w:pStyle w:val="Heading3"/>
        <w:rPr/>
      </w:pPr>
      <w:bookmarkStart w:colFirst="0" w:colLast="0" w:name="_rrnmdt5oz5h6" w:id="655"/>
      <w:bookmarkEnd w:id="655"/>
      <w:r w:rsidDel="00000000" w:rsidR="00000000" w:rsidRPr="00000000">
        <w:rPr>
          <w:rFonts w:ascii="Arial Unicode MS" w:cs="Arial Unicode MS" w:eastAsia="Arial Unicode MS" w:hAnsi="Arial Unicode MS"/>
          <w:rtl w:val="0"/>
        </w:rPr>
        <w:t xml:space="preserve">導入前のビジネス課題</w:t>
      </w:r>
    </w:p>
    <w:p w:rsidR="00000000" w:rsidDel="00000000" w:rsidP="00000000" w:rsidRDefault="00000000" w:rsidRPr="00000000" w14:paraId="0000124E">
      <w:pPr>
        <w:rPr/>
      </w:pPr>
      <w:r w:rsidDel="00000000" w:rsidR="00000000" w:rsidRPr="00000000">
        <w:rPr>
          <w:rFonts w:ascii="Arial Unicode MS" w:cs="Arial Unicode MS" w:eastAsia="Arial Unicode MS" w:hAnsi="Arial Unicode MS"/>
          <w:rtl w:val="0"/>
        </w:rPr>
        <w:t xml:space="preserve">Xやウェブサイトで集客を行い、LINE公式アカウントへ誘導する流れは作れていましたが、そこからメルマガ配信、LP案内、そして個別面談へと繋げる一連のファネル運用に課題を抱えていました。</w:t>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Fonts w:ascii="Arial Unicode MS" w:cs="Arial Unicode MS" w:eastAsia="Arial Unicode MS" w:hAnsi="Arial Unicode MS"/>
          <w:rtl w:val="0"/>
        </w:rPr>
        <w:t xml:space="preserve">具体的には、これまで各プロセスを手作業で運用しており、管理コストが高く、移行率も安定しませんでした。そのため、この一連の流れを「自動化・可視化」し、効率的な運用体制を整えることが急務となっていたのです。</w:t>
      </w:r>
    </w:p>
    <w:p w:rsidR="00000000" w:rsidDel="00000000" w:rsidP="00000000" w:rsidRDefault="00000000" w:rsidRPr="00000000" w14:paraId="00001251">
      <w:pPr>
        <w:pStyle w:val="Heading3"/>
        <w:rPr/>
      </w:pPr>
      <w:bookmarkStart w:colFirst="0" w:colLast="0" w:name="_igfjsi3xotw7" w:id="656"/>
      <w:bookmarkEnd w:id="656"/>
      <w:r w:rsidDel="00000000" w:rsidR="00000000" w:rsidRPr="00000000">
        <w:rPr>
          <w:rFonts w:ascii="Arial Unicode MS" w:cs="Arial Unicode MS" w:eastAsia="Arial Unicode MS" w:hAnsi="Arial Unicode MS"/>
          <w:rtl w:val="0"/>
        </w:rPr>
        <w:t xml:space="preserve">課題解決のUTAGE活用法</w:t>
      </w:r>
    </w:p>
    <w:p w:rsidR="00000000" w:rsidDel="00000000" w:rsidP="00000000" w:rsidRDefault="00000000" w:rsidRPr="00000000" w14:paraId="00001252">
      <w:pPr>
        <w:rPr/>
      </w:pPr>
      <w:r w:rsidDel="00000000" w:rsidR="00000000" w:rsidRPr="00000000">
        <w:rPr>
          <w:rFonts w:ascii="Arial Unicode MS" w:cs="Arial Unicode MS" w:eastAsia="Arial Unicode MS" w:hAnsi="Arial Unicode MS"/>
          <w:rtl w:val="0"/>
        </w:rPr>
        <w:t xml:space="preserve">そこで、UTAGEを導入し、「LINE→メルマガ→LP→面談」という一連の流れをシステム上で統合しました。</w:t>
      </w:r>
    </w:p>
    <w:p w:rsidR="00000000" w:rsidDel="00000000" w:rsidP="00000000" w:rsidRDefault="00000000" w:rsidRPr="00000000" w14:paraId="00001253">
      <w:pPr>
        <w:rPr/>
      </w:pPr>
      <w:r w:rsidDel="00000000" w:rsidR="00000000" w:rsidRPr="00000000">
        <w:rPr>
          <w:rtl w:val="0"/>
        </w:rPr>
      </w:r>
    </w:p>
    <w:p w:rsidR="00000000" w:rsidDel="00000000" w:rsidP="00000000" w:rsidRDefault="00000000" w:rsidRPr="00000000" w14:paraId="00001254">
      <w:pPr>
        <w:rPr/>
      </w:pPr>
      <w:r w:rsidDel="00000000" w:rsidR="00000000" w:rsidRPr="00000000">
        <w:rPr>
          <w:rFonts w:ascii="Arial Unicode MS" w:cs="Arial Unicode MS" w:eastAsia="Arial Unicode MS" w:hAnsi="Arial Unicode MS"/>
          <w:rtl w:val="0"/>
        </w:rPr>
        <w:t xml:space="preserve">各ステップを自動で連携させることで、見込み客の行動を可視化し、工数削減と成約率向上の両方を実現できる体制を整えたのです。</w:t>
      </w:r>
    </w:p>
    <w:p w:rsidR="00000000" w:rsidDel="00000000" w:rsidP="00000000" w:rsidRDefault="00000000" w:rsidRPr="00000000" w14:paraId="00001255">
      <w:pPr>
        <w:pStyle w:val="Heading4"/>
        <w:rPr/>
      </w:pPr>
      <w:bookmarkStart w:colFirst="0" w:colLast="0" w:name="_ltijngu3hdo5" w:id="657"/>
      <w:bookmarkEnd w:id="657"/>
      <w:r w:rsidDel="00000000" w:rsidR="00000000" w:rsidRPr="00000000">
        <w:rPr>
          <w:rFonts w:ascii="Arial Unicode MS" w:cs="Arial Unicode MS" w:eastAsia="Arial Unicode MS" w:hAnsi="Arial Unicode MS"/>
          <w:rtl w:val="0"/>
        </w:rPr>
        <w:t xml:space="preserve">成果につながったファネル全体像</w:t>
      </w:r>
    </w:p>
    <w:p w:rsidR="00000000" w:rsidDel="00000000" w:rsidP="00000000" w:rsidRDefault="00000000" w:rsidRPr="00000000" w14:paraId="00001256">
      <w:pPr>
        <w:rPr/>
      </w:pPr>
      <w:r w:rsidDel="00000000" w:rsidR="00000000" w:rsidRPr="00000000">
        <w:rPr>
          <w:rFonts w:ascii="Arial Unicode MS" w:cs="Arial Unicode MS" w:eastAsia="Arial Unicode MS" w:hAnsi="Arial Unicode MS"/>
          <w:rtl w:val="0"/>
        </w:rPr>
        <w:t xml:space="preserve">①SNS投稿（X）・SEO</w:t>
      </w:r>
    </w:p>
    <w:p w:rsidR="00000000" w:rsidDel="00000000" w:rsidP="00000000" w:rsidRDefault="00000000" w:rsidRPr="00000000" w14:paraId="0000125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58">
      <w:pPr>
        <w:rPr/>
      </w:pPr>
      <w:r w:rsidDel="00000000" w:rsidR="00000000" w:rsidRPr="00000000">
        <w:rPr>
          <w:rFonts w:ascii="Arial Unicode MS" w:cs="Arial Unicode MS" w:eastAsia="Arial Unicode MS" w:hAnsi="Arial Unicode MS"/>
          <w:rtl w:val="0"/>
        </w:rPr>
        <w:t xml:space="preserve">②LINE登録（オファー：動画コンテンツ・PDF資料・個別相談）</w:t>
      </w:r>
    </w:p>
    <w:p w:rsidR="00000000" w:rsidDel="00000000" w:rsidP="00000000" w:rsidRDefault="00000000" w:rsidRPr="00000000" w14:paraId="0000125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5A">
      <w:pPr>
        <w:rPr/>
      </w:pPr>
      <w:r w:rsidDel="00000000" w:rsidR="00000000" w:rsidRPr="00000000">
        <w:rPr>
          <w:rFonts w:ascii="Arial Unicode MS" w:cs="Arial Unicode MS" w:eastAsia="Arial Unicode MS" w:hAnsi="Arial Unicode MS"/>
          <w:rtl w:val="0"/>
        </w:rPr>
        <w:t xml:space="preserve">③メルマガ登録</w:t>
      </w:r>
    </w:p>
    <w:p w:rsidR="00000000" w:rsidDel="00000000" w:rsidP="00000000" w:rsidRDefault="00000000" w:rsidRPr="00000000" w14:paraId="0000125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5C">
      <w:pPr>
        <w:rPr/>
      </w:pPr>
      <w:r w:rsidDel="00000000" w:rsidR="00000000" w:rsidRPr="00000000">
        <w:rPr>
          <w:rFonts w:ascii="Arial Unicode MS" w:cs="Arial Unicode MS" w:eastAsia="Arial Unicode MS" w:hAnsi="Arial Unicode MS"/>
          <w:rtl w:val="0"/>
        </w:rPr>
        <w:t xml:space="preserve">④LP：動画コンテンツ提供</w:t>
      </w:r>
    </w:p>
    <w:p w:rsidR="00000000" w:rsidDel="00000000" w:rsidP="00000000" w:rsidRDefault="00000000" w:rsidRPr="00000000" w14:paraId="0000125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5E">
      <w:pPr>
        <w:rPr/>
      </w:pPr>
      <w:r w:rsidDel="00000000" w:rsidR="00000000" w:rsidRPr="00000000">
        <w:rPr>
          <w:rFonts w:ascii="Arial Unicode MS" w:cs="Arial Unicode MS" w:eastAsia="Arial Unicode MS" w:hAnsi="Arial Unicode MS"/>
          <w:rtl w:val="0"/>
        </w:rPr>
        <w:t xml:space="preserve">⑤個別相談</w:t>
      </w:r>
    </w:p>
    <w:p w:rsidR="00000000" w:rsidDel="00000000" w:rsidP="00000000" w:rsidRDefault="00000000" w:rsidRPr="00000000" w14:paraId="0000125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60">
      <w:pPr>
        <w:rPr/>
      </w:pPr>
      <w:r w:rsidDel="00000000" w:rsidR="00000000" w:rsidRPr="00000000">
        <w:rPr>
          <w:rFonts w:ascii="Arial Unicode MS" w:cs="Arial Unicode MS" w:eastAsia="Arial Unicode MS" w:hAnsi="Arial Unicode MS"/>
          <w:rtl w:val="0"/>
        </w:rPr>
        <w:t xml:space="preserve">⑥フロントエンド商品オファー（個別コンサルティング・コーチング）</w:t>
      </w:r>
    </w:p>
    <w:p w:rsidR="00000000" w:rsidDel="00000000" w:rsidP="00000000" w:rsidRDefault="00000000" w:rsidRPr="00000000" w14:paraId="0000126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62">
      <w:pPr>
        <w:rPr/>
      </w:pPr>
      <w:r w:rsidDel="00000000" w:rsidR="00000000" w:rsidRPr="00000000">
        <w:rPr>
          <w:rFonts w:ascii="Arial Unicode MS" w:cs="Arial Unicode MS" w:eastAsia="Arial Unicode MS" w:hAnsi="Arial Unicode MS"/>
          <w:rtl w:val="0"/>
        </w:rPr>
        <w:t xml:space="preserve">⑦バックエンド商品オファー（動画・PDF等のデジタルコンテンツ）</w:t>
      </w:r>
    </w:p>
    <w:p w:rsidR="00000000" w:rsidDel="00000000" w:rsidP="00000000" w:rsidRDefault="00000000" w:rsidRPr="00000000" w14:paraId="00001263">
      <w:pPr>
        <w:pStyle w:val="Heading4"/>
        <w:rPr/>
      </w:pPr>
      <w:bookmarkStart w:colFirst="0" w:colLast="0" w:name="_38vvn2onqwh1" w:id="658"/>
      <w:bookmarkEnd w:id="658"/>
      <w:r w:rsidDel="00000000" w:rsidR="00000000" w:rsidRPr="00000000">
        <w:rPr>
          <w:rFonts w:ascii="Arial Unicode MS" w:cs="Arial Unicode MS" w:eastAsia="Arial Unicode MS" w:hAnsi="Arial Unicode MS"/>
          <w:rtl w:val="0"/>
        </w:rPr>
        <w:t xml:space="preserve">活用した機能と具体的な施策内容</w:t>
      </w:r>
    </w:p>
    <w:p w:rsidR="00000000" w:rsidDel="00000000" w:rsidP="00000000" w:rsidRDefault="00000000" w:rsidRPr="00000000" w14:paraId="00001264">
      <w:pPr>
        <w:rPr>
          <w:b w:val="1"/>
          <w:bCs w:val="1"/>
        </w:rPr>
      </w:pPr>
      <w:r w:rsidDel="00000000" w:rsidR="00000000" w:rsidRPr="00000000">
        <w:rPr>
          <w:rFonts w:ascii="Arial Unicode MS" w:cs="Arial Unicode MS" w:eastAsia="Arial Unicode MS" w:hAnsi="Arial Unicode MS"/>
          <w:b w:val="1"/>
          <w:bCs w:val="1"/>
          <w:rtl w:val="0"/>
        </w:rPr>
        <w:t xml:space="preserve">【メール・LINE配信機能】配信の一元管理と自動化</w:t>
      </w:r>
    </w:p>
    <w:p w:rsidR="00000000" w:rsidDel="00000000" w:rsidP="00000000" w:rsidRDefault="00000000" w:rsidRPr="00000000" w14:paraId="00001265">
      <w:pPr>
        <w:rPr/>
      </w:pPr>
      <w:r w:rsidDel="00000000" w:rsidR="00000000" w:rsidRPr="00000000">
        <w:rPr>
          <w:rFonts w:ascii="Arial Unicode MS" w:cs="Arial Unicode MS" w:eastAsia="Arial Unicode MS" w:hAnsi="Arial Unicode MS"/>
          <w:rtl w:val="0"/>
        </w:rPr>
        <w:t xml:space="preserve">LINEとメールの配信をUTAGEで一元管理し、登録から面談への案内までをステップ配信で自動化しました。これにより、手作業での連絡業務をなくし、工数を大幅に削減しています。</w:t>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rPr>
          <w:b w:val="1"/>
          <w:bCs w:val="1"/>
        </w:rPr>
      </w:pPr>
      <w:r w:rsidDel="00000000" w:rsidR="00000000" w:rsidRPr="00000000">
        <w:rPr>
          <w:rFonts w:ascii="Arial Unicode MS" w:cs="Arial Unicode MS" w:eastAsia="Arial Unicode MS" w:hAnsi="Arial Unicode MS"/>
          <w:b w:val="1"/>
          <w:bCs w:val="1"/>
          <w:rtl w:val="0"/>
        </w:rPr>
        <w:t xml:space="preserve">【ファネル機能】導線の可視化とコンテンツ提供</w:t>
      </w:r>
    </w:p>
    <w:p w:rsidR="00000000" w:rsidDel="00000000" w:rsidP="00000000" w:rsidRDefault="00000000" w:rsidRPr="00000000" w14:paraId="00001268">
      <w:pPr>
        <w:rPr/>
      </w:pPr>
      <w:r w:rsidDel="00000000" w:rsidR="00000000" w:rsidRPr="00000000">
        <w:rPr>
          <w:rFonts w:ascii="Arial Unicode MS" w:cs="Arial Unicode MS" w:eastAsia="Arial Unicode MS" w:hAnsi="Arial Unicode MS"/>
          <w:rtl w:val="0"/>
        </w:rPr>
        <w:t xml:space="preserve">動画コンテンツを提供するLPや、面談予約ページまでの遷移をUTAGEのファネル機能で構築しました。一連の流れをシステム上で「可視化」できるようにし、成約率を上げるための環境を整えています。</w:t>
      </w:r>
    </w:p>
    <w:p w:rsidR="00000000" w:rsidDel="00000000" w:rsidP="00000000" w:rsidRDefault="00000000" w:rsidRPr="00000000" w14:paraId="00001269">
      <w:pPr>
        <w:pStyle w:val="Heading4"/>
        <w:rPr/>
      </w:pPr>
      <w:bookmarkStart w:colFirst="0" w:colLast="0" w:name="_yo3zmh4wz869" w:id="659"/>
      <w:bookmarkEnd w:id="659"/>
      <w:r w:rsidDel="00000000" w:rsidR="00000000" w:rsidRPr="00000000">
        <w:rPr>
          <w:rFonts w:ascii="Arial Unicode MS" w:cs="Arial Unicode MS" w:eastAsia="Arial Unicode MS" w:hAnsi="Arial Unicode MS"/>
          <w:rtl w:val="0"/>
        </w:rPr>
        <w:t xml:space="preserve">施策の背景にある戦略・意図</w:t>
      </w:r>
    </w:p>
    <w:p w:rsidR="00000000" w:rsidDel="00000000" w:rsidP="00000000" w:rsidRDefault="00000000" w:rsidRPr="00000000" w14:paraId="0000126A">
      <w:pPr>
        <w:rPr/>
      </w:pPr>
      <w:r w:rsidDel="00000000" w:rsidR="00000000" w:rsidRPr="00000000">
        <w:rPr>
          <w:rFonts w:ascii="Arial Unicode MS" w:cs="Arial Unicode MS" w:eastAsia="Arial Unicode MS" w:hAnsi="Arial Unicode MS"/>
          <w:rtl w:val="0"/>
        </w:rPr>
        <w:t xml:space="preserve">副業時代に参加していたオンライン講座で、講師や他の受講生から「集客から成約までのファネル構築にはUTAGEが最適である」と強く勧められたことがきっかけです。</w:t>
      </w:r>
    </w:p>
    <w:p w:rsidR="00000000" w:rsidDel="00000000" w:rsidP="00000000" w:rsidRDefault="00000000" w:rsidRPr="00000000" w14:paraId="0000126B">
      <w:pPr>
        <w:rPr/>
      </w:pPr>
      <w:r w:rsidDel="00000000" w:rsidR="00000000" w:rsidRPr="00000000">
        <w:rPr>
          <w:rtl w:val="0"/>
        </w:rPr>
      </w:r>
    </w:p>
    <w:p w:rsidR="00000000" w:rsidDel="00000000" w:rsidP="00000000" w:rsidRDefault="00000000" w:rsidRPr="00000000" w14:paraId="0000126C">
      <w:pPr>
        <w:rPr/>
      </w:pPr>
      <w:r w:rsidDel="00000000" w:rsidR="00000000" w:rsidRPr="00000000">
        <w:rPr>
          <w:rFonts w:ascii="Arial Unicode MS" w:cs="Arial Unicode MS" w:eastAsia="Arial Unicode MS" w:hAnsi="Arial Unicode MS"/>
          <w:rtl w:val="0"/>
        </w:rPr>
        <w:t xml:space="preserve">当時、私が抱えていた課題はまさに「ファネル運用の効率化」でした。LINEやメルマガとの連携機能を持つUTAGEであれば、手動運用のボトルネックを解消し、理想とする仕組みを実現できると考え、導入を決めました。</w:t>
      </w:r>
    </w:p>
    <w:p w:rsidR="00000000" w:rsidDel="00000000" w:rsidP="00000000" w:rsidRDefault="00000000" w:rsidRPr="00000000" w14:paraId="0000126D">
      <w:pPr>
        <w:pStyle w:val="Heading4"/>
        <w:rPr/>
      </w:pPr>
      <w:bookmarkStart w:colFirst="0" w:colLast="0" w:name="_vyov4010c2tz" w:id="660"/>
      <w:bookmarkEnd w:id="660"/>
      <w:r w:rsidDel="00000000" w:rsidR="00000000" w:rsidRPr="00000000">
        <w:rPr>
          <w:rFonts w:ascii="Arial Unicode MS" w:cs="Arial Unicode MS" w:eastAsia="Arial Unicode MS" w:hAnsi="Arial Unicode MS"/>
          <w:rtl w:val="0"/>
        </w:rPr>
        <w:t xml:space="preserve">施策を成功させるための「コツ・工夫」</w:t>
      </w:r>
    </w:p>
    <w:p w:rsidR="00000000" w:rsidDel="00000000" w:rsidP="00000000" w:rsidRDefault="00000000" w:rsidRPr="00000000" w14:paraId="0000126E">
      <w:pPr>
        <w:rPr/>
      </w:pPr>
      <w:r w:rsidDel="00000000" w:rsidR="00000000" w:rsidRPr="00000000">
        <w:rPr>
          <w:rFonts w:ascii="Arial Unicode MS" w:cs="Arial Unicode MS" w:eastAsia="Arial Unicode MS" w:hAnsi="Arial Unicode MS"/>
          <w:rtl w:val="0"/>
        </w:rPr>
        <w:t xml:space="preserve">特別な工夫として意識したのは、「自分で抱え込んで悩まないこと」です。</w:t>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pPr>
      <w:r w:rsidDel="00000000" w:rsidR="00000000" w:rsidRPr="00000000">
        <w:rPr>
          <w:rFonts w:ascii="Arial Unicode MS" w:cs="Arial Unicode MS" w:eastAsia="Arial Unicode MS" w:hAnsi="Arial Unicode MS"/>
          <w:rtl w:val="0"/>
        </w:rPr>
        <w:t xml:space="preserve">設定や運用で行き詰まったときは、UTAGEのサポートに積極的に問い合わせたり、所属しているオンライン講座のコミュニティで質問したりして解決しました。</w:t>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Fonts w:ascii="Arial Unicode MS" w:cs="Arial Unicode MS" w:eastAsia="Arial Unicode MS" w:hAnsi="Arial Unicode MS"/>
          <w:rtl w:val="0"/>
        </w:rPr>
        <w:t xml:space="preserve">自分一人で時間をかけて試行錯誤するのではなく、サポートや周囲の知見を活用して「早く前に進むこと」を徹底したのが、早期に仕組みを完成させられた大きな要因だったと思います。</w:t>
      </w:r>
    </w:p>
    <w:p w:rsidR="00000000" w:rsidDel="00000000" w:rsidP="00000000" w:rsidRDefault="00000000" w:rsidRPr="00000000" w14:paraId="00001273">
      <w:pPr>
        <w:pStyle w:val="Heading3"/>
        <w:rPr/>
      </w:pPr>
      <w:bookmarkStart w:colFirst="0" w:colLast="0" w:name="_hy2z1grahicg" w:id="661"/>
      <w:bookmarkEnd w:id="661"/>
      <w:r w:rsidDel="00000000" w:rsidR="00000000" w:rsidRPr="00000000">
        <w:rPr>
          <w:rFonts w:ascii="Arial Unicode MS" w:cs="Arial Unicode MS" w:eastAsia="Arial Unicode MS" w:hAnsi="Arial Unicode MS"/>
          <w:rtl w:val="0"/>
        </w:rPr>
        <w:t xml:space="preserve">導入後の成果と変化</w:t>
      </w:r>
    </w:p>
    <w:p w:rsidR="00000000" w:rsidDel="00000000" w:rsidP="00000000" w:rsidRDefault="00000000" w:rsidRPr="00000000" w14:paraId="00001274">
      <w:pPr>
        <w:pStyle w:val="Heading4"/>
        <w:rPr/>
      </w:pPr>
      <w:bookmarkStart w:colFirst="0" w:colLast="0" w:name="_h313ejjvwj8z" w:id="662"/>
      <w:bookmarkEnd w:id="662"/>
      <w:r w:rsidDel="00000000" w:rsidR="00000000" w:rsidRPr="00000000">
        <w:rPr>
          <w:rFonts w:ascii="Arial Unicode MS" w:cs="Arial Unicode MS" w:eastAsia="Arial Unicode MS" w:hAnsi="Arial Unicode MS"/>
          <w:rtl w:val="0"/>
        </w:rPr>
        <w:t xml:space="preserve">具体的な成果</w:t>
      </w:r>
    </w:p>
    <w:p w:rsidR="00000000" w:rsidDel="00000000" w:rsidP="00000000" w:rsidRDefault="00000000" w:rsidRPr="00000000" w14:paraId="00001275">
      <w:pPr>
        <w:rPr/>
      </w:pPr>
      <w:r w:rsidDel="00000000" w:rsidR="00000000" w:rsidRPr="00000000">
        <w:rPr>
          <w:rFonts w:ascii="Arial Unicode MS" w:cs="Arial Unicode MS" w:eastAsia="Arial Unicode MS" w:hAnsi="Arial Unicode MS"/>
          <w:rtl w:val="0"/>
        </w:rPr>
        <w:t xml:space="preserve">手動運用だったファネルをUTAGEで自動化した結果、以下の成果が得られました。</w:t>
      </w:r>
    </w:p>
    <w:p w:rsidR="00000000" w:rsidDel="00000000" w:rsidP="00000000" w:rsidRDefault="00000000" w:rsidRPr="00000000" w14:paraId="00001276">
      <w:pPr>
        <w:rPr/>
      </w:pPr>
      <w:r w:rsidDel="00000000" w:rsidR="00000000" w:rsidRPr="00000000">
        <w:rPr>
          <w:rtl w:val="0"/>
        </w:rPr>
      </w:r>
    </w:p>
    <w:p w:rsidR="00000000" w:rsidDel="00000000" w:rsidP="00000000" w:rsidRDefault="00000000" w:rsidRPr="00000000" w14:paraId="00001277">
      <w:pPr>
        <w:numPr>
          <w:ilvl w:val="0"/>
          <w:numId w:val="48"/>
        </w:numPr>
        <w:ind w:left="720" w:hanging="360"/>
      </w:pPr>
      <w:r w:rsidDel="00000000" w:rsidR="00000000" w:rsidRPr="00000000">
        <w:rPr>
          <w:rFonts w:ascii="Arial Unicode MS" w:cs="Arial Unicode MS" w:eastAsia="Arial Unicode MS" w:hAnsi="Arial Unicode MS"/>
          <w:rtl w:val="0"/>
        </w:rPr>
        <w:t xml:space="preserve">売上：約30日間で100万円を達成（独立半年時点）</w:t>
      </w:r>
    </w:p>
    <w:p w:rsidR="00000000" w:rsidDel="00000000" w:rsidP="00000000" w:rsidRDefault="00000000" w:rsidRPr="00000000" w14:paraId="00001278">
      <w:pPr>
        <w:numPr>
          <w:ilvl w:val="0"/>
          <w:numId w:val="48"/>
        </w:numPr>
        <w:ind w:left="720" w:hanging="360"/>
      </w:pPr>
      <w:r w:rsidDel="00000000" w:rsidR="00000000" w:rsidRPr="00000000">
        <w:rPr>
          <w:rFonts w:ascii="Arial Unicode MS" w:cs="Arial Unicode MS" w:eastAsia="Arial Unicode MS" w:hAnsi="Arial Unicode MS"/>
          <w:rtl w:val="0"/>
        </w:rPr>
        <w:t xml:space="preserve">運用成果：工数削減と成約率向上を実現</w:t>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Fonts w:ascii="Arial Unicode MS" w:cs="Arial Unicode MS" w:eastAsia="Arial Unicode MS" w:hAnsi="Arial Unicode MS"/>
          <w:rtl w:val="0"/>
        </w:rPr>
        <w:t xml:space="preserve">これはまだモニター価格での提供実績です。今後は正規価格での展開を進めることで、さらなる売上の成長と事業の飛躍が見込めると確信しています。</w:t>
      </w:r>
    </w:p>
    <w:p w:rsidR="00000000" w:rsidDel="00000000" w:rsidP="00000000" w:rsidRDefault="00000000" w:rsidRPr="00000000" w14:paraId="0000127B">
      <w:pPr>
        <w:pStyle w:val="Heading4"/>
        <w:rPr/>
      </w:pPr>
      <w:bookmarkStart w:colFirst="0" w:colLast="0" w:name="_uuxzktvjigov" w:id="663"/>
      <w:bookmarkEnd w:id="663"/>
      <w:r w:rsidDel="00000000" w:rsidR="00000000" w:rsidRPr="00000000">
        <w:rPr>
          <w:rFonts w:ascii="Arial Unicode MS" w:cs="Arial Unicode MS" w:eastAsia="Arial Unicode MS" w:hAnsi="Arial Unicode MS"/>
          <w:rtl w:val="0"/>
        </w:rPr>
        <w:t xml:space="preserve">実感できた変化</w:t>
      </w:r>
    </w:p>
    <w:p w:rsidR="00000000" w:rsidDel="00000000" w:rsidP="00000000" w:rsidRDefault="00000000" w:rsidRPr="00000000" w14:paraId="0000127C">
      <w:pPr>
        <w:rPr/>
      </w:pPr>
      <w:r w:rsidDel="00000000" w:rsidR="00000000" w:rsidRPr="00000000">
        <w:rPr>
          <w:rFonts w:ascii="Arial Unicode MS" w:cs="Arial Unicode MS" w:eastAsia="Arial Unicode MS" w:hAnsi="Arial Unicode MS"/>
          <w:rtl w:val="0"/>
        </w:rPr>
        <w:t xml:space="preserve">独立後、一番の不安だった「収益の安定化」が実現し、現在は毎月収益が出ているため、精神的に大きな余裕が生まれました。</w:t>
      </w:r>
    </w:p>
    <w:p w:rsidR="00000000" w:rsidDel="00000000" w:rsidP="00000000" w:rsidRDefault="00000000" w:rsidRPr="00000000" w14:paraId="0000127D">
      <w:pPr>
        <w:rPr/>
      </w:pPr>
      <w:r w:rsidDel="00000000" w:rsidR="00000000" w:rsidRPr="00000000">
        <w:rPr>
          <w:rtl w:val="0"/>
        </w:rPr>
      </w:r>
    </w:p>
    <w:p w:rsidR="00000000" w:rsidDel="00000000" w:rsidP="00000000" w:rsidRDefault="00000000" w:rsidRPr="00000000" w14:paraId="0000127E">
      <w:pPr>
        <w:rPr/>
      </w:pPr>
      <w:r w:rsidDel="00000000" w:rsidR="00000000" w:rsidRPr="00000000">
        <w:rPr>
          <w:rFonts w:ascii="Arial Unicode MS" w:cs="Arial Unicode MS" w:eastAsia="Arial Unicode MS" w:hAnsi="Arial Unicode MS"/>
          <w:rtl w:val="0"/>
        </w:rPr>
        <w:t xml:space="preserve">また、お客様からも「伴走してもらえて安心」「一人では続けられなかった」といった声をいただけるようになり、サービスを提供していて本当に良かったと強く感じています。</w:t>
      </w:r>
    </w:p>
    <w:p w:rsidR="00000000" w:rsidDel="00000000" w:rsidP="00000000" w:rsidRDefault="00000000" w:rsidRPr="00000000" w14:paraId="0000127F">
      <w:pPr>
        <w:pStyle w:val="Heading4"/>
        <w:rPr/>
      </w:pPr>
      <w:bookmarkStart w:colFirst="0" w:colLast="0" w:name="_wk2oeug9ay66" w:id="664"/>
      <w:bookmarkEnd w:id="664"/>
      <w:r w:rsidDel="00000000" w:rsidR="00000000" w:rsidRPr="00000000">
        <w:rPr>
          <w:rFonts w:ascii="Arial Unicode MS" w:cs="Arial Unicode MS" w:eastAsia="Arial Unicode MS" w:hAnsi="Arial Unicode MS"/>
          <w:rtl w:val="0"/>
        </w:rPr>
        <w:t xml:space="preserve">今後の事業展望</w:t>
      </w:r>
    </w:p>
    <w:p w:rsidR="00000000" w:rsidDel="00000000" w:rsidP="00000000" w:rsidRDefault="00000000" w:rsidRPr="00000000" w14:paraId="00001280">
      <w:pPr>
        <w:rPr/>
      </w:pPr>
      <w:r w:rsidDel="00000000" w:rsidR="00000000" w:rsidRPr="00000000">
        <w:rPr>
          <w:rFonts w:ascii="Arial Unicode MS" w:cs="Arial Unicode MS" w:eastAsia="Arial Unicode MS" w:hAnsi="Arial Unicode MS"/>
          <w:rtl w:val="0"/>
        </w:rPr>
        <w:t xml:space="preserve">現在は完全に一対一のZoomセッションでコーチングを行っていますが、今後はより多くの方に価値を届けるため、「セミナー形式」や「オートウェビナー」の活用にも取り組んでいく予定です。</w:t>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Fonts w:ascii="Arial Unicode MS" w:cs="Arial Unicode MS" w:eastAsia="Arial Unicode MS" w:hAnsi="Arial Unicode MS"/>
          <w:rtl w:val="0"/>
        </w:rPr>
        <w:t xml:space="preserve">個別の強みを活かしつつ、さらに事業をスケールさせる仕組みを整えることで、より多くの英検受験者をサポートできる体制を築いていきたいと考えています。</w:t>
      </w:r>
    </w:p>
    <w:p w:rsidR="00000000" w:rsidDel="00000000" w:rsidP="00000000" w:rsidRDefault="00000000" w:rsidRPr="00000000" w14:paraId="00001283">
      <w:pPr>
        <w:pStyle w:val="Heading3"/>
        <w:rPr/>
      </w:pPr>
      <w:bookmarkStart w:colFirst="0" w:colLast="0" w:name="_52ojxggdw5i" w:id="665"/>
      <w:bookmarkEnd w:id="665"/>
      <w:r w:rsidDel="00000000" w:rsidR="00000000" w:rsidRPr="00000000">
        <w:rPr>
          <w:rFonts w:ascii="Arial Unicode MS" w:cs="Arial Unicode MS" w:eastAsia="Arial Unicode MS" w:hAnsi="Arial Unicode MS"/>
          <w:rtl w:val="0"/>
        </w:rPr>
        <w:t xml:space="preserve">UTAGEユーザーへのメッセージ</w:t>
      </w:r>
    </w:p>
    <w:p w:rsidR="00000000" w:rsidDel="00000000" w:rsidP="00000000" w:rsidRDefault="00000000" w:rsidRPr="00000000" w14:paraId="00001284">
      <w:pPr>
        <w:rPr/>
      </w:pPr>
      <w:r w:rsidDel="00000000" w:rsidR="00000000" w:rsidRPr="00000000">
        <w:rPr>
          <w:rFonts w:ascii="Arial Unicode MS" w:cs="Arial Unicode MS" w:eastAsia="Arial Unicode MS" w:hAnsi="Arial Unicode MS"/>
          <w:rtl w:val="0"/>
        </w:rPr>
        <w:t xml:space="preserve">月10万円や100万円の売上を本気で目指すなら、月1～2万円の投資を惜しんではいけません。</w:t>
      </w:r>
    </w:p>
    <w:p w:rsidR="00000000" w:rsidDel="00000000" w:rsidP="00000000" w:rsidRDefault="00000000" w:rsidRPr="00000000" w14:paraId="00001285">
      <w:pPr>
        <w:rPr/>
      </w:pPr>
      <w:r w:rsidDel="00000000" w:rsidR="00000000" w:rsidRPr="00000000">
        <w:rPr>
          <w:rtl w:val="0"/>
        </w:rPr>
      </w:r>
    </w:p>
    <w:p w:rsidR="00000000" w:rsidDel="00000000" w:rsidP="00000000" w:rsidRDefault="00000000" w:rsidRPr="00000000" w14:paraId="00001286">
      <w:pPr>
        <w:rPr/>
      </w:pPr>
      <w:r w:rsidDel="00000000" w:rsidR="00000000" w:rsidRPr="00000000">
        <w:rPr>
          <w:rFonts w:ascii="Arial Unicode MS" w:cs="Arial Unicode MS" w:eastAsia="Arial Unicode MS" w:hAnsi="Arial Unicode MS"/>
          <w:rtl w:val="0"/>
        </w:rPr>
        <w:t xml:space="preserve">UTAGEを導入して自動化できる部分は早急に仕組み化し、その分の時間を「自分のコンテンツを充実させること」に使うべきです。「投資」と「仕組み化」の決断こそが、成果への近道になるはずです。</w:t>
      </w:r>
    </w:p>
    <w:p w:rsidR="00000000" w:rsidDel="00000000" w:rsidP="00000000" w:rsidRDefault="00000000" w:rsidRPr="00000000" w14:paraId="00001287">
      <w:pPr>
        <w:pStyle w:val="Heading3"/>
        <w:rPr/>
      </w:pPr>
      <w:bookmarkStart w:colFirst="0" w:colLast="0" w:name="_8isjyvf0ybjr" w:id="666"/>
      <w:bookmarkEnd w:id="666"/>
      <w:r w:rsidDel="00000000" w:rsidR="00000000" w:rsidRPr="00000000">
        <w:rPr>
          <w:rFonts w:ascii="Arial Unicode MS" w:cs="Arial Unicode MS" w:eastAsia="Arial Unicode MS" w:hAnsi="Arial Unicode MS"/>
          <w:rtl w:val="0"/>
        </w:rPr>
        <w:t xml:space="preserve">UTAGE運営者コメント</w:t>
      </w:r>
    </w:p>
    <w:p w:rsidR="00000000" w:rsidDel="00000000" w:rsidP="00000000" w:rsidRDefault="00000000" w:rsidRPr="00000000" w14:paraId="00001288">
      <w:pPr>
        <w:rPr/>
      </w:pPr>
      <w:r w:rsidDel="00000000" w:rsidR="00000000" w:rsidRPr="00000000">
        <w:rPr>
          <w:rFonts w:ascii="Arial Unicode MS" w:cs="Arial Unicode MS" w:eastAsia="Arial Unicode MS" w:hAnsi="Arial Unicode MS"/>
          <w:rtl w:val="0"/>
        </w:rPr>
        <w:t xml:space="preserve">「手動運用の限界」を感じていたエイゴフル様が、UTAGEによる自動化でその壁を突破された、まさに理想的な活用事例だと言えます。</w:t>
      </w:r>
    </w:p>
    <w:p w:rsidR="00000000" w:rsidDel="00000000" w:rsidP="00000000" w:rsidRDefault="00000000" w:rsidRPr="00000000" w14:paraId="00001289">
      <w:pPr>
        <w:rPr/>
      </w:pPr>
      <w:r w:rsidDel="00000000" w:rsidR="00000000" w:rsidRPr="00000000">
        <w:rPr>
          <w:rtl w:val="0"/>
        </w:rPr>
      </w:r>
    </w:p>
    <w:p w:rsidR="00000000" w:rsidDel="00000000" w:rsidP="00000000" w:rsidRDefault="00000000" w:rsidRPr="00000000" w14:paraId="0000128A">
      <w:pPr>
        <w:rPr/>
      </w:pPr>
      <w:r w:rsidDel="00000000" w:rsidR="00000000" w:rsidRPr="00000000">
        <w:rPr>
          <w:rFonts w:ascii="Arial Unicode MS" w:cs="Arial Unicode MS" w:eastAsia="Arial Unicode MS" w:hAnsi="Arial Unicode MS"/>
          <w:rtl w:val="0"/>
        </w:rPr>
        <w:t xml:space="preserve">特に素晴らしいのは、「LINE・メルマガ・LP・面談」という複数の要素を、バラバラのツールではなくUTAGE一つで繋ぎ合わせた点です。これにより、お客様は迷うことなくスムーズに面談まで進むことができ、運営側も管理コストを劇的に下げることができます。</w:t>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rFonts w:ascii="Arial Unicode MS" w:cs="Arial Unicode MS" w:eastAsia="Arial Unicode MS" w:hAnsi="Arial Unicode MS"/>
          <w:rtl w:val="0"/>
        </w:rPr>
        <w:t xml:space="preserve">また、エイゴフル様の成功の鍵は「一人で悩まない」という姿勢にあったようです。</w:t>
      </w:r>
    </w:p>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rPr/>
      </w:pPr>
      <w:r w:rsidDel="00000000" w:rsidR="00000000" w:rsidRPr="00000000">
        <w:rPr>
          <w:rFonts w:ascii="Arial Unicode MS" w:cs="Arial Unicode MS" w:eastAsia="Arial Unicode MS" w:hAnsi="Arial Unicode MS"/>
          <w:rtl w:val="0"/>
        </w:rPr>
        <w:t xml:space="preserve">UTAGEでは、設定などでつまずいた際にご活用いただける詳細なマニュアルを完備しているほか、個別の疑問を解決できるメールサポートも用意しております。さらに、オンライン勉強会やオフライン作業会も定期的に開催しておりますので、こうした場も積極的にご活用いただくと、仕組みの構築が早く進むと思います。</w:t>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rPr/>
      </w:pPr>
      <w:r w:rsidDel="00000000" w:rsidR="00000000" w:rsidRPr="00000000">
        <w:rPr>
          <w:rFonts w:ascii="Arial Unicode MS" w:cs="Arial Unicode MS" w:eastAsia="Arial Unicode MS" w:hAnsi="Arial Unicode MS"/>
          <w:rtl w:val="0"/>
        </w:rPr>
        <w:t xml:space="preserve">「効率化したいけれど、設定が難しそう...」と不安な方は、エイゴフル様のようにサポートをフル活用し、ぜひ「立ち止まる時間」を最小限にして、自動化の一歩を踏み出してみてください。</w:t>
      </w:r>
    </w:p>
    <w:p w:rsidR="00000000" w:rsidDel="00000000" w:rsidP="00000000" w:rsidRDefault="00000000" w:rsidRPr="00000000" w14:paraId="00001291">
      <w:pPr>
        <w:pStyle w:val="Heading4"/>
        <w:rPr/>
      </w:pPr>
      <w:bookmarkStart w:colFirst="0" w:colLast="0" w:name="_2i6ue9pi43gg" w:id="667"/>
      <w:bookmarkEnd w:id="667"/>
      <w:r w:rsidDel="00000000" w:rsidR="00000000" w:rsidRPr="00000000">
        <w:rPr>
          <w:rFonts w:ascii="Arial Unicode MS" w:cs="Arial Unicode MS" w:eastAsia="Arial Unicode MS" w:hAnsi="Arial Unicode MS"/>
          <w:rtl w:val="0"/>
        </w:rPr>
        <w:t xml:space="preserve">明日からできる3つのアクション</w:t>
      </w:r>
    </w:p>
    <w:p w:rsidR="00000000" w:rsidDel="00000000" w:rsidP="00000000" w:rsidRDefault="00000000" w:rsidRPr="00000000" w14:paraId="00001292">
      <w:pPr>
        <w:rPr/>
      </w:pPr>
      <w:r w:rsidDel="00000000" w:rsidR="00000000" w:rsidRPr="00000000">
        <w:rPr>
          <w:rFonts w:ascii="Arial Unicode MS" w:cs="Arial Unicode MS" w:eastAsia="Arial Unicode MS" w:hAnsi="Arial Unicode MS"/>
          <w:rtl w:val="0"/>
        </w:rPr>
        <w:t xml:space="preserve">以下の3つの中から、今のあなたにできそうなものを1つ選んで実践してみてください。</w:t>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numPr>
          <w:ilvl w:val="0"/>
          <w:numId w:val="21"/>
        </w:numPr>
        <w:ind w:left="720" w:hanging="360"/>
        <w:rPr>
          <w:u w:val="none"/>
        </w:rPr>
      </w:pPr>
      <w:r w:rsidDel="00000000" w:rsidR="00000000" w:rsidRPr="00000000">
        <w:rPr>
          <w:rFonts w:ascii="Arial Unicode MS" w:cs="Arial Unicode MS" w:eastAsia="Arial Unicode MS" w:hAnsi="Arial Unicode MS"/>
          <w:b w:val="1"/>
          <w:bCs w:val="1"/>
          <w:rtl w:val="0"/>
        </w:rPr>
        <w:t xml:space="preserve">【到達率の対策】DKIM/DMARC認証設定</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Gmailのガイドラインに対応し、UTAGEからのメールを確実に届けるため、マニュアルを参照して独自ドメインの「DKIM」「DMARC」認証設定を行う。</w:t>
      </w:r>
    </w:p>
    <w:p w:rsidR="00000000" w:rsidDel="00000000" w:rsidP="00000000" w:rsidRDefault="00000000" w:rsidRPr="00000000" w14:paraId="00001295">
      <w:pPr>
        <w:ind w:left="720" w:firstLine="0"/>
        <w:rPr/>
      </w:pPr>
      <w:r w:rsidDel="00000000" w:rsidR="00000000" w:rsidRPr="00000000">
        <w:rPr>
          <w:rtl w:val="0"/>
        </w:rPr>
      </w:r>
    </w:p>
    <w:p w:rsidR="00000000" w:rsidDel="00000000" w:rsidP="00000000" w:rsidRDefault="00000000" w:rsidRPr="00000000" w14:paraId="00001296">
      <w:pPr>
        <w:numPr>
          <w:ilvl w:val="0"/>
          <w:numId w:val="21"/>
        </w:numPr>
        <w:ind w:left="720" w:hanging="360"/>
        <w:rPr>
          <w:u w:val="none"/>
        </w:rPr>
      </w:pPr>
      <w:r w:rsidDel="00000000" w:rsidR="00000000" w:rsidRPr="00000000">
        <w:rPr>
          <w:rFonts w:ascii="Arial Unicode MS" w:cs="Arial Unicode MS" w:eastAsia="Arial Unicode MS" w:hAnsi="Arial Unicode MS"/>
          <w:b w:val="1"/>
          <w:bCs w:val="1"/>
          <w:rtl w:val="0"/>
        </w:rPr>
        <w:t xml:space="preserve">【配信の準備】LINE公式アカウント連携</w:t>
        <w:br w:type="textWrapping"/>
      </w:r>
      <w:r w:rsidDel="00000000" w:rsidR="00000000" w:rsidRPr="00000000">
        <w:rPr>
          <w:rFonts w:ascii="Arial Unicode MS" w:cs="Arial Unicode MS" w:eastAsia="Arial Unicode MS" w:hAnsi="Arial Unicode MS"/>
          <w:rtl w:val="0"/>
        </w:rPr>
        <w:t xml:space="preserve">UTAGE上でLINEのメッセージ配信を行うために、マニュアルを参照して「LINE公式アカウント」との連携設定を行う。</w:t>
      </w:r>
    </w:p>
    <w:p w:rsidR="00000000" w:rsidDel="00000000" w:rsidP="00000000" w:rsidRDefault="00000000" w:rsidRPr="00000000" w14:paraId="00001297">
      <w:pPr>
        <w:ind w:left="720" w:firstLine="0"/>
        <w:rPr/>
      </w:pPr>
      <w:r w:rsidDel="00000000" w:rsidR="00000000" w:rsidRPr="00000000">
        <w:rPr>
          <w:rtl w:val="0"/>
        </w:rPr>
      </w:r>
    </w:p>
    <w:p w:rsidR="00000000" w:rsidDel="00000000" w:rsidP="00000000" w:rsidRDefault="00000000" w:rsidRPr="00000000" w14:paraId="00001298">
      <w:pPr>
        <w:numPr>
          <w:ilvl w:val="0"/>
          <w:numId w:val="21"/>
        </w:numPr>
        <w:ind w:left="720" w:hanging="360"/>
        <w:rPr>
          <w:u w:val="none"/>
        </w:rPr>
      </w:pPr>
      <w:r w:rsidDel="00000000" w:rsidR="00000000" w:rsidRPr="00000000">
        <w:rPr>
          <w:rFonts w:ascii="Arial Unicode MS" w:cs="Arial Unicode MS" w:eastAsia="Arial Unicode MS" w:hAnsi="Arial Unicode MS"/>
          <w:b w:val="1"/>
          <w:bCs w:val="1"/>
          <w:rtl w:val="0"/>
        </w:rPr>
        <w:t xml:space="preserve">【疑問の解消】サポート機能の活用</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設定で迷ったら、管理画面にある「マニュアル」「よくある質問」「お問い合わせ」を活用し、解決策を探す。</w:t>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r>
    </w:p>
    <w:p w:rsidR="00000000" w:rsidDel="00000000" w:rsidP="00000000" w:rsidRDefault="00000000" w:rsidRPr="00000000" w14:paraId="0000129B">
      <w:pPr>
        <w:rPr/>
      </w:pPr>
      <w:r w:rsidDel="00000000" w:rsidR="00000000" w:rsidRPr="00000000">
        <w:br w:type="page"/>
      </w:r>
      <w:r w:rsidDel="00000000" w:rsidR="00000000" w:rsidRPr="00000000">
        <w:rPr>
          <w:rtl w:val="0"/>
        </w:rPr>
      </w:r>
    </w:p>
    <w:p w:rsidR="00000000" w:rsidDel="00000000" w:rsidP="00000000" w:rsidRDefault="00000000" w:rsidRPr="00000000" w14:paraId="0000129C">
      <w:pPr>
        <w:pStyle w:val="Heading1"/>
        <w:rPr/>
      </w:pPr>
      <w:bookmarkStart w:colFirst="0" w:colLast="0" w:name="_j1x0e8wuzry1" w:id="668"/>
      <w:bookmarkEnd w:id="668"/>
      <w:r w:rsidDel="00000000" w:rsidR="00000000" w:rsidRPr="00000000">
        <w:rPr>
          <w:rFonts w:ascii="Arial Unicode MS" w:cs="Arial Unicode MS" w:eastAsia="Arial Unicode MS" w:hAnsi="Arial Unicode MS"/>
          <w:rtl w:val="0"/>
        </w:rPr>
        <w:t xml:space="preserve">清永 仁 様</w:t>
      </w:r>
    </w:p>
    <w:p w:rsidR="00000000" w:rsidDel="00000000" w:rsidP="00000000" w:rsidRDefault="00000000" w:rsidRPr="00000000" w14:paraId="0000129D">
      <w:pPr>
        <w:rPr/>
      </w:pPr>
      <w:r w:rsidDel="00000000" w:rsidR="00000000" w:rsidRPr="00000000">
        <w:rPr>
          <w:rFonts w:ascii="Arial Unicode MS" w:cs="Arial Unicode MS" w:eastAsia="Arial Unicode MS" w:hAnsi="Arial Unicode MS"/>
          <w:rtl w:val="0"/>
        </w:rPr>
        <w:t xml:space="preserve">（地方集客コンサルタント）</w:t>
      </w:r>
    </w:p>
    <w:p w:rsidR="00000000" w:rsidDel="00000000" w:rsidP="00000000" w:rsidRDefault="00000000" w:rsidRPr="00000000" w14:paraId="0000129E">
      <w:pPr>
        <w:pStyle w:val="Heading2"/>
        <w:rPr/>
      </w:pPr>
      <w:bookmarkStart w:colFirst="0" w:colLast="0" w:name="_ndvhjbkfra40" w:id="669"/>
      <w:bookmarkEnd w:id="669"/>
      <w:r w:rsidDel="00000000" w:rsidR="00000000" w:rsidRPr="00000000">
        <w:rPr>
          <w:rFonts w:ascii="Arial Unicode MS" w:cs="Arial Unicode MS" w:eastAsia="Arial Unicode MS" w:hAnsi="Arial Unicode MS"/>
          <w:rtl w:val="0"/>
        </w:rPr>
        <w:t xml:space="preserve">“お付き合いしたい顧客”だけを集めて成約率アップ！</w:t>
        <w:br w:type="textWrapping"/>
        <w:t xml:space="preserve">個別相談の質を高める「自動ウェビナー」活用術</w:t>
      </w:r>
    </w:p>
    <w:p w:rsidR="00000000" w:rsidDel="00000000" w:rsidP="00000000" w:rsidRDefault="00000000" w:rsidRPr="00000000" w14:paraId="0000129F">
      <w:pPr>
        <w:numPr>
          <w:ilvl w:val="0"/>
          <w:numId w:val="23"/>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年間売上：約1,000万円</w:t>
      </w:r>
    </w:p>
    <w:p w:rsidR="00000000" w:rsidDel="00000000" w:rsidP="00000000" w:rsidRDefault="00000000" w:rsidRPr="00000000" w14:paraId="000012A0">
      <w:pPr>
        <w:numPr>
          <w:ilvl w:val="0"/>
          <w:numId w:val="23"/>
        </w:numPr>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個別相談：購入意欲の高い層へ変化</w:t>
      </w:r>
    </w:p>
    <w:p w:rsidR="00000000" w:rsidDel="00000000" w:rsidP="00000000" w:rsidRDefault="00000000" w:rsidRPr="00000000" w14:paraId="000012A1">
      <w:pPr>
        <w:pStyle w:val="Heading3"/>
        <w:rPr/>
      </w:pPr>
      <w:bookmarkStart w:colFirst="0" w:colLast="0" w:name="_wds5e813oqg6" w:id="670"/>
      <w:bookmarkEnd w:id="670"/>
      <w:r w:rsidDel="00000000" w:rsidR="00000000" w:rsidRPr="00000000">
        <w:rPr>
          <w:rFonts w:ascii="Arial Unicode MS" w:cs="Arial Unicode MS" w:eastAsia="Arial Unicode MS" w:hAnsi="Arial Unicode MS"/>
          <w:rtl w:val="0"/>
        </w:rPr>
        <w:t xml:space="preserve">この事例のポイント</w:t>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b w:val="1"/>
          <w:bCs w:val="1"/>
        </w:rPr>
      </w:pPr>
      <w:r w:rsidDel="00000000" w:rsidR="00000000" w:rsidRPr="00000000">
        <w:rPr>
          <w:rFonts w:ascii="Arial Unicode MS" w:cs="Arial Unicode MS" w:eastAsia="Arial Unicode MS" w:hAnsi="Arial Unicode MS"/>
          <w:b w:val="1"/>
          <w:bCs w:val="1"/>
          <w:rtl w:val="0"/>
        </w:rPr>
        <w:t xml:space="preserve">「購入意欲の高い人」だけに時間を使うためのフィルタリング戦略</w:t>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pPr>
      <w:r w:rsidDel="00000000" w:rsidR="00000000" w:rsidRPr="00000000">
        <w:rPr>
          <w:rFonts w:ascii="Arial Unicode MS" w:cs="Arial Unicode MS" w:eastAsia="Arial Unicode MS" w:hAnsi="Arial Unicode MS"/>
          <w:rtl w:val="0"/>
        </w:rPr>
        <w:t xml:space="preserve">「せっかく個別相談を獲得できたのに、『話を聞きたい』だけで終わってしまった……」。そんな徒労感に悩まされていませんか？</w:t>
      </w:r>
    </w:p>
    <w:p w:rsidR="00000000" w:rsidDel="00000000" w:rsidP="00000000" w:rsidRDefault="00000000" w:rsidRPr="00000000" w14:paraId="000012A6">
      <w:pPr>
        <w:rPr/>
      </w:pPr>
      <w:r w:rsidDel="00000000" w:rsidR="00000000" w:rsidRPr="00000000">
        <w:rPr>
          <w:rtl w:val="0"/>
        </w:rPr>
      </w:r>
    </w:p>
    <w:p w:rsidR="00000000" w:rsidDel="00000000" w:rsidP="00000000" w:rsidRDefault="00000000" w:rsidRPr="00000000" w14:paraId="000012A7">
      <w:pPr>
        <w:rPr/>
      </w:pPr>
      <w:r w:rsidDel="00000000" w:rsidR="00000000" w:rsidRPr="00000000">
        <w:rPr>
          <w:rFonts w:ascii="Arial Unicode MS" w:cs="Arial Unicode MS" w:eastAsia="Arial Unicode MS" w:hAnsi="Arial Unicode MS"/>
          <w:rtl w:val="0"/>
        </w:rPr>
        <w:t xml:space="preserve">ここでご紹介するのは、メルマガから直接個別相談へ誘導していた従来の手法を見直し、間に「自動ウェビナー」を挟むことで、見込み客の質を向上させた清永様の事例です。</w:t>
      </w:r>
    </w:p>
    <w:p w:rsidR="00000000" w:rsidDel="00000000" w:rsidP="00000000" w:rsidRDefault="00000000" w:rsidRPr="00000000" w14:paraId="000012A8">
      <w:pPr>
        <w:rPr/>
      </w:pPr>
      <w:r w:rsidDel="00000000" w:rsidR="00000000" w:rsidRPr="00000000">
        <w:rPr>
          <w:rtl w:val="0"/>
        </w:rPr>
      </w:r>
    </w:p>
    <w:p w:rsidR="00000000" w:rsidDel="00000000" w:rsidP="00000000" w:rsidRDefault="00000000" w:rsidRPr="00000000" w14:paraId="000012A9">
      <w:pPr>
        <w:rPr/>
      </w:pPr>
      <w:r w:rsidDel="00000000" w:rsidR="00000000" w:rsidRPr="00000000">
        <w:rPr>
          <w:rFonts w:ascii="Arial Unicode MS" w:cs="Arial Unicode MS" w:eastAsia="Arial Unicode MS" w:hAnsi="Arial Unicode MS"/>
          <w:rtl w:val="0"/>
        </w:rPr>
        <w:t xml:space="preserve">清永様は、自動ウェビナーによって事前教育と選別（スクリーニング）を自動化。さらに、「いつ・どこまで視聴したか」というデータ分析に基づき改善を重ねることで、自分に合う「濃いお客様」だけを集客する仕組みを構築されました。</w:t>
      </w:r>
    </w:p>
    <w:p w:rsidR="00000000" w:rsidDel="00000000" w:rsidP="00000000" w:rsidRDefault="00000000" w:rsidRPr="00000000" w14:paraId="000012AA">
      <w:pPr>
        <w:rPr/>
      </w:pPr>
      <w:r w:rsidDel="00000000" w:rsidR="00000000" w:rsidRPr="00000000">
        <w:rPr>
          <w:rtl w:val="0"/>
        </w:rPr>
      </w:r>
    </w:p>
    <w:p w:rsidR="00000000" w:rsidDel="00000000" w:rsidP="00000000" w:rsidRDefault="00000000" w:rsidRPr="00000000" w14:paraId="000012AB">
      <w:pPr>
        <w:rPr/>
      </w:pPr>
      <w:r w:rsidDel="00000000" w:rsidR="00000000" w:rsidRPr="00000000">
        <w:rPr>
          <w:rFonts w:ascii="Arial Unicode MS" w:cs="Arial Unicode MS" w:eastAsia="Arial Unicode MS" w:hAnsi="Arial Unicode MS"/>
          <w:rtl w:val="0"/>
        </w:rPr>
        <w:t xml:space="preserve">「冷やかし客の対応時間を減らしたい」「自分と相性の良いお客様とだけ付き合いたい」という方に、個別相談の成約率を最大化するためのヒントをお届けします。</w:t>
      </w:r>
    </w:p>
    <w:p w:rsidR="00000000" w:rsidDel="00000000" w:rsidP="00000000" w:rsidRDefault="00000000" w:rsidRPr="00000000" w14:paraId="000012AC">
      <w:pPr>
        <w:pStyle w:val="Heading3"/>
        <w:rPr/>
      </w:pPr>
      <w:bookmarkStart w:colFirst="0" w:colLast="0" w:name="_sm2bw76s0at" w:id="671"/>
      <w:bookmarkEnd w:id="671"/>
      <w:r w:rsidDel="00000000" w:rsidR="00000000" w:rsidRPr="00000000">
        <w:rPr>
          <w:rFonts w:ascii="Arial Unicode MS" w:cs="Arial Unicode MS" w:eastAsia="Arial Unicode MS" w:hAnsi="Arial Unicode MS"/>
          <w:rtl w:val="0"/>
        </w:rPr>
        <w:t xml:space="preserve">事業概要</w:t>
      </w:r>
    </w:p>
    <w:p w:rsidR="00000000" w:rsidDel="00000000" w:rsidP="00000000" w:rsidRDefault="00000000" w:rsidRPr="00000000" w14:paraId="000012AD">
      <w:pPr>
        <w:rPr/>
      </w:pPr>
      <w:r w:rsidDel="00000000" w:rsidR="00000000" w:rsidRPr="00000000">
        <w:rPr>
          <w:rFonts w:ascii="Arial Unicode MS" w:cs="Arial Unicode MS" w:eastAsia="Arial Unicode MS" w:hAnsi="Arial Unicode MS"/>
          <w:rtl w:val="0"/>
        </w:rPr>
        <w:t xml:space="preserve">地方の事業者（社員10名未満の会社や個人事業主）を対象に、地方集客コンサルタントとしてサポートを行っている。</w:t>
      </w:r>
    </w:p>
    <w:p w:rsidR="00000000" w:rsidDel="00000000" w:rsidP="00000000" w:rsidRDefault="00000000" w:rsidRPr="00000000" w14:paraId="000012AE">
      <w:pPr>
        <w:pStyle w:val="Heading3"/>
        <w:rPr/>
      </w:pPr>
      <w:bookmarkStart w:colFirst="0" w:colLast="0" w:name="_nel16gdqkuc3" w:id="672"/>
      <w:bookmarkEnd w:id="672"/>
      <w:r w:rsidDel="00000000" w:rsidR="00000000" w:rsidRPr="00000000">
        <w:rPr>
          <w:rFonts w:ascii="Arial Unicode MS" w:cs="Arial Unicode MS" w:eastAsia="Arial Unicode MS" w:hAnsi="Arial Unicode MS"/>
          <w:rtl w:val="0"/>
        </w:rPr>
        <w:t xml:space="preserve">導入前のビジネス課題</w:t>
      </w:r>
    </w:p>
    <w:p w:rsidR="00000000" w:rsidDel="00000000" w:rsidP="00000000" w:rsidRDefault="00000000" w:rsidRPr="00000000" w14:paraId="000012AF">
      <w:pPr>
        <w:rPr/>
      </w:pPr>
      <w:r w:rsidDel="00000000" w:rsidR="00000000" w:rsidRPr="00000000">
        <w:rPr>
          <w:rFonts w:ascii="Arial Unicode MS" w:cs="Arial Unicode MS" w:eastAsia="Arial Unicode MS" w:hAnsi="Arial Unicode MS"/>
          <w:rtl w:val="0"/>
        </w:rPr>
        <w:t xml:space="preserve">以前は、メルマガ登録後にすぐ「個別相談」を案内するというシンプルな導線でした。</w:t>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rPr>
          <w:rFonts w:ascii="Arial Unicode MS" w:cs="Arial Unicode MS" w:eastAsia="Arial Unicode MS" w:hAnsi="Arial Unicode MS"/>
          <w:rtl w:val="0"/>
        </w:rPr>
        <w:t xml:space="preserve">しかし、全て私が直接対応していたこともあり、労力がかかることが大きな悩みでした。特に、個別相談に来られるお客様の中には、単に「一度話を聞きたいだけ」で、購入意欲のない方もいらっしゃったため、対応に費やす時間と労力が見合わないことが多々あったのです。</w:t>
      </w:r>
    </w:p>
    <w:p w:rsidR="00000000" w:rsidDel="00000000" w:rsidP="00000000" w:rsidRDefault="00000000" w:rsidRPr="00000000" w14:paraId="000012B2">
      <w:pPr>
        <w:rPr/>
      </w:pPr>
      <w:r w:rsidDel="00000000" w:rsidR="00000000" w:rsidRPr="00000000">
        <w:rPr>
          <w:rtl w:val="0"/>
        </w:rPr>
      </w:r>
    </w:p>
    <w:p w:rsidR="00000000" w:rsidDel="00000000" w:rsidP="00000000" w:rsidRDefault="00000000" w:rsidRPr="00000000" w14:paraId="000012B3">
      <w:pPr>
        <w:rPr/>
      </w:pPr>
      <w:r w:rsidDel="00000000" w:rsidR="00000000" w:rsidRPr="00000000">
        <w:rPr>
          <w:rFonts w:ascii="Arial Unicode MS" w:cs="Arial Unicode MS" w:eastAsia="Arial Unicode MS" w:hAnsi="Arial Unicode MS"/>
          <w:rtl w:val="0"/>
        </w:rPr>
        <w:t xml:space="preserve">また、個別相談に申し込みがなかった方に対しては、ただ毎日メルマガを送るだけになってしまい、有効なアプローチができていないことも課題でした。</w:t>
      </w:r>
    </w:p>
    <w:p w:rsidR="00000000" w:rsidDel="00000000" w:rsidP="00000000" w:rsidRDefault="00000000" w:rsidRPr="00000000" w14:paraId="000012B4">
      <w:pPr>
        <w:pStyle w:val="Heading3"/>
        <w:rPr/>
      </w:pPr>
      <w:bookmarkStart w:colFirst="0" w:colLast="0" w:name="_evpeg47tvbfj" w:id="673"/>
      <w:bookmarkEnd w:id="673"/>
      <w:r w:rsidDel="00000000" w:rsidR="00000000" w:rsidRPr="00000000">
        <w:rPr>
          <w:rFonts w:ascii="Arial Unicode MS" w:cs="Arial Unicode MS" w:eastAsia="Arial Unicode MS" w:hAnsi="Arial Unicode MS"/>
          <w:rtl w:val="0"/>
        </w:rPr>
        <w:t xml:space="preserve">課題解決のUTAGE活用法</w:t>
      </w:r>
    </w:p>
    <w:p w:rsidR="00000000" w:rsidDel="00000000" w:rsidP="00000000" w:rsidRDefault="00000000" w:rsidRPr="00000000" w14:paraId="000012B5">
      <w:pPr>
        <w:rPr/>
      </w:pPr>
      <w:r w:rsidDel="00000000" w:rsidR="00000000" w:rsidRPr="00000000">
        <w:rPr>
          <w:rFonts w:ascii="Arial Unicode MS" w:cs="Arial Unicode MS" w:eastAsia="Arial Unicode MS" w:hAnsi="Arial Unicode MS"/>
          <w:rtl w:val="0"/>
        </w:rPr>
        <w:t xml:space="preserve">この課題を解決するため、UTAGEの「自動ウェビナー機能」を活用し、個別相談の前にウェビナーを挟むフローを構築しました。</w:t>
      </w:r>
    </w:p>
    <w:p w:rsidR="00000000" w:rsidDel="00000000" w:rsidP="00000000" w:rsidRDefault="00000000" w:rsidRPr="00000000" w14:paraId="000012B6">
      <w:pPr>
        <w:rPr/>
      </w:pPr>
      <w:r w:rsidDel="00000000" w:rsidR="00000000" w:rsidRPr="00000000">
        <w:rPr>
          <w:rtl w:val="0"/>
        </w:rPr>
      </w:r>
    </w:p>
    <w:p w:rsidR="00000000" w:rsidDel="00000000" w:rsidP="00000000" w:rsidRDefault="00000000" w:rsidRPr="00000000" w14:paraId="000012B7">
      <w:pPr>
        <w:rPr/>
      </w:pPr>
      <w:r w:rsidDel="00000000" w:rsidR="00000000" w:rsidRPr="00000000">
        <w:rPr>
          <w:rFonts w:ascii="Arial Unicode MS" w:cs="Arial Unicode MS" w:eastAsia="Arial Unicode MS" w:hAnsi="Arial Unicode MS"/>
          <w:rtl w:val="0"/>
        </w:rPr>
        <w:t xml:space="preserve">これにより、事前にバックエンド商品への興味付けを行うことで、購入意欲の高い「関係性の濃いお客様」だけを個別相談へ誘導する仕組みを実現しています。</w:t>
      </w:r>
    </w:p>
    <w:p w:rsidR="00000000" w:rsidDel="00000000" w:rsidP="00000000" w:rsidRDefault="00000000" w:rsidRPr="00000000" w14:paraId="000012B8">
      <w:pPr>
        <w:pStyle w:val="Heading4"/>
        <w:rPr/>
      </w:pPr>
      <w:bookmarkStart w:colFirst="0" w:colLast="0" w:name="_8xcohbkznaqu" w:id="674"/>
      <w:bookmarkEnd w:id="674"/>
      <w:r w:rsidDel="00000000" w:rsidR="00000000" w:rsidRPr="00000000">
        <w:rPr>
          <w:rFonts w:ascii="Arial Unicode MS" w:cs="Arial Unicode MS" w:eastAsia="Arial Unicode MS" w:hAnsi="Arial Unicode MS"/>
          <w:rtl w:val="0"/>
        </w:rPr>
        <w:t xml:space="preserve">成果につながったファネル全体像</w:t>
      </w:r>
    </w:p>
    <w:p w:rsidR="00000000" w:rsidDel="00000000" w:rsidP="00000000" w:rsidRDefault="00000000" w:rsidRPr="00000000" w14:paraId="000012B9">
      <w:pPr>
        <w:rPr/>
      </w:pPr>
      <w:r w:rsidDel="00000000" w:rsidR="00000000" w:rsidRPr="00000000">
        <w:rPr>
          <w:rFonts w:ascii="Arial Unicode MS" w:cs="Arial Unicode MS" w:eastAsia="Arial Unicode MS" w:hAnsi="Arial Unicode MS"/>
          <w:rtl w:val="0"/>
        </w:rPr>
        <w:t xml:space="preserve">①Meta広告</w:t>
      </w:r>
    </w:p>
    <w:p w:rsidR="00000000" w:rsidDel="00000000" w:rsidP="00000000" w:rsidRDefault="00000000" w:rsidRPr="00000000" w14:paraId="000012B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BB">
      <w:pPr>
        <w:rPr/>
      </w:pPr>
      <w:r w:rsidDel="00000000" w:rsidR="00000000" w:rsidRPr="00000000">
        <w:rPr>
          <w:rFonts w:ascii="Arial Unicode MS" w:cs="Arial Unicode MS" w:eastAsia="Arial Unicode MS" w:hAnsi="Arial Unicode MS"/>
          <w:rtl w:val="0"/>
        </w:rPr>
        <w:t xml:space="preserve">②LP：メールアドレス登録（オファー：動画コンテンツ）</w:t>
      </w:r>
    </w:p>
    <w:p w:rsidR="00000000" w:rsidDel="00000000" w:rsidP="00000000" w:rsidRDefault="00000000" w:rsidRPr="00000000" w14:paraId="000012B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BD">
      <w:pPr>
        <w:rPr/>
      </w:pPr>
      <w:r w:rsidDel="00000000" w:rsidR="00000000" w:rsidRPr="00000000">
        <w:rPr>
          <w:rFonts w:ascii="Arial Unicode MS" w:cs="Arial Unicode MS" w:eastAsia="Arial Unicode MS" w:hAnsi="Arial Unicode MS"/>
          <w:rtl w:val="0"/>
        </w:rPr>
        <w:t xml:space="preserve">③サンクスページ：LINE登録案内</w:t>
      </w:r>
    </w:p>
    <w:p w:rsidR="00000000" w:rsidDel="00000000" w:rsidP="00000000" w:rsidRDefault="00000000" w:rsidRPr="00000000" w14:paraId="000012B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BF">
      <w:pPr>
        <w:rPr/>
      </w:pPr>
      <w:r w:rsidDel="00000000" w:rsidR="00000000" w:rsidRPr="00000000">
        <w:rPr>
          <w:rFonts w:ascii="Arial Unicode MS" w:cs="Arial Unicode MS" w:eastAsia="Arial Unicode MS" w:hAnsi="Arial Unicode MS"/>
          <w:rtl w:val="0"/>
        </w:rPr>
        <w:t xml:space="preserve">④ステップメール・LINEステップ配信</w:t>
      </w:r>
    </w:p>
    <w:p w:rsidR="00000000" w:rsidDel="00000000" w:rsidP="00000000" w:rsidRDefault="00000000" w:rsidRPr="00000000" w14:paraId="000012C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C1">
      <w:pPr>
        <w:rPr/>
      </w:pPr>
      <w:r w:rsidDel="00000000" w:rsidR="00000000" w:rsidRPr="00000000">
        <w:rPr>
          <w:rFonts w:ascii="Arial Unicode MS" w:cs="Arial Unicode MS" w:eastAsia="Arial Unicode MS" w:hAnsi="Arial Unicode MS"/>
          <w:rtl w:val="0"/>
        </w:rPr>
        <w:t xml:space="preserve">⑤自動ウェビナー</w:t>
      </w:r>
    </w:p>
    <w:p w:rsidR="00000000" w:rsidDel="00000000" w:rsidP="00000000" w:rsidRDefault="00000000" w:rsidRPr="00000000" w14:paraId="000012C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C3">
      <w:pPr>
        <w:rPr/>
      </w:pPr>
      <w:r w:rsidDel="00000000" w:rsidR="00000000" w:rsidRPr="00000000">
        <w:rPr>
          <w:rFonts w:ascii="Arial Unicode MS" w:cs="Arial Unicode MS" w:eastAsia="Arial Unicode MS" w:hAnsi="Arial Unicode MS"/>
          <w:rtl w:val="0"/>
        </w:rPr>
        <w:t xml:space="preserve">⑥個別相談</w:t>
      </w:r>
    </w:p>
    <w:p w:rsidR="00000000" w:rsidDel="00000000" w:rsidP="00000000" w:rsidRDefault="00000000" w:rsidRPr="00000000" w14:paraId="000012C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C5">
      <w:pPr>
        <w:rPr/>
      </w:pPr>
      <w:r w:rsidDel="00000000" w:rsidR="00000000" w:rsidRPr="00000000">
        <w:rPr>
          <w:rFonts w:ascii="Arial Unicode MS" w:cs="Arial Unicode MS" w:eastAsia="Arial Unicode MS" w:hAnsi="Arial Unicode MS"/>
          <w:rtl w:val="0"/>
        </w:rPr>
        <w:t xml:space="preserve">⑦フロントエンド商品オファー（個別コンサルティング・コーチング）</w:t>
      </w:r>
    </w:p>
    <w:p w:rsidR="00000000" w:rsidDel="00000000" w:rsidP="00000000" w:rsidRDefault="00000000" w:rsidRPr="00000000" w14:paraId="000012C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C7">
      <w:pPr>
        <w:rPr/>
      </w:pPr>
      <w:r w:rsidDel="00000000" w:rsidR="00000000" w:rsidRPr="00000000">
        <w:rPr>
          <w:rFonts w:ascii="Arial Unicode MS" w:cs="Arial Unicode MS" w:eastAsia="Arial Unicode MS" w:hAnsi="Arial Unicode MS"/>
          <w:rtl w:val="0"/>
        </w:rPr>
        <w:t xml:space="preserve">⑧バックエンド商品オファー（オンライン講座・スクール）</w:t>
      </w:r>
    </w:p>
    <w:p w:rsidR="00000000" w:rsidDel="00000000" w:rsidP="00000000" w:rsidRDefault="00000000" w:rsidRPr="00000000" w14:paraId="000012C8">
      <w:pPr>
        <w:pStyle w:val="Heading4"/>
        <w:rPr/>
      </w:pPr>
      <w:bookmarkStart w:colFirst="0" w:colLast="0" w:name="_k7ttkwekvrpi" w:id="675"/>
      <w:bookmarkEnd w:id="675"/>
      <w:r w:rsidDel="00000000" w:rsidR="00000000" w:rsidRPr="00000000">
        <w:rPr>
          <w:rFonts w:ascii="Arial Unicode MS" w:cs="Arial Unicode MS" w:eastAsia="Arial Unicode MS" w:hAnsi="Arial Unicode MS"/>
          <w:rtl w:val="0"/>
        </w:rPr>
        <w:t xml:space="preserve">活用した機能と具体的な施策内容</w:t>
      </w:r>
    </w:p>
    <w:p w:rsidR="00000000" w:rsidDel="00000000" w:rsidP="00000000" w:rsidRDefault="00000000" w:rsidRPr="00000000" w14:paraId="000012C9">
      <w:pPr>
        <w:rPr>
          <w:b w:val="1"/>
          <w:bCs w:val="1"/>
        </w:rPr>
      </w:pPr>
      <w:r w:rsidDel="00000000" w:rsidR="00000000" w:rsidRPr="00000000">
        <w:rPr>
          <w:rFonts w:ascii="Arial Unicode MS" w:cs="Arial Unicode MS" w:eastAsia="Arial Unicode MS" w:hAnsi="Arial Unicode MS"/>
          <w:b w:val="1"/>
          <w:bCs w:val="1"/>
          <w:rtl w:val="0"/>
        </w:rPr>
        <w:t xml:space="preserve">【自動ウェビナー機能】事前教育とスクリーニング</w:t>
      </w:r>
    </w:p>
    <w:p w:rsidR="00000000" w:rsidDel="00000000" w:rsidP="00000000" w:rsidRDefault="00000000" w:rsidRPr="00000000" w14:paraId="000012CA">
      <w:pPr>
        <w:rPr/>
      </w:pPr>
      <w:r w:rsidDel="00000000" w:rsidR="00000000" w:rsidRPr="00000000">
        <w:rPr>
          <w:rFonts w:ascii="Arial Unicode MS" w:cs="Arial Unicode MS" w:eastAsia="Arial Unicode MS" w:hAnsi="Arial Unicode MS"/>
          <w:rtl w:val="0"/>
        </w:rPr>
        <w:t xml:space="preserve">メルマガ登録後にいきなり個別相談へ誘導するのではなく、まずは自動ウェビナーを案内するフローを構築しました。これにより、動画で商品の魅力を十分に伝えて教育を行うと同時に、購入意欲の低い層を自然に選別（スクリーニング）する仕組みとして機能させています。</w:t>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rPr>
          <w:b w:val="1"/>
          <w:bCs w:val="1"/>
        </w:rPr>
      </w:pPr>
      <w:r w:rsidDel="00000000" w:rsidR="00000000" w:rsidRPr="00000000">
        <w:rPr>
          <w:rFonts w:ascii="Arial Unicode MS" w:cs="Arial Unicode MS" w:eastAsia="Arial Unicode MS" w:hAnsi="Arial Unicode MS"/>
          <w:b w:val="1"/>
          <w:bCs w:val="1"/>
          <w:rtl w:val="0"/>
        </w:rPr>
        <w:t xml:space="preserve">【動画連動アクション設定】視聴状況の自動ラベル付与</w:t>
      </w:r>
    </w:p>
    <w:p w:rsidR="00000000" w:rsidDel="00000000" w:rsidP="00000000" w:rsidRDefault="00000000" w:rsidRPr="00000000" w14:paraId="000012CD">
      <w:pPr>
        <w:rPr/>
      </w:pPr>
      <w:r w:rsidDel="00000000" w:rsidR="00000000" w:rsidRPr="00000000">
        <w:rPr>
          <w:rFonts w:ascii="Arial Unicode MS" w:cs="Arial Unicode MS" w:eastAsia="Arial Unicode MS" w:hAnsi="Arial Unicode MS"/>
          <w:rtl w:val="0"/>
        </w:rPr>
        <w:t xml:space="preserve">自動ウェビナーの「動画連動アクション設定」を活用し、再生時間が指定した時間に達したタイミングで、自動的に「ラベル追加」のアクションが実行されるよう設定しました。これにより、「誰がどこまで視聴したか」という詳細な行動データを自動で蓄積・可視化しています。</w:t>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rPr>
          <w:b w:val="1"/>
          <w:bCs w:val="1"/>
        </w:rPr>
      </w:pPr>
      <w:r w:rsidDel="00000000" w:rsidR="00000000" w:rsidRPr="00000000">
        <w:rPr>
          <w:rFonts w:ascii="Arial Unicode MS" w:cs="Arial Unicode MS" w:eastAsia="Arial Unicode MS" w:hAnsi="Arial Unicode MS"/>
          <w:b w:val="1"/>
          <w:bCs w:val="1"/>
          <w:rtl w:val="0"/>
        </w:rPr>
        <w:t xml:space="preserve">【ラベル管理機能】視聴ステータス別の配信分岐</w:t>
      </w:r>
    </w:p>
    <w:p w:rsidR="00000000" w:rsidDel="00000000" w:rsidP="00000000" w:rsidRDefault="00000000" w:rsidRPr="00000000" w14:paraId="000012D0">
      <w:pPr>
        <w:rPr/>
      </w:pPr>
      <w:r w:rsidDel="00000000" w:rsidR="00000000" w:rsidRPr="00000000">
        <w:rPr>
          <w:rFonts w:ascii="Arial Unicode MS" w:cs="Arial Unicode MS" w:eastAsia="Arial Unicode MS" w:hAnsi="Arial Unicode MS"/>
          <w:rtl w:val="0"/>
        </w:rPr>
        <w:t xml:space="preserve">事前に「〇時間〇分まで視聴」といったラベルを作成し、それをメール・LINE配信の「配信条件」として設定しました。動画連動アクションで付与されたラベルの有無によってステップ配信の内容を出し分けることで、視聴状況に合わせて最適なアプローチを自動化しています。</w:t>
      </w:r>
    </w:p>
    <w:p w:rsidR="00000000" w:rsidDel="00000000" w:rsidP="00000000" w:rsidRDefault="00000000" w:rsidRPr="00000000" w14:paraId="000012D1">
      <w:pPr>
        <w:pStyle w:val="Heading4"/>
        <w:rPr/>
      </w:pPr>
      <w:bookmarkStart w:colFirst="0" w:colLast="0" w:name="_e8q3bljttv0z" w:id="676"/>
      <w:bookmarkEnd w:id="676"/>
      <w:r w:rsidDel="00000000" w:rsidR="00000000" w:rsidRPr="00000000">
        <w:rPr>
          <w:rFonts w:ascii="Arial Unicode MS" w:cs="Arial Unicode MS" w:eastAsia="Arial Unicode MS" w:hAnsi="Arial Unicode MS"/>
          <w:rtl w:val="0"/>
        </w:rPr>
        <w:t xml:space="preserve">施策の背景にある戦略・意図</w:t>
      </w:r>
    </w:p>
    <w:p w:rsidR="00000000" w:rsidDel="00000000" w:rsidP="00000000" w:rsidRDefault="00000000" w:rsidRPr="00000000" w14:paraId="000012D2">
      <w:pPr>
        <w:rPr/>
      </w:pPr>
      <w:r w:rsidDel="00000000" w:rsidR="00000000" w:rsidRPr="00000000">
        <w:rPr>
          <w:rFonts w:ascii="Arial Unicode MS" w:cs="Arial Unicode MS" w:eastAsia="Arial Unicode MS" w:hAnsi="Arial Unicode MS"/>
          <w:rtl w:val="0"/>
        </w:rPr>
        <w:t xml:space="preserve">最大の目的は、個別相談に来るお客様の質を高めることでした。</w:t>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rPr/>
      </w:pPr>
      <w:r w:rsidDel="00000000" w:rsidR="00000000" w:rsidRPr="00000000">
        <w:rPr>
          <w:rFonts w:ascii="Arial Unicode MS" w:cs="Arial Unicode MS" w:eastAsia="Arial Unicode MS" w:hAnsi="Arial Unicode MS"/>
          <w:rtl w:val="0"/>
        </w:rPr>
        <w:t xml:space="preserve">個別相談に来るお客様の中には、単に「一度話を聞きたいだけ」で、購入意欲のない方もいらっしゃいました。そこで、自動ウェビナーの中でバックエンド商品に興味を持っていただいた方だけに、個別相談にお申し込みいただける流れを作りたかったのです。</w:t>
      </w:r>
    </w:p>
    <w:p w:rsidR="00000000" w:rsidDel="00000000" w:rsidP="00000000" w:rsidRDefault="00000000" w:rsidRPr="00000000" w14:paraId="000012D5">
      <w:pPr>
        <w:rPr/>
      </w:pPr>
      <w:r w:rsidDel="00000000" w:rsidR="00000000" w:rsidRPr="00000000">
        <w:rPr>
          <w:rtl w:val="0"/>
        </w:rPr>
      </w:r>
    </w:p>
    <w:p w:rsidR="00000000" w:rsidDel="00000000" w:rsidP="00000000" w:rsidRDefault="00000000" w:rsidRPr="00000000" w14:paraId="000012D6">
      <w:pPr>
        <w:rPr/>
      </w:pPr>
      <w:r w:rsidDel="00000000" w:rsidR="00000000" w:rsidRPr="00000000">
        <w:rPr>
          <w:rFonts w:ascii="Arial Unicode MS" w:cs="Arial Unicode MS" w:eastAsia="Arial Unicode MS" w:hAnsi="Arial Unicode MS"/>
          <w:rtl w:val="0"/>
        </w:rPr>
        <w:t xml:space="preserve">また、ウェビナーを視聴していただくことで、たとえその場で個別相談に申し込まなかったとしても、これまで以上に関係性を構築できると考えました。</w:t>
      </w:r>
    </w:p>
    <w:p w:rsidR="00000000" w:rsidDel="00000000" w:rsidP="00000000" w:rsidRDefault="00000000" w:rsidRPr="00000000" w14:paraId="000012D7">
      <w:pPr>
        <w:pStyle w:val="Heading4"/>
        <w:rPr/>
      </w:pPr>
      <w:bookmarkStart w:colFirst="0" w:colLast="0" w:name="_x0jiwq43z6un" w:id="677"/>
      <w:bookmarkEnd w:id="677"/>
      <w:r w:rsidDel="00000000" w:rsidR="00000000" w:rsidRPr="00000000">
        <w:rPr>
          <w:rFonts w:ascii="Arial Unicode MS" w:cs="Arial Unicode MS" w:eastAsia="Arial Unicode MS" w:hAnsi="Arial Unicode MS"/>
          <w:rtl w:val="0"/>
        </w:rPr>
        <w:t xml:space="preserve">施策を成功させるための「コツ・工夫」</w:t>
      </w:r>
    </w:p>
    <w:p w:rsidR="00000000" w:rsidDel="00000000" w:rsidP="00000000" w:rsidRDefault="00000000" w:rsidRPr="00000000" w14:paraId="000012D8">
      <w:pPr>
        <w:rPr/>
      </w:pPr>
      <w:r w:rsidDel="00000000" w:rsidR="00000000" w:rsidRPr="00000000">
        <w:rPr>
          <w:rFonts w:ascii="Arial Unicode MS" w:cs="Arial Unicode MS" w:eastAsia="Arial Unicode MS" w:hAnsi="Arial Unicode MS"/>
          <w:rtl w:val="0"/>
        </w:rPr>
        <w:t xml:space="preserve">お客様の声を聞きながら、何度もウェビナーの内容を見直し、撮り直しを行いました。</w:t>
      </w:r>
    </w:p>
    <w:p w:rsidR="00000000" w:rsidDel="00000000" w:rsidP="00000000" w:rsidRDefault="00000000" w:rsidRPr="00000000" w14:paraId="000012D9">
      <w:pPr>
        <w:rPr/>
      </w:pPr>
      <w:r w:rsidDel="00000000" w:rsidR="00000000" w:rsidRPr="00000000">
        <w:rPr>
          <w:rtl w:val="0"/>
        </w:rPr>
      </w:r>
    </w:p>
    <w:p w:rsidR="00000000" w:rsidDel="00000000" w:rsidP="00000000" w:rsidRDefault="00000000" w:rsidRPr="00000000" w14:paraId="000012DA">
      <w:pPr>
        <w:rPr/>
      </w:pPr>
      <w:r w:rsidDel="00000000" w:rsidR="00000000" w:rsidRPr="00000000">
        <w:rPr>
          <w:rFonts w:ascii="Arial Unicode MS" w:cs="Arial Unicode MS" w:eastAsia="Arial Unicode MS" w:hAnsi="Arial Unicode MS"/>
          <w:rtl w:val="0"/>
        </w:rPr>
        <w:t xml:space="preserve">その際、特にこだわったのは「売り込みはしない」という旨を強くお伝えすることです。「バックエンド商品には興味はあるけど、売り込みが嫌だ」という層に対し、安心して申し込みができる内容に仕上げました。</w:t>
      </w:r>
    </w:p>
    <w:p w:rsidR="00000000" w:rsidDel="00000000" w:rsidP="00000000" w:rsidRDefault="00000000" w:rsidRPr="00000000" w14:paraId="000012DB">
      <w:pPr>
        <w:rPr/>
      </w:pPr>
      <w:r w:rsidDel="00000000" w:rsidR="00000000" w:rsidRPr="00000000">
        <w:rPr>
          <w:rtl w:val="0"/>
        </w:rPr>
      </w:r>
    </w:p>
    <w:p w:rsidR="00000000" w:rsidDel="00000000" w:rsidP="00000000" w:rsidRDefault="00000000" w:rsidRPr="00000000" w14:paraId="000012DC">
      <w:pPr>
        <w:rPr/>
      </w:pPr>
      <w:r w:rsidDel="00000000" w:rsidR="00000000" w:rsidRPr="00000000">
        <w:rPr>
          <w:rFonts w:ascii="Arial Unicode MS" w:cs="Arial Unicode MS" w:eastAsia="Arial Unicode MS" w:hAnsi="Arial Unicode MS"/>
          <w:rtl w:val="0"/>
        </w:rPr>
        <w:t xml:space="preserve">また、感覚で運用するのではなく、「どこまで見られているか」「どこで離脱しているか」といった視聴データに加え、「10分毎開催」や「日時指定開催」による登録率の違い、さらには「何曜日の何時の参加率が高いか」まで細かく分析し、検証を繰り返したことも重要なポイントです。</w:t>
      </w:r>
    </w:p>
    <w:p w:rsidR="00000000" w:rsidDel="00000000" w:rsidP="00000000" w:rsidRDefault="00000000" w:rsidRPr="00000000" w14:paraId="000012DD">
      <w:pPr>
        <w:pStyle w:val="Heading3"/>
        <w:rPr/>
      </w:pPr>
      <w:bookmarkStart w:colFirst="0" w:colLast="0" w:name="_xkgpzaz9cduw" w:id="678"/>
      <w:bookmarkEnd w:id="678"/>
      <w:r w:rsidDel="00000000" w:rsidR="00000000" w:rsidRPr="00000000">
        <w:rPr>
          <w:rFonts w:ascii="Arial Unicode MS" w:cs="Arial Unicode MS" w:eastAsia="Arial Unicode MS" w:hAnsi="Arial Unicode MS"/>
          <w:rtl w:val="0"/>
        </w:rPr>
        <w:t xml:space="preserve">導入後の成果と変化</w:t>
      </w:r>
    </w:p>
    <w:p w:rsidR="00000000" w:rsidDel="00000000" w:rsidP="00000000" w:rsidRDefault="00000000" w:rsidRPr="00000000" w14:paraId="000012DE">
      <w:pPr>
        <w:pStyle w:val="Heading4"/>
        <w:rPr/>
      </w:pPr>
      <w:bookmarkStart w:colFirst="0" w:colLast="0" w:name="_g1xrl78hrv7" w:id="679"/>
      <w:bookmarkEnd w:id="679"/>
      <w:r w:rsidDel="00000000" w:rsidR="00000000" w:rsidRPr="00000000">
        <w:rPr>
          <w:rFonts w:ascii="Arial Unicode MS" w:cs="Arial Unicode MS" w:eastAsia="Arial Unicode MS" w:hAnsi="Arial Unicode MS"/>
          <w:rtl w:val="0"/>
        </w:rPr>
        <w:t xml:space="preserve">具体的な成果</w:t>
      </w:r>
    </w:p>
    <w:p w:rsidR="00000000" w:rsidDel="00000000" w:rsidP="00000000" w:rsidRDefault="00000000" w:rsidRPr="00000000" w14:paraId="000012DF">
      <w:pPr>
        <w:rPr/>
      </w:pPr>
      <w:r w:rsidDel="00000000" w:rsidR="00000000" w:rsidRPr="00000000">
        <w:rPr>
          <w:rFonts w:ascii="Arial Unicode MS" w:cs="Arial Unicode MS" w:eastAsia="Arial Unicode MS" w:hAnsi="Arial Unicode MS"/>
          <w:rtl w:val="0"/>
        </w:rPr>
        <w:t xml:space="preserve">自動ウェビナーによるフィルタリングと教育の仕組みを構築した結果、以下の成果が得られました。</w:t>
      </w:r>
    </w:p>
    <w:p w:rsidR="00000000" w:rsidDel="00000000" w:rsidP="00000000" w:rsidRDefault="00000000" w:rsidRPr="00000000" w14:paraId="000012E0">
      <w:pPr>
        <w:rPr/>
      </w:pPr>
      <w:r w:rsidDel="00000000" w:rsidR="00000000" w:rsidRPr="00000000">
        <w:rPr>
          <w:rtl w:val="0"/>
        </w:rPr>
      </w:r>
    </w:p>
    <w:p w:rsidR="00000000" w:rsidDel="00000000" w:rsidP="00000000" w:rsidRDefault="00000000" w:rsidRPr="00000000" w14:paraId="000012E1">
      <w:pPr>
        <w:numPr>
          <w:ilvl w:val="0"/>
          <w:numId w:val="5"/>
        </w:numPr>
        <w:ind w:left="720" w:hanging="360"/>
      </w:pPr>
      <w:r w:rsidDel="00000000" w:rsidR="00000000" w:rsidRPr="00000000">
        <w:rPr>
          <w:rFonts w:ascii="Arial Unicode MS" w:cs="Arial Unicode MS" w:eastAsia="Arial Unicode MS" w:hAnsi="Arial Unicode MS"/>
          <w:rtl w:val="0"/>
        </w:rPr>
        <w:t xml:space="preserve">年間売上：約1,000万円</w:t>
      </w:r>
    </w:p>
    <w:p w:rsidR="00000000" w:rsidDel="00000000" w:rsidP="00000000" w:rsidRDefault="00000000" w:rsidRPr="00000000" w14:paraId="000012E2">
      <w:pPr>
        <w:numPr>
          <w:ilvl w:val="0"/>
          <w:numId w:val="5"/>
        </w:numPr>
        <w:ind w:left="720" w:hanging="360"/>
      </w:pPr>
      <w:r w:rsidDel="00000000" w:rsidR="00000000" w:rsidRPr="00000000">
        <w:rPr>
          <w:rFonts w:ascii="Arial Unicode MS" w:cs="Arial Unicode MS" w:eastAsia="Arial Unicode MS" w:hAnsi="Arial Unicode MS"/>
          <w:rtl w:val="0"/>
        </w:rPr>
        <w:t xml:space="preserve">ウェビナー参加率：25%程度</w:t>
      </w:r>
    </w:p>
    <w:p w:rsidR="00000000" w:rsidDel="00000000" w:rsidP="00000000" w:rsidRDefault="00000000" w:rsidRPr="00000000" w14:paraId="000012E3">
      <w:pPr>
        <w:numPr>
          <w:ilvl w:val="0"/>
          <w:numId w:val="5"/>
        </w:numPr>
        <w:ind w:left="720" w:hanging="360"/>
      </w:pPr>
      <w:r w:rsidDel="00000000" w:rsidR="00000000" w:rsidRPr="00000000">
        <w:rPr>
          <w:rFonts w:ascii="Arial Unicode MS" w:cs="Arial Unicode MS" w:eastAsia="Arial Unicode MS" w:hAnsi="Arial Unicode MS"/>
          <w:rtl w:val="0"/>
        </w:rPr>
        <w:t xml:space="preserve">個別相談申込率：20%程度（参加者のうち）</w:t>
      </w:r>
    </w:p>
    <w:p w:rsidR="00000000" w:rsidDel="00000000" w:rsidP="00000000" w:rsidRDefault="00000000" w:rsidRPr="00000000" w14:paraId="000012E4">
      <w:pPr>
        <w:numPr>
          <w:ilvl w:val="0"/>
          <w:numId w:val="5"/>
        </w:numPr>
        <w:ind w:left="720" w:hanging="360"/>
      </w:pPr>
      <w:r w:rsidDel="00000000" w:rsidR="00000000" w:rsidRPr="00000000">
        <w:rPr>
          <w:rFonts w:ascii="Arial Unicode MS" w:cs="Arial Unicode MS" w:eastAsia="Arial Unicode MS" w:hAnsi="Arial Unicode MS"/>
          <w:rtl w:val="0"/>
        </w:rPr>
        <w:t xml:space="preserve">成約率：25%程度</w:t>
      </w:r>
    </w:p>
    <w:p w:rsidR="00000000" w:rsidDel="00000000" w:rsidP="00000000" w:rsidRDefault="00000000" w:rsidRPr="00000000" w14:paraId="000012E5">
      <w:pPr>
        <w:rPr/>
      </w:pPr>
      <w:r w:rsidDel="00000000" w:rsidR="00000000" w:rsidRPr="00000000">
        <w:rPr>
          <w:rtl w:val="0"/>
        </w:rPr>
      </w:r>
    </w:p>
    <w:p w:rsidR="00000000" w:rsidDel="00000000" w:rsidP="00000000" w:rsidRDefault="00000000" w:rsidRPr="00000000" w14:paraId="000012E6">
      <w:pPr>
        <w:rPr/>
      </w:pPr>
      <w:r w:rsidDel="00000000" w:rsidR="00000000" w:rsidRPr="00000000">
        <w:rPr>
          <w:rFonts w:ascii="Arial Unicode MS" w:cs="Arial Unicode MS" w:eastAsia="Arial Unicode MS" w:hAnsi="Arial Unicode MS"/>
          <w:rtl w:val="0"/>
        </w:rPr>
        <w:t xml:space="preserve">なお、上記の実績はプライベートの事情により広告費を抑えて運用していた期間のものです。広告費をかければ、さらなる売上拡大が見込める手応えを感じています。</w:t>
      </w:r>
    </w:p>
    <w:p w:rsidR="00000000" w:rsidDel="00000000" w:rsidP="00000000" w:rsidRDefault="00000000" w:rsidRPr="00000000" w14:paraId="000012E7">
      <w:pPr>
        <w:pStyle w:val="Heading4"/>
        <w:rPr/>
      </w:pPr>
      <w:bookmarkStart w:colFirst="0" w:colLast="0" w:name="_ntu2i1gupxjl" w:id="680"/>
      <w:bookmarkEnd w:id="680"/>
      <w:r w:rsidDel="00000000" w:rsidR="00000000" w:rsidRPr="00000000">
        <w:rPr>
          <w:rFonts w:ascii="Arial Unicode MS" w:cs="Arial Unicode MS" w:eastAsia="Arial Unicode MS" w:hAnsi="Arial Unicode MS"/>
          <w:rtl w:val="0"/>
        </w:rPr>
        <w:t xml:space="preserve">実感できた変化</w:t>
      </w:r>
    </w:p>
    <w:p w:rsidR="00000000" w:rsidDel="00000000" w:rsidP="00000000" w:rsidRDefault="00000000" w:rsidRPr="00000000" w14:paraId="000012E8">
      <w:pPr>
        <w:rPr/>
      </w:pPr>
      <w:r w:rsidDel="00000000" w:rsidR="00000000" w:rsidRPr="00000000">
        <w:rPr>
          <w:rFonts w:ascii="Arial Unicode MS" w:cs="Arial Unicode MS" w:eastAsia="Arial Unicode MS" w:hAnsi="Arial Unicode MS"/>
          <w:rtl w:val="0"/>
        </w:rPr>
        <w:t xml:space="preserve">ウェビナーを視聴してから個別説明会に来ていただくフローに変えたことで、以前よりも「濃いお客様」が来てくれるようになりました。</w:t>
      </w:r>
    </w:p>
    <w:p w:rsidR="00000000" w:rsidDel="00000000" w:rsidP="00000000" w:rsidRDefault="00000000" w:rsidRPr="00000000" w14:paraId="000012E9">
      <w:pPr>
        <w:rPr/>
      </w:pPr>
      <w:r w:rsidDel="00000000" w:rsidR="00000000" w:rsidRPr="00000000">
        <w:rPr>
          <w:rtl w:val="0"/>
        </w:rPr>
      </w:r>
    </w:p>
    <w:p w:rsidR="00000000" w:rsidDel="00000000" w:rsidP="00000000" w:rsidRDefault="00000000" w:rsidRPr="00000000" w14:paraId="000012EA">
      <w:pPr>
        <w:rPr/>
      </w:pPr>
      <w:r w:rsidDel="00000000" w:rsidR="00000000" w:rsidRPr="00000000">
        <w:rPr>
          <w:rFonts w:ascii="Arial Unicode MS" w:cs="Arial Unicode MS" w:eastAsia="Arial Unicode MS" w:hAnsi="Arial Unicode MS"/>
          <w:rtl w:val="0"/>
        </w:rPr>
        <w:t xml:space="preserve">何より、お客様から「セミナーが非常に参考になりました」と言っていただけることが増え、満足度の高い商談ができるようになったことが嬉しい変化です。</w:t>
      </w:r>
    </w:p>
    <w:p w:rsidR="00000000" w:rsidDel="00000000" w:rsidP="00000000" w:rsidRDefault="00000000" w:rsidRPr="00000000" w14:paraId="000012EB">
      <w:pPr>
        <w:pStyle w:val="Heading4"/>
        <w:rPr/>
      </w:pPr>
      <w:bookmarkStart w:colFirst="0" w:colLast="0" w:name="_cgx7sngqkpg6" w:id="681"/>
      <w:bookmarkEnd w:id="681"/>
      <w:r w:rsidDel="00000000" w:rsidR="00000000" w:rsidRPr="00000000">
        <w:rPr>
          <w:rFonts w:ascii="Arial Unicode MS" w:cs="Arial Unicode MS" w:eastAsia="Arial Unicode MS" w:hAnsi="Arial Unicode MS"/>
          <w:rtl w:val="0"/>
        </w:rPr>
        <w:t xml:space="preserve">今後の事業展望</w:t>
      </w:r>
    </w:p>
    <w:p w:rsidR="00000000" w:rsidDel="00000000" w:rsidP="00000000" w:rsidRDefault="00000000" w:rsidRPr="00000000" w14:paraId="000012EC">
      <w:pPr>
        <w:rPr/>
      </w:pPr>
      <w:r w:rsidDel="00000000" w:rsidR="00000000" w:rsidRPr="00000000">
        <w:rPr>
          <w:rFonts w:ascii="Arial Unicode MS" w:cs="Arial Unicode MS" w:eastAsia="Arial Unicode MS" w:hAnsi="Arial Unicode MS"/>
          <w:rtl w:val="0"/>
        </w:rPr>
        <w:t xml:space="preserve">昨年から、ウェビナーの登録率が若干低下傾向にあるため、まずはこの登録率の改善に取り組みたいと思っています。</w:t>
      </w:r>
    </w:p>
    <w:p w:rsidR="00000000" w:rsidDel="00000000" w:rsidP="00000000" w:rsidRDefault="00000000" w:rsidRPr="00000000" w14:paraId="000012ED">
      <w:pPr>
        <w:rPr/>
      </w:pPr>
      <w:r w:rsidDel="00000000" w:rsidR="00000000" w:rsidRPr="00000000">
        <w:rPr>
          <w:rtl w:val="0"/>
        </w:rPr>
      </w:r>
    </w:p>
    <w:p w:rsidR="00000000" w:rsidDel="00000000" w:rsidP="00000000" w:rsidRDefault="00000000" w:rsidRPr="00000000" w14:paraId="000012EE">
      <w:pPr>
        <w:rPr/>
      </w:pPr>
      <w:r w:rsidDel="00000000" w:rsidR="00000000" w:rsidRPr="00000000">
        <w:rPr>
          <w:rFonts w:ascii="Arial Unicode MS" w:cs="Arial Unicode MS" w:eastAsia="Arial Unicode MS" w:hAnsi="Arial Unicode MS"/>
          <w:rtl w:val="0"/>
        </w:rPr>
        <w:t xml:space="preserve">また、現在は一対一のコンサルティングがメインですが、今後は「一対多」のモデルを販売していきたいと考えています。そのために必要なファネル構築やセールス力も磨いていく予定です。</w:t>
      </w:r>
    </w:p>
    <w:p w:rsidR="00000000" w:rsidDel="00000000" w:rsidP="00000000" w:rsidRDefault="00000000" w:rsidRPr="00000000" w14:paraId="000012EF">
      <w:pPr>
        <w:pStyle w:val="Heading3"/>
        <w:rPr/>
      </w:pPr>
      <w:bookmarkStart w:colFirst="0" w:colLast="0" w:name="_4z7j1xq0q6zi" w:id="682"/>
      <w:bookmarkEnd w:id="682"/>
      <w:r w:rsidDel="00000000" w:rsidR="00000000" w:rsidRPr="00000000">
        <w:rPr>
          <w:rFonts w:ascii="Arial Unicode MS" w:cs="Arial Unicode MS" w:eastAsia="Arial Unicode MS" w:hAnsi="Arial Unicode MS"/>
          <w:rtl w:val="0"/>
        </w:rPr>
        <w:t xml:space="preserve">UTAGEユーザーへのメッセージ</w:t>
      </w:r>
    </w:p>
    <w:p w:rsidR="00000000" w:rsidDel="00000000" w:rsidP="00000000" w:rsidRDefault="00000000" w:rsidRPr="00000000" w14:paraId="000012F0">
      <w:pPr>
        <w:rPr/>
      </w:pPr>
      <w:r w:rsidDel="00000000" w:rsidR="00000000" w:rsidRPr="00000000">
        <w:rPr>
          <w:rFonts w:ascii="Arial Unicode MS" w:cs="Arial Unicode MS" w:eastAsia="Arial Unicode MS" w:hAnsi="Arial Unicode MS"/>
          <w:rtl w:val="0"/>
        </w:rPr>
        <w:t xml:space="preserve">正直、UTAGEでの仕組み構築は、一朝一夕で簡単にできるものではありません。しっかりと腰を据えて取り組む必要があります。</w:t>
      </w:r>
    </w:p>
    <w:p w:rsidR="00000000" w:rsidDel="00000000" w:rsidP="00000000" w:rsidRDefault="00000000" w:rsidRPr="00000000" w14:paraId="000012F1">
      <w:pPr>
        <w:rPr/>
      </w:pPr>
      <w:r w:rsidDel="00000000" w:rsidR="00000000" w:rsidRPr="00000000">
        <w:rPr>
          <w:rtl w:val="0"/>
        </w:rPr>
      </w:r>
    </w:p>
    <w:p w:rsidR="00000000" w:rsidDel="00000000" w:rsidP="00000000" w:rsidRDefault="00000000" w:rsidRPr="00000000" w14:paraId="000012F2">
      <w:pPr>
        <w:rPr/>
      </w:pPr>
      <w:r w:rsidDel="00000000" w:rsidR="00000000" w:rsidRPr="00000000">
        <w:rPr>
          <w:rFonts w:ascii="Arial Unicode MS" w:cs="Arial Unicode MS" w:eastAsia="Arial Unicode MS" w:hAnsi="Arial Unicode MS"/>
          <w:rtl w:val="0"/>
        </w:rPr>
        <w:t xml:space="preserve">ですが、UTAGEで仕組みを構築することで、売上だけでなく「時間」も創出することができます。そして何より、お客様に商品の魅力をしっかりお伝えできることで、「お付き合いしたいお客様」のみとビジネスができるのが大きな魅力だと考えています。</w:t>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r w:rsidDel="00000000" w:rsidR="00000000" w:rsidRPr="00000000">
        <w:rPr>
          <w:rFonts w:ascii="Arial Unicode MS" w:cs="Arial Unicode MS" w:eastAsia="Arial Unicode MS" w:hAnsi="Arial Unicode MS"/>
          <w:rtl w:val="0"/>
        </w:rPr>
        <w:t xml:space="preserve">また、UTAGEさんは他のツールとは違い、精力的にお客様の声を聞いて機能をアップデートしてくれたり、真摯に対応してくれたりします。構築に多少の労力がかかる点を差し引いても、おすすめできるサービスですので、ぜひご活用いただければと思います。</w:t>
      </w:r>
    </w:p>
    <w:p w:rsidR="00000000" w:rsidDel="00000000" w:rsidP="00000000" w:rsidRDefault="00000000" w:rsidRPr="00000000" w14:paraId="000012F5">
      <w:pPr>
        <w:pStyle w:val="Heading3"/>
        <w:rPr/>
      </w:pPr>
      <w:bookmarkStart w:colFirst="0" w:colLast="0" w:name="_xtypygyaa5u1" w:id="683"/>
      <w:bookmarkEnd w:id="683"/>
      <w:r w:rsidDel="00000000" w:rsidR="00000000" w:rsidRPr="00000000">
        <w:rPr>
          <w:rFonts w:ascii="Arial Unicode MS" w:cs="Arial Unicode MS" w:eastAsia="Arial Unicode MS" w:hAnsi="Arial Unicode MS"/>
          <w:rtl w:val="0"/>
        </w:rPr>
        <w:t xml:space="preserve">UTAGE運営者コメント</w:t>
      </w:r>
    </w:p>
    <w:p w:rsidR="00000000" w:rsidDel="00000000" w:rsidP="00000000" w:rsidRDefault="00000000" w:rsidRPr="00000000" w14:paraId="000012F6">
      <w:pPr>
        <w:rPr/>
      </w:pPr>
      <w:r w:rsidDel="00000000" w:rsidR="00000000" w:rsidRPr="00000000">
        <w:rPr>
          <w:rFonts w:ascii="Arial Unicode MS" w:cs="Arial Unicode MS" w:eastAsia="Arial Unicode MS" w:hAnsi="Arial Unicode MS"/>
          <w:rtl w:val="0"/>
        </w:rPr>
        <w:t xml:space="preserve">「個別相談に来る客層が悪い」「成約率が低い」といった悩みは、事前の「教育不足」と「スクリーニング（選別）不足」が原因であることが多いです。</w:t>
      </w:r>
    </w:p>
    <w:p w:rsidR="00000000" w:rsidDel="00000000" w:rsidP="00000000" w:rsidRDefault="00000000" w:rsidRPr="00000000" w14:paraId="000012F7">
      <w:pPr>
        <w:rPr/>
      </w:pPr>
      <w:r w:rsidDel="00000000" w:rsidR="00000000" w:rsidRPr="00000000">
        <w:rPr>
          <w:rtl w:val="0"/>
        </w:rPr>
      </w:r>
    </w:p>
    <w:p w:rsidR="00000000" w:rsidDel="00000000" w:rsidP="00000000" w:rsidRDefault="00000000" w:rsidRPr="00000000" w14:paraId="000012F8">
      <w:pPr>
        <w:rPr/>
      </w:pPr>
      <w:r w:rsidDel="00000000" w:rsidR="00000000" w:rsidRPr="00000000">
        <w:rPr>
          <w:rFonts w:ascii="Arial Unicode MS" w:cs="Arial Unicode MS" w:eastAsia="Arial Unicode MS" w:hAnsi="Arial Unicode MS"/>
          <w:rtl w:val="0"/>
        </w:rPr>
        <w:t xml:space="preserve">清永様は、自動ウェビナーを「門番」として機能させることで、見事にこの問題を解決されました。</w:t>
      </w:r>
    </w:p>
    <w:p w:rsidR="00000000" w:rsidDel="00000000" w:rsidP="00000000" w:rsidRDefault="00000000" w:rsidRPr="00000000" w14:paraId="000012F9">
      <w:pPr>
        <w:rPr/>
      </w:pPr>
      <w:r w:rsidDel="00000000" w:rsidR="00000000" w:rsidRPr="00000000">
        <w:rPr>
          <w:rtl w:val="0"/>
        </w:rPr>
      </w:r>
    </w:p>
    <w:p w:rsidR="00000000" w:rsidDel="00000000" w:rsidP="00000000" w:rsidRDefault="00000000" w:rsidRPr="00000000" w14:paraId="000012FA">
      <w:pPr>
        <w:rPr/>
      </w:pPr>
      <w:r w:rsidDel="00000000" w:rsidR="00000000" w:rsidRPr="00000000">
        <w:rPr>
          <w:rFonts w:ascii="Arial Unicode MS" w:cs="Arial Unicode MS" w:eastAsia="Arial Unicode MS" w:hAnsi="Arial Unicode MS"/>
          <w:rtl w:val="0"/>
        </w:rPr>
        <w:t xml:space="preserve">特筆すべきは、「お客様の声」を徹底的に反映させる改善プロセスです。 清永様は、お客様の反応を見ながら何度もウェビナーを撮り直し、ブラッシュアップを重ねられました。この妥協のない改善こそが、高い成果を生み出す源泉ではないでしょうか。</w:t>
      </w:r>
    </w:p>
    <w:p w:rsidR="00000000" w:rsidDel="00000000" w:rsidP="00000000" w:rsidRDefault="00000000" w:rsidRPr="00000000" w14:paraId="000012FB">
      <w:pPr>
        <w:rPr/>
      </w:pPr>
      <w:r w:rsidDel="00000000" w:rsidR="00000000" w:rsidRPr="00000000">
        <w:rPr>
          <w:rtl w:val="0"/>
        </w:rPr>
      </w:r>
    </w:p>
    <w:p w:rsidR="00000000" w:rsidDel="00000000" w:rsidP="00000000" w:rsidRDefault="00000000" w:rsidRPr="00000000" w14:paraId="000012FC">
      <w:pPr>
        <w:rPr/>
      </w:pPr>
      <w:r w:rsidDel="00000000" w:rsidR="00000000" w:rsidRPr="00000000">
        <w:rPr>
          <w:rFonts w:ascii="Arial Unicode MS" w:cs="Arial Unicode MS" w:eastAsia="Arial Unicode MS" w:hAnsi="Arial Unicode MS"/>
          <w:rtl w:val="0"/>
        </w:rPr>
        <w:t xml:space="preserve">これから自動ウェビナーに取り組まれる方の場合は、動画の撮り直しという労力を最小限にするために、まずは直接の個別相談やリアルタイムでのオンラインセミナーでお客様のニーズを掴み、成約率が高まった段階で「自動ウェビナー」へ移行するというステップも非常に有効です。</w:t>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pPr>
      <w:r w:rsidDel="00000000" w:rsidR="00000000" w:rsidRPr="00000000">
        <w:rPr>
          <w:rFonts w:ascii="Arial Unicode MS" w:cs="Arial Unicode MS" w:eastAsia="Arial Unicode MS" w:hAnsi="Arial Unicode MS"/>
          <w:rtl w:val="0"/>
        </w:rPr>
        <w:t xml:space="preserve">また、清永様の徹底した「データ分析」の姿勢も素晴らしいです。単に動画の中身だけでなく、UTAGEの「柔軟な開催スケジュール設定（数分おきに開催、指定した日時に開催など）」をフル活用し、「どの開催方式が最も登録率が高いか」「何曜日の何時が参加しやすいか」まで検証し、最適解を導き出されていました。</w:t>
      </w:r>
    </w:p>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rPr/>
      </w:pPr>
      <w:r w:rsidDel="00000000" w:rsidR="00000000" w:rsidRPr="00000000">
        <w:rPr>
          <w:rFonts w:ascii="Arial Unicode MS" w:cs="Arial Unicode MS" w:eastAsia="Arial Unicode MS" w:hAnsi="Arial Unicode MS"/>
          <w:rtl w:val="0"/>
        </w:rPr>
        <w:t xml:space="preserve">このような、ご自身のターゲットにとって「最も参加しやすいタイミング」をテストし、最適解を導き出すアプローチは、成果を出すための非常に重要なポイントです。</w:t>
      </w:r>
    </w:p>
    <w:p w:rsidR="00000000" w:rsidDel="00000000" w:rsidP="00000000" w:rsidRDefault="00000000" w:rsidRPr="00000000" w14:paraId="00001301">
      <w:pPr>
        <w:rPr/>
      </w:pPr>
      <w:r w:rsidDel="00000000" w:rsidR="00000000" w:rsidRPr="00000000">
        <w:rPr>
          <w:rtl w:val="0"/>
        </w:rPr>
      </w:r>
    </w:p>
    <w:p w:rsidR="00000000" w:rsidDel="00000000" w:rsidP="00000000" w:rsidRDefault="00000000" w:rsidRPr="00000000" w14:paraId="00001302">
      <w:pPr>
        <w:rPr/>
      </w:pPr>
      <w:r w:rsidDel="00000000" w:rsidR="00000000" w:rsidRPr="00000000">
        <w:rPr>
          <w:rFonts w:ascii="Arial Unicode MS" w:cs="Arial Unicode MS" w:eastAsia="Arial Unicode MS" w:hAnsi="Arial Unicode MS"/>
          <w:rtl w:val="0"/>
        </w:rPr>
        <w:t xml:space="preserve">さらに、ビジネスモデルの観点からも、重要な示唆がありました。 清永様のような「個別相談ファネル」を構築する場合、特に少人数や一人で事業を行っていると、「個別相談できる枠数」がそのまま「売上の限界（天井）」となってしまいます。</w:t>
      </w:r>
    </w:p>
    <w:p w:rsidR="00000000" w:rsidDel="00000000" w:rsidP="00000000" w:rsidRDefault="00000000" w:rsidRPr="00000000" w14:paraId="00001303">
      <w:pPr>
        <w:rPr/>
      </w:pPr>
      <w:r w:rsidDel="00000000" w:rsidR="00000000" w:rsidRPr="00000000">
        <w:rPr>
          <w:rtl w:val="0"/>
        </w:rPr>
      </w:r>
    </w:p>
    <w:p w:rsidR="00000000" w:rsidDel="00000000" w:rsidP="00000000" w:rsidRDefault="00000000" w:rsidRPr="00000000" w14:paraId="00001304">
      <w:pPr>
        <w:rPr/>
      </w:pPr>
      <w:r w:rsidDel="00000000" w:rsidR="00000000" w:rsidRPr="00000000">
        <w:rPr>
          <w:rFonts w:ascii="Arial Unicode MS" w:cs="Arial Unicode MS" w:eastAsia="Arial Unicode MS" w:hAnsi="Arial Unicode MS"/>
          <w:rtl w:val="0"/>
        </w:rPr>
        <w:t xml:space="preserve">つまり、成約見込みの低い相談に時間を使うことは、そのまま大きな機会損失になるのです。だからこそ、自動ウェビナーで事前にスクリーニングを行い、質の高い個別相談だけにリソースを集中させることは、単なる効率化以上に、売上の天井を高くするために極めて重要な戦略だと言えます。</w:t>
      </w:r>
    </w:p>
    <w:p w:rsidR="00000000" w:rsidDel="00000000" w:rsidP="00000000" w:rsidRDefault="00000000" w:rsidRPr="00000000" w14:paraId="00001305">
      <w:pPr>
        <w:rPr/>
      </w:pPr>
      <w:r w:rsidDel="00000000" w:rsidR="00000000" w:rsidRPr="00000000">
        <w:rPr>
          <w:rtl w:val="0"/>
        </w:rPr>
      </w:r>
    </w:p>
    <w:p w:rsidR="00000000" w:rsidDel="00000000" w:rsidP="00000000" w:rsidRDefault="00000000" w:rsidRPr="00000000" w14:paraId="00001306">
      <w:pPr>
        <w:rPr/>
      </w:pPr>
      <w:r w:rsidDel="00000000" w:rsidR="00000000" w:rsidRPr="00000000">
        <w:rPr>
          <w:rFonts w:ascii="Arial Unicode MS" w:cs="Arial Unicode MS" w:eastAsia="Arial Unicode MS" w:hAnsi="Arial Unicode MS"/>
          <w:rtl w:val="0"/>
        </w:rPr>
        <w:t xml:space="preserve">清永様が実現された「お付き合いしたいお客様のみとビジネスができる」環境。これこそが、戦略的な自動化によって得られる最大の恩恵ではないでしょうか。</w:t>
      </w:r>
    </w:p>
    <w:p w:rsidR="00000000" w:rsidDel="00000000" w:rsidP="00000000" w:rsidRDefault="00000000" w:rsidRPr="00000000" w14:paraId="00001307">
      <w:pPr>
        <w:pStyle w:val="Heading4"/>
        <w:rPr/>
      </w:pPr>
      <w:bookmarkStart w:colFirst="0" w:colLast="0" w:name="_djw526nqbrhv" w:id="684"/>
      <w:bookmarkEnd w:id="684"/>
      <w:r w:rsidDel="00000000" w:rsidR="00000000" w:rsidRPr="00000000">
        <w:rPr>
          <w:rFonts w:ascii="Arial Unicode MS" w:cs="Arial Unicode MS" w:eastAsia="Arial Unicode MS" w:hAnsi="Arial Unicode MS"/>
          <w:rtl w:val="0"/>
        </w:rPr>
        <w:t xml:space="preserve">明日からできる3つのアクション</w:t>
      </w:r>
    </w:p>
    <w:p w:rsidR="00000000" w:rsidDel="00000000" w:rsidP="00000000" w:rsidRDefault="00000000" w:rsidRPr="00000000" w14:paraId="00001308">
      <w:pPr>
        <w:rPr/>
      </w:pPr>
      <w:r w:rsidDel="00000000" w:rsidR="00000000" w:rsidRPr="00000000">
        <w:rPr>
          <w:rFonts w:ascii="Arial Unicode MS" w:cs="Arial Unicode MS" w:eastAsia="Arial Unicode MS" w:hAnsi="Arial Unicode MS"/>
          <w:rtl w:val="0"/>
        </w:rPr>
        <w:t xml:space="preserve">以下の3つの中から、今のあなたにできそうなものを1つ選んで実践してみてください。</w:t>
      </w:r>
    </w:p>
    <w:p w:rsidR="00000000" w:rsidDel="00000000" w:rsidP="00000000" w:rsidRDefault="00000000" w:rsidRPr="00000000" w14:paraId="00001309">
      <w:pPr>
        <w:rPr/>
      </w:pPr>
      <w:r w:rsidDel="00000000" w:rsidR="00000000" w:rsidRPr="00000000">
        <w:rPr>
          <w:rtl w:val="0"/>
        </w:rPr>
      </w:r>
    </w:p>
    <w:p w:rsidR="00000000" w:rsidDel="00000000" w:rsidP="00000000" w:rsidRDefault="00000000" w:rsidRPr="00000000" w14:paraId="0000130A">
      <w:pPr>
        <w:numPr>
          <w:ilvl w:val="0"/>
          <w:numId w:val="13"/>
        </w:numPr>
        <w:ind w:left="720" w:hanging="360"/>
        <w:rPr>
          <w:u w:val="none"/>
        </w:rPr>
      </w:pPr>
      <w:r w:rsidDel="00000000" w:rsidR="00000000" w:rsidRPr="00000000">
        <w:rPr>
          <w:rFonts w:ascii="Arial Unicode MS" w:cs="Arial Unicode MS" w:eastAsia="Arial Unicode MS" w:hAnsi="Arial Unicode MS"/>
          <w:b w:val="1"/>
          <w:bCs w:val="1"/>
          <w:rtl w:val="0"/>
        </w:rPr>
        <w:t xml:space="preserve">【顧客の選別】自動ウェビナーの導入</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個別相談の前に「自動ウェビナー」を挟む導線に変更し、商品に興味があり、かつ内容を理解した人だけが相談に来るフローを構築する。</w:t>
      </w:r>
    </w:p>
    <w:p w:rsidR="00000000" w:rsidDel="00000000" w:rsidP="00000000" w:rsidRDefault="00000000" w:rsidRPr="00000000" w14:paraId="0000130B">
      <w:pPr>
        <w:ind w:left="0" w:firstLine="0"/>
        <w:rPr/>
      </w:pPr>
      <w:r w:rsidDel="00000000" w:rsidR="00000000" w:rsidRPr="00000000">
        <w:rPr>
          <w:rtl w:val="0"/>
        </w:rPr>
      </w:r>
    </w:p>
    <w:p w:rsidR="00000000" w:rsidDel="00000000" w:rsidP="00000000" w:rsidRDefault="00000000" w:rsidRPr="00000000" w14:paraId="0000130C">
      <w:pPr>
        <w:numPr>
          <w:ilvl w:val="0"/>
          <w:numId w:val="13"/>
        </w:numPr>
        <w:ind w:left="720" w:hanging="360"/>
        <w:rPr>
          <w:u w:val="none"/>
        </w:rPr>
      </w:pPr>
      <w:r w:rsidDel="00000000" w:rsidR="00000000" w:rsidRPr="00000000">
        <w:rPr>
          <w:rFonts w:ascii="Arial Unicode MS" w:cs="Arial Unicode MS" w:eastAsia="Arial Unicode MS" w:hAnsi="Arial Unicode MS"/>
          <w:b w:val="1"/>
          <w:bCs w:val="1"/>
          <w:rtl w:val="0"/>
        </w:rPr>
        <w:t xml:space="preserve">【開催日時の最適化】開催周期のテスト</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すでに自動ウェビナーを活用している場合は、「自動ウェビナー設定」の「開催周期」を見直してみる。現状と異なるパターン（例：「数分おきに開催」へ変更など）を一つ試し、どちらの参加率が高いか検証する。</w:t>
      </w:r>
    </w:p>
    <w:p w:rsidR="00000000" w:rsidDel="00000000" w:rsidP="00000000" w:rsidRDefault="00000000" w:rsidRPr="00000000" w14:paraId="0000130D">
      <w:pPr>
        <w:ind w:left="0" w:firstLine="0"/>
        <w:rPr/>
      </w:pPr>
      <w:r w:rsidDel="00000000" w:rsidR="00000000" w:rsidRPr="00000000">
        <w:rPr>
          <w:rtl w:val="0"/>
        </w:rPr>
      </w:r>
    </w:p>
    <w:p w:rsidR="00000000" w:rsidDel="00000000" w:rsidP="00000000" w:rsidRDefault="00000000" w:rsidRPr="00000000" w14:paraId="0000130E">
      <w:pPr>
        <w:numPr>
          <w:ilvl w:val="0"/>
          <w:numId w:val="13"/>
        </w:numPr>
        <w:ind w:left="720" w:hanging="360"/>
        <w:rPr>
          <w:u w:val="none"/>
        </w:rPr>
      </w:pPr>
      <w:r w:rsidDel="00000000" w:rsidR="00000000" w:rsidRPr="00000000">
        <w:rPr>
          <w:rFonts w:ascii="Arial Unicode MS" w:cs="Arial Unicode MS" w:eastAsia="Arial Unicode MS" w:hAnsi="Arial Unicode MS"/>
          <w:b w:val="1"/>
          <w:bCs w:val="1"/>
          <w:rtl w:val="0"/>
        </w:rPr>
        <w:t xml:space="preserve">【視聴データの可視化】動画連動アクションの活用</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自動ウェビナーの「動画連動アクション」を設定する。任意の視聴タイミングで「ラベル追加」を行うよう設定し、誰がどこまで視聴したかを自動で記録できるようにする。</w:t>
      </w:r>
    </w:p>
    <w:p w:rsidR="00000000" w:rsidDel="00000000" w:rsidP="00000000" w:rsidRDefault="00000000" w:rsidRPr="00000000" w14:paraId="0000130F">
      <w:pPr>
        <w:rPr/>
      </w:pPr>
      <w:r w:rsidDel="00000000" w:rsidR="00000000" w:rsidRPr="00000000">
        <w:rPr>
          <w:rtl w:val="0"/>
        </w:rPr>
      </w:r>
    </w:p>
    <w:p w:rsidR="00000000" w:rsidDel="00000000" w:rsidP="00000000" w:rsidRDefault="00000000" w:rsidRPr="00000000" w14:paraId="00001310">
      <w:pPr>
        <w:rPr/>
      </w:pPr>
      <w:r w:rsidDel="00000000" w:rsidR="00000000" w:rsidRPr="00000000">
        <w:rPr>
          <w:rtl w:val="0"/>
        </w:rPr>
      </w:r>
    </w:p>
    <w:p w:rsidR="00000000" w:rsidDel="00000000" w:rsidP="00000000" w:rsidRDefault="00000000" w:rsidRPr="00000000" w14:paraId="00001311">
      <w:pPr>
        <w:rPr/>
      </w:pPr>
      <w:r w:rsidDel="00000000" w:rsidR="00000000" w:rsidRPr="00000000">
        <w:br w:type="page"/>
      </w:r>
      <w:r w:rsidDel="00000000" w:rsidR="00000000" w:rsidRPr="00000000">
        <w:rPr>
          <w:rtl w:val="0"/>
        </w:rPr>
      </w:r>
    </w:p>
    <w:p w:rsidR="00000000" w:rsidDel="00000000" w:rsidP="00000000" w:rsidRDefault="00000000" w:rsidRPr="00000000" w14:paraId="00001312">
      <w:pPr>
        <w:pStyle w:val="Heading1"/>
        <w:jc w:val="center"/>
        <w:rPr/>
      </w:pPr>
      <w:bookmarkStart w:colFirst="0" w:colLast="0" w:name="_gyr6img8ow6i" w:id="685"/>
      <w:bookmarkEnd w:id="685"/>
      <w:r w:rsidDel="00000000" w:rsidR="00000000" w:rsidRPr="00000000">
        <w:rPr>
          <w:rFonts w:ascii="Arial Unicode MS" w:cs="Arial Unicode MS" w:eastAsia="Arial Unicode MS" w:hAnsi="Arial Unicode MS"/>
          <w:rtl w:val="0"/>
        </w:rPr>
        <w:t xml:space="preserve">おわりに</w:t>
      </w:r>
    </w:p>
    <w:p w:rsidR="00000000" w:rsidDel="00000000" w:rsidP="00000000" w:rsidRDefault="00000000" w:rsidRPr="00000000" w14:paraId="00001313">
      <w:pPr>
        <w:rPr/>
      </w:pPr>
      <w:r w:rsidDel="00000000" w:rsidR="00000000" w:rsidRPr="00000000">
        <w:rPr>
          <w:rtl w:val="0"/>
        </w:rPr>
      </w:r>
    </w:p>
    <w:p w:rsidR="00000000" w:rsidDel="00000000" w:rsidP="00000000" w:rsidRDefault="00000000" w:rsidRPr="00000000" w14:paraId="00001314">
      <w:pPr>
        <w:rPr/>
      </w:pPr>
      <w:r w:rsidDel="00000000" w:rsidR="00000000" w:rsidRPr="00000000">
        <w:rPr>
          <w:rFonts w:ascii="Arial Unicode MS" w:cs="Arial Unicode MS" w:eastAsia="Arial Unicode MS" w:hAnsi="Arial Unicode MS"/>
          <w:rtl w:val="0"/>
        </w:rPr>
        <w:t xml:space="preserve">最後まで本書をご覧いただき、誠にありがとうございました。</w:t>
      </w:r>
    </w:p>
    <w:p w:rsidR="00000000" w:rsidDel="00000000" w:rsidP="00000000" w:rsidRDefault="00000000" w:rsidRPr="00000000" w14:paraId="00001315">
      <w:pPr>
        <w:rPr/>
      </w:pPr>
      <w:r w:rsidDel="00000000" w:rsidR="00000000" w:rsidRPr="00000000">
        <w:rPr>
          <w:rtl w:val="0"/>
        </w:rPr>
      </w:r>
    </w:p>
    <w:p w:rsidR="00000000" w:rsidDel="00000000" w:rsidP="00000000" w:rsidRDefault="00000000" w:rsidRPr="00000000" w14:paraId="00001316">
      <w:pPr>
        <w:rPr/>
      </w:pPr>
      <w:r w:rsidDel="00000000" w:rsidR="00000000" w:rsidRPr="00000000">
        <w:rPr>
          <w:rFonts w:ascii="Arial Unicode MS" w:cs="Arial Unicode MS" w:eastAsia="Arial Unicode MS" w:hAnsi="Arial Unicode MS"/>
          <w:rtl w:val="0"/>
        </w:rPr>
        <w:t xml:space="preserve">改めまして、貴重な活用事例を惜しみなく公開し、本書の作成に多大なるご協力をいただきました掲載者40名の皆様に、深く感謝申し上げます。皆様の知見が、多くのユーザー様にとっての道標となることを確信しております。</w:t>
      </w:r>
    </w:p>
    <w:p w:rsidR="00000000" w:rsidDel="00000000" w:rsidP="00000000" w:rsidRDefault="00000000" w:rsidRPr="00000000" w14:paraId="00001317">
      <w:pPr>
        <w:rPr/>
      </w:pPr>
      <w:r w:rsidDel="00000000" w:rsidR="00000000" w:rsidRPr="00000000">
        <w:rPr>
          <w:rtl w:val="0"/>
        </w:rPr>
      </w:r>
    </w:p>
    <w:p w:rsidR="00000000" w:rsidDel="00000000" w:rsidP="00000000" w:rsidRDefault="00000000" w:rsidRPr="00000000" w14:paraId="00001318">
      <w:pPr>
        <w:rPr/>
      </w:pPr>
      <w:r w:rsidDel="00000000" w:rsidR="00000000" w:rsidRPr="00000000">
        <w:rPr>
          <w:rFonts w:ascii="Arial Unicode MS" w:cs="Arial Unicode MS" w:eastAsia="Arial Unicode MS" w:hAnsi="Arial Unicode MS"/>
          <w:rtl w:val="0"/>
        </w:rPr>
        <w:t xml:space="preserve">そして、今回惜しくも掲載には至らなかったものの、アンケートにご回答いただき、貴重な実践情報をご提供くださった全てのユーザー様にも、心より御礼申し上げます。皆様からいただいたリアルな声があったからこそ、充実した一冊を完成させることができました。</w:t>
      </w:r>
    </w:p>
    <w:p w:rsidR="00000000" w:rsidDel="00000000" w:rsidP="00000000" w:rsidRDefault="00000000" w:rsidRPr="00000000" w14:paraId="00001319">
      <w:pPr>
        <w:rPr/>
      </w:pPr>
      <w:r w:rsidDel="00000000" w:rsidR="00000000" w:rsidRPr="00000000">
        <w:rPr>
          <w:rtl w:val="0"/>
        </w:rPr>
      </w:r>
    </w:p>
    <w:p w:rsidR="00000000" w:rsidDel="00000000" w:rsidP="00000000" w:rsidRDefault="00000000" w:rsidRPr="00000000" w14:paraId="0000131A">
      <w:pPr>
        <w:rPr/>
      </w:pPr>
      <w:r w:rsidDel="00000000" w:rsidR="00000000" w:rsidRPr="00000000">
        <w:rPr>
          <w:rFonts w:ascii="Arial Unicode MS" w:cs="Arial Unicode MS" w:eastAsia="Arial Unicode MS" w:hAnsi="Arial Unicode MS"/>
          <w:rtl w:val="0"/>
        </w:rPr>
        <w:t xml:space="preserve">本書の事例がヒントとなり、皆様のビジネスがさらに発展することを願っております。</w:t>
      </w:r>
    </w:p>
    <w:p w:rsidR="00000000" w:rsidDel="00000000" w:rsidP="00000000" w:rsidRDefault="00000000" w:rsidRPr="00000000" w14:paraId="0000131B">
      <w:pPr>
        <w:pStyle w:val="Heading2"/>
        <w:rPr/>
      </w:pPr>
      <w:bookmarkStart w:colFirst="0" w:colLast="0" w:name="_n6nabm66n941" w:id="686"/>
      <w:bookmarkEnd w:id="686"/>
      <w:r w:rsidDel="00000000" w:rsidR="00000000" w:rsidRPr="00000000">
        <w:rPr>
          <w:rFonts w:ascii="Arial Unicode MS" w:cs="Arial Unicode MS" w:eastAsia="Arial Unicode MS" w:hAnsi="Arial Unicode MS"/>
          <w:rtl w:val="0"/>
        </w:rPr>
        <w:t xml:space="preserve">禁止事項及び免責事項</w:t>
      </w:r>
    </w:p>
    <w:p w:rsidR="00000000" w:rsidDel="00000000" w:rsidP="00000000" w:rsidRDefault="00000000" w:rsidRPr="00000000" w14:paraId="0000131C">
      <w:pPr>
        <w:pStyle w:val="Heading3"/>
        <w:rPr/>
      </w:pPr>
      <w:bookmarkStart w:colFirst="0" w:colLast="0" w:name="_yekze1g3fsyh" w:id="687"/>
      <w:bookmarkEnd w:id="687"/>
      <w:r w:rsidDel="00000000" w:rsidR="00000000" w:rsidRPr="00000000">
        <w:rPr>
          <w:rFonts w:ascii="Arial Unicode MS" w:cs="Arial Unicode MS" w:eastAsia="Arial Unicode MS" w:hAnsi="Arial Unicode MS"/>
          <w:rtl w:val="0"/>
        </w:rPr>
        <w:t xml:space="preserve">禁止事項</w:t>
      </w:r>
    </w:p>
    <w:p w:rsidR="00000000" w:rsidDel="00000000" w:rsidP="00000000" w:rsidRDefault="00000000" w:rsidRPr="00000000" w14:paraId="0000131D">
      <w:pPr>
        <w:rPr/>
      </w:pPr>
      <w:r w:rsidDel="00000000" w:rsidR="00000000" w:rsidRPr="00000000">
        <w:rPr>
          <w:rFonts w:ascii="Arial Unicode MS" w:cs="Arial Unicode MS" w:eastAsia="Arial Unicode MS" w:hAnsi="Arial Unicode MS"/>
          <w:rtl w:val="0"/>
        </w:rPr>
        <w:t xml:space="preserve">本書の内容に関して、SNSやWebサイト等のメディアへの転載及び複製・複写、再配布を禁止いたします。</w:t>
      </w:r>
    </w:p>
    <w:p w:rsidR="00000000" w:rsidDel="00000000" w:rsidP="00000000" w:rsidRDefault="00000000" w:rsidRPr="00000000" w14:paraId="0000131E">
      <w:pPr>
        <w:pStyle w:val="Heading3"/>
        <w:rPr/>
      </w:pPr>
      <w:bookmarkStart w:colFirst="0" w:colLast="0" w:name="_xkn0xtwyklsi" w:id="688"/>
      <w:bookmarkEnd w:id="688"/>
      <w:r w:rsidDel="00000000" w:rsidR="00000000" w:rsidRPr="00000000">
        <w:rPr>
          <w:rFonts w:ascii="Arial Unicode MS" w:cs="Arial Unicode MS" w:eastAsia="Arial Unicode MS" w:hAnsi="Arial Unicode MS"/>
          <w:rtl w:val="0"/>
        </w:rPr>
        <w:t xml:space="preserve">免責事項</w:t>
      </w:r>
    </w:p>
    <w:p w:rsidR="00000000" w:rsidDel="00000000" w:rsidP="00000000" w:rsidRDefault="00000000" w:rsidRPr="00000000" w14:paraId="0000131F">
      <w:pPr>
        <w:rPr/>
      </w:pPr>
      <w:r w:rsidDel="00000000" w:rsidR="00000000" w:rsidRPr="00000000">
        <w:rPr>
          <w:rFonts w:ascii="Arial Unicode MS" w:cs="Arial Unicode MS" w:eastAsia="Arial Unicode MS" w:hAnsi="Arial Unicode MS"/>
          <w:rtl w:val="0"/>
        </w:rPr>
        <w:t xml:space="preserve">本書に掲載している各種の実績や成果は、事例として紹介させていただいた方々の努力や工夫、その時々の市場環境など、様々な要因が重なって得られた結果です。そのため、本書で紹介している施策を実践しても、必ずしも同様の効果や成果が得られることを保証するものではありません。</w:t>
      </w:r>
    </w:p>
    <w:p w:rsidR="00000000" w:rsidDel="00000000" w:rsidP="00000000" w:rsidRDefault="00000000" w:rsidRPr="00000000" w14:paraId="00001320">
      <w:pPr>
        <w:rPr/>
      </w:pPr>
      <w:r w:rsidDel="00000000" w:rsidR="00000000" w:rsidRPr="00000000">
        <w:rPr>
          <w:rtl w:val="0"/>
        </w:rPr>
      </w:r>
    </w:p>
    <w:p w:rsidR="00000000" w:rsidDel="00000000" w:rsidP="00000000" w:rsidRDefault="00000000" w:rsidRPr="00000000" w14:paraId="00001321">
      <w:pPr>
        <w:rPr/>
      </w:pPr>
      <w:r w:rsidDel="00000000" w:rsidR="00000000" w:rsidRPr="00000000">
        <w:rPr>
          <w:rFonts w:ascii="Arial Unicode MS" w:cs="Arial Unicode MS" w:eastAsia="Arial Unicode MS" w:hAnsi="Arial Unicode MS"/>
          <w:rtl w:val="0"/>
        </w:rPr>
        <w:t xml:space="preserve">業界特性や商材、ターゲット層、時期、競合状況など、様々な要因が成果に影響を与えます。つきましては、本書はあくまでも参考事例として捉えていただき、ご自身のビジネスの状況に応じて、適切にカスタマイズしてご活用ください。本書の情報を利用したことにより生じたいかなる損害についても、掲載者も当社も責任を負いかねます。あらかじめご了承ください。</w:t>
      </w:r>
    </w:p>
    <w:p w:rsidR="00000000" w:rsidDel="00000000" w:rsidP="00000000" w:rsidRDefault="00000000" w:rsidRPr="00000000" w14:paraId="00001322">
      <w:pPr>
        <w:rPr/>
      </w:pPr>
      <w:r w:rsidDel="00000000" w:rsidR="00000000" w:rsidRPr="00000000">
        <w:rPr>
          <w:rtl w:val="0"/>
        </w:rPr>
      </w:r>
    </w:p>
    <w:p w:rsidR="00000000" w:rsidDel="00000000" w:rsidP="00000000" w:rsidRDefault="00000000" w:rsidRPr="00000000" w14:paraId="00001323">
      <w:pPr>
        <w:rPr/>
      </w:pPr>
      <w:r w:rsidDel="00000000" w:rsidR="00000000" w:rsidRPr="00000000">
        <w:rPr>
          <w:rFonts w:ascii="Arial Unicode MS" w:cs="Arial Unicode MS" w:eastAsia="Arial Unicode MS" w:hAnsi="Arial Unicode MS"/>
          <w:rtl w:val="0"/>
        </w:rPr>
        <w:t xml:space="preserve">なお、LINEの利用に関しては、LINEが定める利用規約を遵守の上、適切にご活用ください。</w:t>
      </w:r>
    </w:p>
    <w:p w:rsidR="00000000" w:rsidDel="00000000" w:rsidP="00000000" w:rsidRDefault="00000000" w:rsidRPr="00000000" w14:paraId="00001324">
      <w:pPr>
        <w:rPr/>
      </w:pPr>
      <w:r w:rsidDel="00000000" w:rsidR="00000000" w:rsidRPr="00000000">
        <w:rPr>
          <w:rtl w:val="0"/>
        </w:rPr>
      </w:r>
    </w:p>
    <w:p w:rsidR="00000000" w:rsidDel="00000000" w:rsidP="00000000" w:rsidRDefault="00000000" w:rsidRPr="00000000" w14:paraId="00001325">
      <w:pPr>
        <w:rPr/>
      </w:pPr>
      <w:r w:rsidDel="00000000" w:rsidR="00000000" w:rsidRPr="00000000">
        <w:rPr>
          <w:rtl w:val="0"/>
        </w:rPr>
      </w:r>
    </w:p>
    <w:p w:rsidR="00000000" w:rsidDel="00000000" w:rsidP="00000000" w:rsidRDefault="00000000" w:rsidRPr="00000000" w14:paraId="00001326">
      <w:pPr>
        <w:rPr/>
      </w:pPr>
      <w:r w:rsidDel="00000000" w:rsidR="00000000" w:rsidRPr="00000000">
        <w:rPr>
          <w:rtl w:val="0"/>
        </w:rPr>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rPr/>
      </w:pPr>
      <w:r w:rsidDel="00000000" w:rsidR="00000000" w:rsidRPr="00000000">
        <w:rPr>
          <w:rFonts w:ascii="Arial Unicode MS" w:cs="Arial Unicode MS" w:eastAsia="Arial Unicode MS" w:hAnsi="Arial Unicode MS"/>
          <w:rtl w:val="0"/>
        </w:rPr>
        <w:t xml:space="preserve">UTAGE活用事例集 2026</w:t>
      </w:r>
    </w:p>
    <w:p w:rsidR="00000000" w:rsidDel="00000000" w:rsidP="00000000" w:rsidRDefault="00000000" w:rsidRPr="00000000" w14:paraId="00001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A">
      <w:pPr>
        <w:rPr/>
      </w:pPr>
      <w:r w:rsidDel="00000000" w:rsidR="00000000" w:rsidRPr="00000000">
        <w:rPr>
          <w:rFonts w:ascii="Arial Unicode MS" w:cs="Arial Unicode MS" w:eastAsia="Arial Unicode MS" w:hAnsi="Arial Unicode MS"/>
          <w:rtl w:val="0"/>
        </w:rPr>
        <w:t xml:space="preserve">発行日：2026年3月6日</w:t>
      </w:r>
    </w:p>
    <w:p w:rsidR="00000000" w:rsidDel="00000000" w:rsidP="00000000" w:rsidRDefault="00000000" w:rsidRPr="00000000" w14:paraId="0000132B">
      <w:pPr>
        <w:rPr/>
      </w:pPr>
      <w:r w:rsidDel="00000000" w:rsidR="00000000" w:rsidRPr="00000000">
        <w:rPr>
          <w:rFonts w:ascii="Arial Unicode MS" w:cs="Arial Unicode MS" w:eastAsia="Arial Unicode MS" w:hAnsi="Arial Unicode MS"/>
          <w:rtl w:val="0"/>
        </w:rPr>
        <w:t xml:space="preserve">発行者：株式会社Fountain</w:t>
      </w:r>
    </w:p>
    <w:p w:rsidR="00000000" w:rsidDel="00000000" w:rsidP="00000000" w:rsidRDefault="00000000" w:rsidRPr="00000000" w14:paraId="0000132C">
      <w:pPr>
        <w:rPr/>
      </w:pPr>
      <w:r w:rsidDel="00000000" w:rsidR="00000000" w:rsidRPr="00000000">
        <w:rPr>
          <w:rtl w:val="0"/>
        </w:rPr>
        <w:t xml:space="preserve">©2026 Fountain Co., Ltd. All Rights Reserved.</w:t>
      </w:r>
    </w:p>
    <w:p w:rsidR="00000000" w:rsidDel="00000000" w:rsidP="00000000" w:rsidRDefault="00000000" w:rsidRPr="00000000" w14:paraId="0000132D">
      <w:pPr>
        <w:rPr/>
      </w:pPr>
      <w:r w:rsidDel="00000000" w:rsidR="00000000" w:rsidRPr="00000000">
        <w:pict>
          <v:rect style="width:0.0pt;height:1.5pt" o:hr="t" o:hrstd="t" o:hralign="center" fillcolor="#A0A0A0" stroked="f"/>
        </w:pict>
      </w: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2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2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